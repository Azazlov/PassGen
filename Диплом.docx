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4333F" w:rsidRPr="007226B0" w:rsidRDefault="0054333F" w:rsidP="0054333F">
      <w:pPr>
        <w:jc w:val="center"/>
        <w:rPr>
          <w:color w:val="000000"/>
          <w:sz w:val="28"/>
          <w:szCs w:val="28"/>
        </w:rPr>
      </w:pPr>
    </w:p>
    <w:p w:rsidR="0054333F" w:rsidRPr="007226B0" w:rsidRDefault="0054333F" w:rsidP="0054333F">
      <w:pPr>
        <w:jc w:val="center"/>
        <w:rPr>
          <w:color w:val="000000"/>
          <w:sz w:val="28"/>
          <w:szCs w:val="28"/>
        </w:rPr>
      </w:pPr>
      <w:r w:rsidRPr="007226B0">
        <w:rPr>
          <w:color w:val="000000"/>
          <w:sz w:val="28"/>
          <w:szCs w:val="28"/>
        </w:rPr>
        <w:t>Министерство образования Московской области</w:t>
      </w:r>
    </w:p>
    <w:p w:rsidR="0054333F" w:rsidRPr="007226B0" w:rsidRDefault="0054333F" w:rsidP="0054333F">
      <w:pPr>
        <w:jc w:val="center"/>
        <w:rPr>
          <w:color w:val="000000"/>
          <w:sz w:val="28"/>
          <w:szCs w:val="28"/>
        </w:rPr>
      </w:pPr>
      <w:r w:rsidRPr="007226B0">
        <w:rPr>
          <w:color w:val="000000"/>
          <w:sz w:val="28"/>
          <w:szCs w:val="28"/>
        </w:rPr>
        <w:t>Государственное бюджетное профессиональное образовательное учреждение Московской области "Колледж "Подмосковье"</w:t>
      </w:r>
    </w:p>
    <w:p w:rsidR="0054333F" w:rsidRPr="007226B0" w:rsidRDefault="0054333F" w:rsidP="0054333F">
      <w:pPr>
        <w:rPr>
          <w:color w:val="000000"/>
          <w:sz w:val="28"/>
          <w:szCs w:val="28"/>
        </w:rPr>
      </w:pPr>
    </w:p>
    <w:p w:rsidR="0054333F" w:rsidRPr="007226B0" w:rsidRDefault="0054333F" w:rsidP="0054333F">
      <w:pPr>
        <w:jc w:val="right"/>
        <w:rPr>
          <w:color w:val="000000"/>
          <w:sz w:val="28"/>
          <w:szCs w:val="28"/>
        </w:rPr>
      </w:pPr>
      <w:r w:rsidRPr="007226B0">
        <w:rPr>
          <w:color w:val="000000"/>
          <w:sz w:val="28"/>
          <w:szCs w:val="28"/>
        </w:rPr>
        <w:t>Работа допущена к защите</w:t>
      </w:r>
    </w:p>
    <w:p w:rsidR="0054333F" w:rsidRPr="007226B0" w:rsidRDefault="0054333F" w:rsidP="0054333F">
      <w:pPr>
        <w:jc w:val="right"/>
        <w:rPr>
          <w:color w:val="000000"/>
          <w:sz w:val="28"/>
          <w:szCs w:val="28"/>
        </w:rPr>
      </w:pPr>
      <w:r w:rsidRPr="007226B0">
        <w:rPr>
          <w:color w:val="000000"/>
          <w:sz w:val="28"/>
          <w:szCs w:val="28"/>
        </w:rPr>
        <w:t>заместитель директора по УПР</w:t>
      </w:r>
    </w:p>
    <w:p w:rsidR="0054333F" w:rsidRPr="007226B0" w:rsidRDefault="0054333F" w:rsidP="0054333F">
      <w:pPr>
        <w:jc w:val="right"/>
        <w:rPr>
          <w:color w:val="000000"/>
          <w:sz w:val="28"/>
          <w:szCs w:val="28"/>
        </w:rPr>
      </w:pPr>
      <w:proofErr w:type="spellStart"/>
      <w:r w:rsidRPr="007226B0">
        <w:rPr>
          <w:color w:val="000000"/>
          <w:sz w:val="28"/>
          <w:szCs w:val="28"/>
        </w:rPr>
        <w:t>Абубекерова</w:t>
      </w:r>
      <w:proofErr w:type="spellEnd"/>
      <w:r w:rsidRPr="007226B0">
        <w:rPr>
          <w:color w:val="000000"/>
          <w:sz w:val="28"/>
          <w:szCs w:val="28"/>
        </w:rPr>
        <w:t xml:space="preserve"> Ю.Р.</w:t>
      </w:r>
    </w:p>
    <w:p w:rsidR="0054333F" w:rsidRPr="007226B0" w:rsidRDefault="0054333F" w:rsidP="0054333F">
      <w:pPr>
        <w:jc w:val="right"/>
        <w:rPr>
          <w:color w:val="000000"/>
          <w:sz w:val="28"/>
          <w:szCs w:val="28"/>
        </w:rPr>
      </w:pPr>
      <w:r w:rsidRPr="007226B0">
        <w:rPr>
          <w:color w:val="000000"/>
          <w:sz w:val="28"/>
          <w:szCs w:val="28"/>
        </w:rPr>
        <w:t>"___" ____________2026 г.</w:t>
      </w:r>
    </w:p>
    <w:p w:rsidR="0054333F" w:rsidRPr="000F47FC" w:rsidRDefault="0054333F" w:rsidP="0054333F">
      <w:pPr>
        <w:jc w:val="right"/>
        <w:rPr>
          <w:color w:val="000000"/>
        </w:rPr>
      </w:pPr>
    </w:p>
    <w:p w:rsidR="0054333F" w:rsidRPr="007226B0" w:rsidRDefault="0054333F" w:rsidP="0054333F">
      <w:pPr>
        <w:jc w:val="right"/>
        <w:rPr>
          <w:color w:val="000000"/>
        </w:rPr>
      </w:pPr>
    </w:p>
    <w:p w:rsidR="0054333F" w:rsidRPr="007226B0" w:rsidRDefault="0054333F" w:rsidP="0054333F">
      <w:pPr>
        <w:jc w:val="center"/>
        <w:rPr>
          <w:b/>
          <w:color w:val="000000"/>
          <w:sz w:val="36"/>
          <w:szCs w:val="36"/>
        </w:rPr>
      </w:pPr>
      <w:r w:rsidRPr="007226B0">
        <w:rPr>
          <w:b/>
          <w:color w:val="000000"/>
          <w:sz w:val="36"/>
          <w:szCs w:val="36"/>
        </w:rPr>
        <w:t>ВЫПУСКНАЯ КВАЛИФИКАЦИОННАЯ РАБОТА</w:t>
      </w:r>
    </w:p>
    <w:p w:rsidR="0054333F" w:rsidRPr="007226B0" w:rsidRDefault="0054333F" w:rsidP="0054333F">
      <w:pPr>
        <w:jc w:val="center"/>
        <w:rPr>
          <w:b/>
          <w:color w:val="000000"/>
          <w:sz w:val="36"/>
          <w:szCs w:val="36"/>
        </w:rPr>
      </w:pPr>
      <w:r w:rsidRPr="007226B0">
        <w:rPr>
          <w:b/>
          <w:color w:val="000000"/>
          <w:sz w:val="36"/>
          <w:szCs w:val="36"/>
        </w:rPr>
        <w:t>ДИПЛОМНАЯ РАБОТА</w:t>
      </w:r>
    </w:p>
    <w:p w:rsidR="0054333F" w:rsidRPr="007226B0" w:rsidRDefault="0054333F" w:rsidP="0054333F">
      <w:pPr>
        <w:spacing w:after="120"/>
        <w:jc w:val="center"/>
        <w:rPr>
          <w:color w:val="000000"/>
          <w:sz w:val="28"/>
          <w:szCs w:val="28"/>
          <w:u w:val="single"/>
        </w:rPr>
      </w:pPr>
    </w:p>
    <w:p w:rsidR="0054333F" w:rsidRPr="007226B0" w:rsidRDefault="0054333F" w:rsidP="0054333F">
      <w:pPr>
        <w:spacing w:after="120"/>
        <w:jc w:val="center"/>
        <w:rPr>
          <w:color w:val="000000"/>
          <w:sz w:val="28"/>
          <w:u w:val="single"/>
        </w:rPr>
      </w:pPr>
      <w:r w:rsidRPr="007226B0">
        <w:rPr>
          <w:color w:val="000000"/>
          <w:sz w:val="28"/>
          <w:szCs w:val="28"/>
        </w:rPr>
        <w:t>Тема</w:t>
      </w:r>
      <w:r w:rsidRPr="007226B0">
        <w:rPr>
          <w:color w:val="000000"/>
        </w:rPr>
        <w:t xml:space="preserve">: </w:t>
      </w:r>
      <w:r w:rsidRPr="007226B0">
        <w:rPr>
          <w:sz w:val="28"/>
          <w:szCs w:val="28"/>
          <w:u w:val="single"/>
        </w:rPr>
        <w:t>Разработка информационной системы «</w:t>
      </w:r>
      <w:r w:rsidRPr="00097C1B">
        <w:rPr>
          <w:sz w:val="26"/>
          <w:szCs w:val="26"/>
          <w:u w:val="single"/>
        </w:rPr>
        <w:t>Автоматизация процесса управления паролями и защиты информации в корпоративной среде</w:t>
      </w:r>
      <w:r w:rsidRPr="007226B0">
        <w:rPr>
          <w:sz w:val="28"/>
          <w:szCs w:val="28"/>
          <w:u w:val="single"/>
        </w:rPr>
        <w:t>»</w:t>
      </w:r>
    </w:p>
    <w:p w:rsidR="0054333F" w:rsidRPr="007226B0" w:rsidRDefault="0054333F" w:rsidP="0054333F">
      <w:pPr>
        <w:spacing w:after="120"/>
        <w:jc w:val="center"/>
        <w:rPr>
          <w:color w:val="000000"/>
          <w:sz w:val="28"/>
          <w:u w:val="single"/>
        </w:rPr>
      </w:pPr>
    </w:p>
    <w:p w:rsidR="0054333F" w:rsidRPr="007226B0" w:rsidRDefault="0054333F" w:rsidP="0054333F">
      <w:pPr>
        <w:spacing w:after="120"/>
        <w:jc w:val="center"/>
        <w:rPr>
          <w:color w:val="000000"/>
        </w:rPr>
      </w:pPr>
    </w:p>
    <w:p w:rsidR="0054333F" w:rsidRPr="007226B0" w:rsidRDefault="0054333F" w:rsidP="0054333F">
      <w:pPr>
        <w:rPr>
          <w:color w:val="000000"/>
          <w:sz w:val="28"/>
          <w:szCs w:val="28"/>
        </w:rPr>
      </w:pPr>
      <w:r w:rsidRPr="007226B0">
        <w:rPr>
          <w:color w:val="000000"/>
          <w:sz w:val="28"/>
          <w:szCs w:val="28"/>
        </w:rPr>
        <w:t>Специальность 09.02.07 «Информационные системы и программирование»</w:t>
      </w:r>
    </w:p>
    <w:p w:rsidR="0054333F" w:rsidRPr="007226B0" w:rsidRDefault="0054333F" w:rsidP="0054333F">
      <w:pPr>
        <w:rPr>
          <w:color w:val="000000"/>
        </w:rPr>
      </w:pPr>
    </w:p>
    <w:p w:rsidR="0054333F" w:rsidRPr="007226B0" w:rsidRDefault="0054333F" w:rsidP="0054333F">
      <w:pPr>
        <w:rPr>
          <w:color w:val="000000"/>
          <w:sz w:val="28"/>
          <w:szCs w:val="28"/>
        </w:rPr>
      </w:pPr>
      <w:r w:rsidRPr="007226B0">
        <w:rPr>
          <w:color w:val="000000"/>
          <w:sz w:val="28"/>
          <w:szCs w:val="28"/>
        </w:rPr>
        <w:t xml:space="preserve">Студент    </w:t>
      </w:r>
      <w:r w:rsidRPr="007226B0">
        <w:rPr>
          <w:color w:val="000000"/>
        </w:rPr>
        <w:t xml:space="preserve">_____________                      </w:t>
      </w:r>
      <w:r w:rsidRPr="007226B0">
        <w:rPr>
          <w:sz w:val="28"/>
          <w:u w:val="single"/>
        </w:rPr>
        <w:t>Липатов</w:t>
      </w:r>
      <w:r w:rsidRPr="007226B0">
        <w:rPr>
          <w:sz w:val="28"/>
          <w:szCs w:val="28"/>
          <w:u w:val="single"/>
        </w:rPr>
        <w:t xml:space="preserve"> </w:t>
      </w:r>
      <w:r w:rsidRPr="007226B0">
        <w:rPr>
          <w:sz w:val="28"/>
          <w:u w:val="single"/>
        </w:rPr>
        <w:t>А</w:t>
      </w:r>
      <w:r w:rsidRPr="007226B0">
        <w:rPr>
          <w:sz w:val="28"/>
          <w:szCs w:val="28"/>
          <w:u w:val="single"/>
        </w:rPr>
        <w:t>.</w:t>
      </w:r>
      <w:r w:rsidRPr="007226B0">
        <w:rPr>
          <w:sz w:val="28"/>
          <w:u w:val="single"/>
        </w:rPr>
        <w:t>Н</w:t>
      </w:r>
      <w:r w:rsidRPr="007226B0">
        <w:rPr>
          <w:sz w:val="28"/>
          <w:szCs w:val="28"/>
          <w:u w:val="single"/>
        </w:rPr>
        <w:t>.</w:t>
      </w:r>
      <w:r w:rsidRPr="007226B0">
        <w:rPr>
          <w:color w:val="000000"/>
          <w:sz w:val="28"/>
          <w:szCs w:val="28"/>
        </w:rPr>
        <w:t xml:space="preserve">                        </w:t>
      </w:r>
      <w:proofErr w:type="gramStart"/>
      <w:r w:rsidRPr="007226B0">
        <w:rPr>
          <w:color w:val="000000"/>
          <w:sz w:val="28"/>
          <w:szCs w:val="28"/>
          <w:u w:val="single"/>
        </w:rPr>
        <w:t>Группа  ИСИП</w:t>
      </w:r>
      <w:proofErr w:type="gramEnd"/>
      <w:r w:rsidRPr="007226B0">
        <w:rPr>
          <w:color w:val="000000"/>
          <w:sz w:val="28"/>
          <w:szCs w:val="28"/>
          <w:u w:val="single"/>
        </w:rPr>
        <w:t xml:space="preserve"> 22.13</w:t>
      </w:r>
      <w:r w:rsidRPr="007226B0">
        <w:rPr>
          <w:color w:val="000000"/>
          <w:sz w:val="28"/>
          <w:szCs w:val="28"/>
        </w:rPr>
        <w:t xml:space="preserve">    </w:t>
      </w:r>
    </w:p>
    <w:p w:rsidR="0054333F" w:rsidRPr="007226B0" w:rsidRDefault="0054333F" w:rsidP="0054333F">
      <w:pPr>
        <w:rPr>
          <w:color w:val="000000"/>
          <w:sz w:val="16"/>
          <w:szCs w:val="16"/>
        </w:rPr>
      </w:pPr>
      <w:r w:rsidRPr="007226B0">
        <w:rPr>
          <w:color w:val="000000"/>
          <w:sz w:val="16"/>
          <w:szCs w:val="16"/>
        </w:rPr>
        <w:t xml:space="preserve">                                          (</w:t>
      </w:r>
      <w:proofErr w:type="gramStart"/>
      <w:r w:rsidRPr="007226B0">
        <w:rPr>
          <w:color w:val="000000"/>
          <w:sz w:val="16"/>
          <w:szCs w:val="16"/>
        </w:rPr>
        <w:t xml:space="preserve">подпись)   </w:t>
      </w:r>
      <w:proofErr w:type="gramEnd"/>
      <w:r w:rsidRPr="007226B0">
        <w:rPr>
          <w:color w:val="000000"/>
          <w:sz w:val="16"/>
          <w:szCs w:val="16"/>
        </w:rPr>
        <w:t xml:space="preserve">                                             </w:t>
      </w:r>
      <w:proofErr w:type="gramStart"/>
      <w:r w:rsidRPr="007226B0">
        <w:rPr>
          <w:color w:val="000000"/>
          <w:sz w:val="16"/>
          <w:szCs w:val="16"/>
        </w:rPr>
        <w:t xml:space="preserve">   (</w:t>
      </w:r>
      <w:proofErr w:type="gramEnd"/>
      <w:r w:rsidRPr="007226B0">
        <w:rPr>
          <w:color w:val="000000"/>
          <w:sz w:val="16"/>
          <w:szCs w:val="16"/>
        </w:rPr>
        <w:t>ФИО)</w:t>
      </w:r>
    </w:p>
    <w:p w:rsidR="0054333F" w:rsidRPr="007226B0" w:rsidRDefault="0054333F" w:rsidP="0054333F">
      <w:pPr>
        <w:rPr>
          <w:color w:val="000000"/>
        </w:rPr>
      </w:pPr>
    </w:p>
    <w:p w:rsidR="0054333F" w:rsidRPr="007226B0" w:rsidRDefault="0054333F" w:rsidP="0054333F">
      <w:pPr>
        <w:rPr>
          <w:color w:val="000000"/>
        </w:rPr>
      </w:pPr>
      <w:r w:rsidRPr="007226B0">
        <w:rPr>
          <w:color w:val="000000"/>
          <w:sz w:val="28"/>
          <w:szCs w:val="28"/>
        </w:rPr>
        <w:t xml:space="preserve">Руководитель ВКР                   </w:t>
      </w:r>
      <w:r w:rsidRPr="007226B0">
        <w:rPr>
          <w:color w:val="000000"/>
        </w:rPr>
        <w:t xml:space="preserve">__________________________           </w:t>
      </w:r>
      <w:proofErr w:type="spellStart"/>
      <w:r w:rsidR="00032E96" w:rsidRPr="007226B0">
        <w:rPr>
          <w:sz w:val="28"/>
          <w:u w:val="single"/>
        </w:rPr>
        <w:t>Денденков</w:t>
      </w:r>
      <w:proofErr w:type="spellEnd"/>
      <w:r w:rsidR="00032E96" w:rsidRPr="007226B0">
        <w:rPr>
          <w:sz w:val="28"/>
          <w:szCs w:val="28"/>
          <w:u w:val="single"/>
        </w:rPr>
        <w:t xml:space="preserve"> </w:t>
      </w:r>
      <w:r w:rsidR="00032E96" w:rsidRPr="007226B0">
        <w:rPr>
          <w:sz w:val="28"/>
          <w:u w:val="single"/>
        </w:rPr>
        <w:t>С</w:t>
      </w:r>
      <w:r w:rsidR="00032E96" w:rsidRPr="007226B0">
        <w:rPr>
          <w:sz w:val="28"/>
          <w:szCs w:val="28"/>
          <w:u w:val="single"/>
        </w:rPr>
        <w:t xml:space="preserve">. </w:t>
      </w:r>
      <w:r w:rsidR="00032E96" w:rsidRPr="007226B0">
        <w:rPr>
          <w:sz w:val="28"/>
          <w:u w:val="single"/>
        </w:rPr>
        <w:t>А</w:t>
      </w:r>
      <w:r w:rsidR="00032E96" w:rsidRPr="007226B0">
        <w:rPr>
          <w:sz w:val="28"/>
          <w:szCs w:val="28"/>
          <w:u w:val="single"/>
        </w:rPr>
        <w:t>.</w:t>
      </w:r>
      <w:r w:rsidRPr="007226B0">
        <w:rPr>
          <w:color w:val="000000"/>
        </w:rPr>
        <w:tab/>
      </w:r>
      <w:r w:rsidRPr="007226B0">
        <w:rPr>
          <w:color w:val="000000"/>
        </w:rPr>
        <w:tab/>
      </w:r>
      <w:r w:rsidRPr="007226B0">
        <w:rPr>
          <w:color w:val="000000"/>
        </w:rPr>
        <w:tab/>
      </w:r>
      <w:r w:rsidRPr="007226B0">
        <w:rPr>
          <w:color w:val="000000"/>
          <w:sz w:val="16"/>
          <w:szCs w:val="16"/>
        </w:rPr>
        <w:t xml:space="preserve">                                                            (</w:t>
      </w:r>
      <w:proofErr w:type="gramStart"/>
      <w:r w:rsidRPr="007226B0">
        <w:rPr>
          <w:color w:val="000000"/>
          <w:sz w:val="16"/>
          <w:szCs w:val="16"/>
        </w:rPr>
        <w:t xml:space="preserve">подпись)   </w:t>
      </w:r>
      <w:proofErr w:type="gramEnd"/>
      <w:r w:rsidRPr="007226B0">
        <w:rPr>
          <w:color w:val="000000"/>
          <w:sz w:val="16"/>
          <w:szCs w:val="16"/>
        </w:rPr>
        <w:t xml:space="preserve">                                                               </w:t>
      </w:r>
      <w:proofErr w:type="gramStart"/>
      <w:r w:rsidRPr="007226B0">
        <w:rPr>
          <w:color w:val="000000"/>
          <w:sz w:val="16"/>
          <w:szCs w:val="16"/>
        </w:rPr>
        <w:t xml:space="preserve">   (</w:t>
      </w:r>
      <w:proofErr w:type="gramEnd"/>
      <w:r w:rsidRPr="007226B0">
        <w:rPr>
          <w:color w:val="000000"/>
          <w:sz w:val="16"/>
          <w:szCs w:val="16"/>
        </w:rPr>
        <w:t>ФИО)</w:t>
      </w:r>
      <w:r w:rsidRPr="007226B0">
        <w:rPr>
          <w:color w:val="000000"/>
          <w:sz w:val="16"/>
          <w:szCs w:val="16"/>
        </w:rPr>
        <w:tab/>
      </w:r>
      <w:r w:rsidRPr="007226B0">
        <w:rPr>
          <w:color w:val="000000"/>
        </w:rPr>
        <w:tab/>
      </w:r>
    </w:p>
    <w:p w:rsidR="0054333F" w:rsidRPr="007226B0" w:rsidRDefault="0054333F" w:rsidP="0054333F">
      <w:pPr>
        <w:ind w:right="284"/>
        <w:rPr>
          <w:rFonts w:eastAsia="Calibri"/>
          <w:color w:val="000000"/>
          <w:sz w:val="16"/>
        </w:rPr>
      </w:pPr>
      <w:r w:rsidRPr="007226B0">
        <w:rPr>
          <w:rFonts w:eastAsia="Calibri"/>
          <w:color w:val="000000"/>
          <w:sz w:val="28"/>
          <w:szCs w:val="28"/>
        </w:rPr>
        <w:t xml:space="preserve">Консультант ВКР </w:t>
      </w:r>
      <w:r w:rsidRPr="007226B0">
        <w:rPr>
          <w:rFonts w:eastAsia="Calibri"/>
          <w:color w:val="000000"/>
        </w:rPr>
        <w:t xml:space="preserve">                         __________________________         </w:t>
      </w:r>
      <w:proofErr w:type="spellStart"/>
      <w:r w:rsidR="00032E96" w:rsidRPr="007226B0">
        <w:rPr>
          <w:sz w:val="28"/>
          <w:u w:val="single"/>
        </w:rPr>
        <w:t>Денденков</w:t>
      </w:r>
      <w:proofErr w:type="spellEnd"/>
      <w:r w:rsidR="00032E96" w:rsidRPr="007226B0">
        <w:rPr>
          <w:sz w:val="28"/>
          <w:szCs w:val="28"/>
          <w:u w:val="single"/>
        </w:rPr>
        <w:t xml:space="preserve"> </w:t>
      </w:r>
      <w:r w:rsidR="00032E96" w:rsidRPr="007226B0">
        <w:rPr>
          <w:sz w:val="28"/>
          <w:u w:val="single"/>
        </w:rPr>
        <w:t>С</w:t>
      </w:r>
      <w:r w:rsidR="00032E96" w:rsidRPr="007226B0">
        <w:rPr>
          <w:sz w:val="28"/>
          <w:szCs w:val="28"/>
          <w:u w:val="single"/>
        </w:rPr>
        <w:t xml:space="preserve">. </w:t>
      </w:r>
      <w:r w:rsidR="00032E96" w:rsidRPr="007226B0">
        <w:rPr>
          <w:sz w:val="28"/>
          <w:u w:val="single"/>
        </w:rPr>
        <w:t>А</w:t>
      </w:r>
      <w:r w:rsidR="00032E96" w:rsidRPr="007226B0">
        <w:rPr>
          <w:sz w:val="28"/>
          <w:szCs w:val="28"/>
          <w:u w:val="single"/>
        </w:rPr>
        <w:t>.</w:t>
      </w:r>
      <w:r w:rsidRPr="007226B0">
        <w:rPr>
          <w:rFonts w:eastAsia="Calibri"/>
          <w:color w:val="000000"/>
        </w:rPr>
        <w:tab/>
      </w:r>
      <w:r w:rsidRPr="007226B0">
        <w:rPr>
          <w:rFonts w:eastAsia="Calibri"/>
          <w:color w:val="000000"/>
        </w:rPr>
        <w:tab/>
      </w:r>
      <w:r w:rsidRPr="007226B0">
        <w:rPr>
          <w:rFonts w:eastAsia="Calibri"/>
          <w:color w:val="000000"/>
          <w:sz w:val="16"/>
        </w:rPr>
        <w:t xml:space="preserve">                                                                          (</w:t>
      </w:r>
      <w:proofErr w:type="gramStart"/>
      <w:r w:rsidRPr="007226B0">
        <w:rPr>
          <w:rFonts w:eastAsia="Calibri"/>
          <w:color w:val="000000"/>
          <w:sz w:val="16"/>
        </w:rPr>
        <w:t xml:space="preserve">подпись)   </w:t>
      </w:r>
      <w:proofErr w:type="gramEnd"/>
      <w:r w:rsidRPr="007226B0">
        <w:rPr>
          <w:rFonts w:eastAsia="Calibri"/>
          <w:color w:val="000000"/>
          <w:sz w:val="16"/>
        </w:rPr>
        <w:t xml:space="preserve">                                                                   </w:t>
      </w:r>
      <w:proofErr w:type="gramStart"/>
      <w:r w:rsidRPr="007226B0">
        <w:rPr>
          <w:rFonts w:eastAsia="Calibri"/>
          <w:color w:val="000000"/>
          <w:sz w:val="16"/>
        </w:rPr>
        <w:t xml:space="preserve">   (</w:t>
      </w:r>
      <w:proofErr w:type="gramEnd"/>
      <w:r w:rsidRPr="007226B0">
        <w:rPr>
          <w:rFonts w:eastAsia="Calibri"/>
          <w:color w:val="000000"/>
          <w:sz w:val="16"/>
        </w:rPr>
        <w:t>ФИО)</w:t>
      </w:r>
    </w:p>
    <w:p w:rsidR="0054333F" w:rsidRPr="007226B0" w:rsidRDefault="0054333F" w:rsidP="0054333F">
      <w:pPr>
        <w:rPr>
          <w:color w:val="000000"/>
        </w:rPr>
      </w:pPr>
      <w:r w:rsidRPr="007226B0">
        <w:rPr>
          <w:color w:val="000000"/>
          <w:sz w:val="28"/>
          <w:szCs w:val="28"/>
        </w:rPr>
        <w:t xml:space="preserve">Работа защищена с оценкой    ______________   </w:t>
      </w:r>
      <w:r w:rsidRPr="007226B0">
        <w:rPr>
          <w:color w:val="000000"/>
        </w:rPr>
        <w:t xml:space="preserve">"_____" ________________ </w:t>
      </w:r>
      <w:r w:rsidRPr="007226B0">
        <w:rPr>
          <w:color w:val="000000"/>
          <w:sz w:val="28"/>
          <w:szCs w:val="28"/>
        </w:rPr>
        <w:t>2026 г.</w:t>
      </w:r>
    </w:p>
    <w:p w:rsidR="0054333F" w:rsidRPr="007226B0" w:rsidRDefault="0054333F" w:rsidP="0054333F">
      <w:pPr>
        <w:ind w:right="284"/>
        <w:rPr>
          <w:color w:val="000000"/>
          <w:sz w:val="28"/>
          <w:szCs w:val="28"/>
        </w:rPr>
      </w:pPr>
    </w:p>
    <w:p w:rsidR="0054333F" w:rsidRPr="007226B0" w:rsidRDefault="0054333F" w:rsidP="0054333F">
      <w:pPr>
        <w:ind w:right="284"/>
        <w:rPr>
          <w:rFonts w:eastAsia="Calibri"/>
          <w:color w:val="000000"/>
          <w:sz w:val="20"/>
          <w:szCs w:val="20"/>
        </w:rPr>
      </w:pPr>
      <w:r w:rsidRPr="007226B0">
        <w:rPr>
          <w:color w:val="000000"/>
          <w:sz w:val="28"/>
          <w:szCs w:val="28"/>
        </w:rPr>
        <w:t xml:space="preserve">Председатель ГАК       </w:t>
      </w:r>
      <w:r w:rsidRPr="007226B0">
        <w:rPr>
          <w:rFonts w:eastAsia="Calibri"/>
          <w:color w:val="000000"/>
        </w:rPr>
        <w:t xml:space="preserve">______________________                               </w:t>
      </w:r>
      <w:r w:rsidRPr="007226B0">
        <w:rPr>
          <w:sz w:val="28"/>
          <w:szCs w:val="28"/>
          <w:u w:val="single"/>
        </w:rPr>
        <w:t>Узбеков Р.Р.</w:t>
      </w:r>
      <w:r w:rsidRPr="007226B0">
        <w:rPr>
          <w:rFonts w:eastAsia="Calibri"/>
          <w:color w:val="000000"/>
          <w:sz w:val="20"/>
          <w:szCs w:val="20"/>
        </w:rPr>
        <w:t xml:space="preserve"> </w:t>
      </w:r>
      <w:r w:rsidRPr="007226B0">
        <w:rPr>
          <w:rFonts w:eastAsia="Calibri"/>
          <w:color w:val="000000"/>
          <w:sz w:val="20"/>
          <w:szCs w:val="20"/>
        </w:rPr>
        <w:tab/>
      </w:r>
    </w:p>
    <w:p w:rsidR="0054333F" w:rsidRPr="007226B0" w:rsidRDefault="0054333F" w:rsidP="0054333F">
      <w:pPr>
        <w:ind w:left="2832" w:right="284" w:firstLine="708"/>
        <w:rPr>
          <w:rFonts w:eastAsia="Calibri"/>
          <w:color w:val="000000"/>
          <w:sz w:val="18"/>
          <w:szCs w:val="18"/>
        </w:rPr>
      </w:pPr>
      <w:r w:rsidRPr="007226B0">
        <w:rPr>
          <w:rFonts w:eastAsia="Calibri"/>
          <w:color w:val="000000"/>
          <w:sz w:val="16"/>
          <w:szCs w:val="16"/>
        </w:rPr>
        <w:t>(</w:t>
      </w:r>
      <w:proofErr w:type="gramStart"/>
      <w:r w:rsidRPr="007226B0">
        <w:rPr>
          <w:rFonts w:eastAsia="Calibri"/>
          <w:color w:val="000000"/>
          <w:sz w:val="16"/>
          <w:szCs w:val="16"/>
        </w:rPr>
        <w:t xml:space="preserve">подпись)   </w:t>
      </w:r>
      <w:proofErr w:type="gramEnd"/>
      <w:r w:rsidRPr="007226B0">
        <w:rPr>
          <w:rFonts w:eastAsia="Calibri"/>
          <w:color w:val="000000"/>
          <w:sz w:val="16"/>
          <w:szCs w:val="16"/>
        </w:rPr>
        <w:t xml:space="preserve">                                                                        </w:t>
      </w:r>
      <w:proofErr w:type="gramStart"/>
      <w:r w:rsidRPr="007226B0">
        <w:rPr>
          <w:rFonts w:eastAsia="Calibri"/>
          <w:color w:val="000000"/>
          <w:sz w:val="16"/>
          <w:szCs w:val="16"/>
        </w:rPr>
        <w:t xml:space="preserve">   (</w:t>
      </w:r>
      <w:proofErr w:type="gramEnd"/>
      <w:r w:rsidRPr="007226B0">
        <w:rPr>
          <w:rFonts w:eastAsia="Calibri"/>
          <w:color w:val="000000"/>
          <w:sz w:val="16"/>
          <w:szCs w:val="16"/>
        </w:rPr>
        <w:t>ФИО)</w:t>
      </w:r>
    </w:p>
    <w:p w:rsidR="0054333F" w:rsidRPr="007226B0" w:rsidRDefault="0054333F" w:rsidP="0054333F">
      <w:pPr>
        <w:rPr>
          <w:color w:val="000000"/>
          <w:sz w:val="28"/>
          <w:szCs w:val="28"/>
        </w:rPr>
      </w:pPr>
    </w:p>
    <w:p w:rsidR="0054333F" w:rsidRPr="007226B0" w:rsidRDefault="0054333F" w:rsidP="0054333F">
      <w:pPr>
        <w:jc w:val="center"/>
        <w:rPr>
          <w:color w:val="000000"/>
          <w:sz w:val="28"/>
          <w:szCs w:val="28"/>
        </w:rPr>
      </w:pPr>
    </w:p>
    <w:p w:rsidR="0054333F" w:rsidRPr="007226B0" w:rsidRDefault="0054333F" w:rsidP="0054333F">
      <w:pPr>
        <w:jc w:val="center"/>
        <w:rPr>
          <w:color w:val="000000"/>
          <w:sz w:val="28"/>
          <w:szCs w:val="28"/>
        </w:rPr>
      </w:pPr>
    </w:p>
    <w:p w:rsidR="0054333F" w:rsidRPr="007226B0" w:rsidRDefault="0054333F" w:rsidP="0054333F">
      <w:pPr>
        <w:jc w:val="center"/>
        <w:rPr>
          <w:color w:val="000000"/>
        </w:rPr>
      </w:pPr>
      <w:proofErr w:type="spellStart"/>
      <w:r w:rsidRPr="007226B0">
        <w:rPr>
          <w:color w:val="000000"/>
          <w:sz w:val="28"/>
          <w:szCs w:val="28"/>
        </w:rPr>
        <w:t>г.о</w:t>
      </w:r>
      <w:proofErr w:type="spellEnd"/>
      <w:r w:rsidRPr="007226B0">
        <w:rPr>
          <w:color w:val="000000"/>
          <w:sz w:val="28"/>
          <w:szCs w:val="28"/>
        </w:rPr>
        <w:t>. Солнечногорск, 2026 г.</w:t>
      </w:r>
    </w:p>
    <w:p w:rsidR="002369B2" w:rsidRPr="007226B0" w:rsidRDefault="00A3162A" w:rsidP="002369B2">
      <w:pPr>
        <w:pStyle w:val="ac"/>
      </w:pPr>
      <w:r w:rsidRPr="007226B0">
        <w:br w:type="page"/>
      </w:r>
      <w:r w:rsidR="002369B2" w:rsidRPr="007226B0">
        <w:lastRenderedPageBreak/>
        <w:t>Министерство образования Московской области</w:t>
      </w:r>
    </w:p>
    <w:p w:rsidR="002369B2" w:rsidRPr="007226B0" w:rsidRDefault="002369B2" w:rsidP="002369B2">
      <w:pPr>
        <w:pStyle w:val="ac"/>
      </w:pPr>
      <w:r w:rsidRPr="007226B0">
        <w:t>Государственное бюджетное профессиональное образовательное учреждение Московской области "Колледж "Подмосковье"</w:t>
      </w:r>
    </w:p>
    <w:p w:rsidR="002369B2" w:rsidRPr="007226B0" w:rsidRDefault="002369B2" w:rsidP="002369B2"/>
    <w:p w:rsidR="002369B2" w:rsidRPr="007226B0" w:rsidRDefault="002369B2" w:rsidP="002369B2">
      <w:pPr>
        <w:pStyle w:val="ad"/>
      </w:pPr>
      <w:r w:rsidRPr="007226B0">
        <w:t>Специальность 09.02.07 «Информационные системы и программирование»</w:t>
      </w:r>
    </w:p>
    <w:p w:rsidR="002369B2" w:rsidRPr="007226B0" w:rsidRDefault="002369B2" w:rsidP="002369B2"/>
    <w:p w:rsidR="002369B2" w:rsidRPr="007226B0" w:rsidRDefault="002369B2" w:rsidP="002369B2">
      <w:pPr>
        <w:spacing w:after="200"/>
        <w:jc w:val="center"/>
      </w:pPr>
      <w:r w:rsidRPr="007226B0">
        <w:rPr>
          <w:b/>
          <w:color w:val="000000"/>
        </w:rPr>
        <w:t>ЗАДАНИЕ</w:t>
      </w:r>
      <w:r w:rsidRPr="007226B0">
        <w:rPr>
          <w:b/>
          <w:bCs/>
          <w:color w:val="000000"/>
          <w:szCs w:val="28"/>
        </w:rPr>
        <w:t xml:space="preserve"> </w:t>
      </w:r>
      <w:r w:rsidRPr="007226B0">
        <w:rPr>
          <w:b/>
          <w:color w:val="000000"/>
        </w:rPr>
        <w:t>ДЛЯ</w:t>
      </w:r>
      <w:r w:rsidRPr="007226B0">
        <w:rPr>
          <w:b/>
          <w:bCs/>
          <w:color w:val="000000"/>
          <w:szCs w:val="28"/>
        </w:rPr>
        <w:t xml:space="preserve"> </w:t>
      </w:r>
      <w:r w:rsidRPr="007226B0">
        <w:rPr>
          <w:b/>
          <w:color w:val="000000"/>
        </w:rPr>
        <w:t>ВЫПУСКНОЙ</w:t>
      </w:r>
      <w:r w:rsidRPr="007226B0">
        <w:rPr>
          <w:b/>
          <w:bCs/>
          <w:color w:val="000000"/>
          <w:szCs w:val="28"/>
        </w:rPr>
        <w:t xml:space="preserve"> </w:t>
      </w:r>
      <w:r w:rsidRPr="007226B0">
        <w:rPr>
          <w:b/>
          <w:color w:val="000000"/>
        </w:rPr>
        <w:t>КВАЛИФИКАЦИОННОЙ</w:t>
      </w:r>
      <w:r w:rsidRPr="007226B0">
        <w:rPr>
          <w:b/>
          <w:bCs/>
          <w:color w:val="000000"/>
          <w:szCs w:val="28"/>
        </w:rPr>
        <w:t xml:space="preserve"> </w:t>
      </w:r>
      <w:r w:rsidRPr="007226B0">
        <w:rPr>
          <w:b/>
          <w:color w:val="000000"/>
        </w:rPr>
        <w:t>РАБОТЫ</w:t>
      </w:r>
    </w:p>
    <w:p w:rsidR="002369B2" w:rsidRPr="007226B0" w:rsidRDefault="002369B2" w:rsidP="002369B2">
      <w:pPr>
        <w:spacing w:after="200"/>
        <w:rPr>
          <w:u w:val="single"/>
        </w:rPr>
      </w:pPr>
      <w:r w:rsidRPr="007226B0">
        <w:rPr>
          <w:color w:val="000000"/>
        </w:rPr>
        <w:t>Обучающийся</w:t>
      </w:r>
      <w:r w:rsidRPr="007226B0">
        <w:rPr>
          <w:color w:val="000000"/>
          <w:szCs w:val="28"/>
        </w:rPr>
        <w:t xml:space="preserve">  </w:t>
      </w:r>
      <w:r w:rsidRPr="007226B0">
        <w:rPr>
          <w:color w:val="000000"/>
          <w:szCs w:val="28"/>
          <w:u w:val="single"/>
        </w:rPr>
        <w:t xml:space="preserve">                      </w:t>
      </w:r>
      <w:r w:rsidRPr="007226B0">
        <w:rPr>
          <w:color w:val="000000"/>
          <w:szCs w:val="28"/>
          <w:u w:val="single"/>
        </w:rPr>
        <w:tab/>
      </w:r>
      <w:r w:rsidRPr="007226B0">
        <w:rPr>
          <w:color w:val="000000"/>
          <w:u w:val="single"/>
        </w:rPr>
        <w:t>Липатов</w:t>
      </w:r>
      <w:r w:rsidRPr="007226B0">
        <w:rPr>
          <w:color w:val="000000"/>
          <w:szCs w:val="28"/>
          <w:u w:val="single"/>
        </w:rPr>
        <w:t xml:space="preserve"> </w:t>
      </w:r>
      <w:r w:rsidRPr="007226B0">
        <w:rPr>
          <w:color w:val="000000"/>
          <w:u w:val="single"/>
        </w:rPr>
        <w:t>Александр</w:t>
      </w:r>
      <w:r w:rsidRPr="007226B0">
        <w:rPr>
          <w:color w:val="000000"/>
          <w:szCs w:val="28"/>
          <w:u w:val="single"/>
        </w:rPr>
        <w:t xml:space="preserve"> </w:t>
      </w:r>
      <w:r w:rsidRPr="007226B0">
        <w:rPr>
          <w:color w:val="000000"/>
          <w:u w:val="single"/>
        </w:rPr>
        <w:t>Николаевич</w:t>
      </w:r>
      <w:r w:rsidRPr="007226B0">
        <w:rPr>
          <w:color w:val="000000"/>
          <w:szCs w:val="28"/>
          <w:u w:val="single"/>
        </w:rPr>
        <w:tab/>
      </w:r>
      <w:r w:rsidRPr="007226B0">
        <w:rPr>
          <w:color w:val="000000"/>
          <w:szCs w:val="28"/>
          <w:u w:val="single"/>
        </w:rPr>
        <w:tab/>
      </w:r>
    </w:p>
    <w:p w:rsidR="002369B2" w:rsidRPr="007226B0" w:rsidRDefault="002369B2" w:rsidP="00097C1B">
      <w:pPr>
        <w:pStyle w:val="ad"/>
        <w:jc w:val="both"/>
      </w:pPr>
      <w:r w:rsidRPr="007226B0">
        <w:t>Тема дипломной работы «</w:t>
      </w:r>
      <w:r w:rsidRPr="00097C1B">
        <w:rPr>
          <w:sz w:val="26"/>
          <w:szCs w:val="26"/>
        </w:rPr>
        <w:t>Автоматизация процесса управления паролями и защиты</w:t>
      </w:r>
      <w:r w:rsidR="001E429A" w:rsidRPr="00097C1B">
        <w:rPr>
          <w:sz w:val="26"/>
          <w:szCs w:val="26"/>
        </w:rPr>
        <w:t xml:space="preserve"> </w:t>
      </w:r>
      <w:r w:rsidRPr="00097C1B">
        <w:rPr>
          <w:sz w:val="26"/>
          <w:szCs w:val="26"/>
        </w:rPr>
        <w:t>информации в корпоративной среде</w:t>
      </w:r>
      <w:r w:rsidRPr="007226B0">
        <w:t>»</w:t>
      </w:r>
    </w:p>
    <w:p w:rsidR="002369B2" w:rsidRPr="007226B0" w:rsidRDefault="002369B2" w:rsidP="002369B2">
      <w:pPr>
        <w:pStyle w:val="ad"/>
      </w:pPr>
      <w:r w:rsidRPr="007226B0">
        <w:t xml:space="preserve">Содержание дипломной работы: </w:t>
      </w:r>
    </w:p>
    <w:p w:rsidR="002369B2" w:rsidRPr="007226B0" w:rsidRDefault="002369B2" w:rsidP="002369B2">
      <w:pPr>
        <w:pStyle w:val="ad"/>
      </w:pPr>
    </w:p>
    <w:p w:rsidR="002369B2" w:rsidRPr="007226B0" w:rsidRDefault="002369B2" w:rsidP="002369B2">
      <w:pPr>
        <w:pStyle w:val="ad"/>
      </w:pPr>
      <w:r w:rsidRPr="007226B0">
        <w:t>Введение</w:t>
      </w:r>
    </w:p>
    <w:p w:rsidR="002369B2" w:rsidRPr="007226B0" w:rsidRDefault="002369B2" w:rsidP="002369B2">
      <w:pPr>
        <w:pStyle w:val="ad"/>
      </w:pPr>
    </w:p>
    <w:p w:rsidR="002369B2" w:rsidRPr="007226B0" w:rsidRDefault="002369B2" w:rsidP="002369B2">
      <w:pPr>
        <w:pStyle w:val="ad"/>
      </w:pPr>
      <w:r w:rsidRPr="007226B0">
        <w:t>Глава 1. Анализ предметной области и постановка задачи на разработку ИС</w:t>
      </w:r>
    </w:p>
    <w:p w:rsidR="002369B2" w:rsidRPr="007226B0" w:rsidRDefault="002369B2" w:rsidP="002369B2">
      <w:pPr>
        <w:pStyle w:val="ad"/>
      </w:pPr>
    </w:p>
    <w:p w:rsidR="002369B2" w:rsidRPr="007226B0" w:rsidRDefault="002369B2" w:rsidP="002369B2">
      <w:pPr>
        <w:pStyle w:val="ad"/>
      </w:pPr>
      <w:r w:rsidRPr="007226B0">
        <w:t>Глава 2. Используемый инструментарий</w:t>
      </w:r>
    </w:p>
    <w:p w:rsidR="002369B2" w:rsidRPr="007226B0" w:rsidRDefault="002369B2" w:rsidP="002369B2">
      <w:pPr>
        <w:pStyle w:val="ad"/>
      </w:pPr>
    </w:p>
    <w:p w:rsidR="002369B2" w:rsidDel="005D45C6" w:rsidRDefault="002369B2" w:rsidP="005D45C6">
      <w:pPr>
        <w:pStyle w:val="ad"/>
        <w:rPr>
          <w:del w:id="0" w:author="Sasha Azazlov" w:date="2026-05-26T18:25:00Z" w16du:dateUtc="2026-05-26T15:25:00Z"/>
          <w:lang w:val="en-US"/>
        </w:rPr>
      </w:pPr>
      <w:r w:rsidRPr="007226B0">
        <w:t>Глава 3. Проектирование БД и разработка клиентского приложения</w:t>
      </w:r>
    </w:p>
    <w:p w:rsidR="005D45C6" w:rsidRPr="005D45C6" w:rsidRDefault="005D45C6" w:rsidP="002369B2">
      <w:pPr>
        <w:pStyle w:val="ad"/>
        <w:rPr>
          <w:ins w:id="1" w:author="Sasha Azazlov" w:date="2026-05-26T18:25:00Z" w16du:dateUtc="2026-05-26T15:25:00Z"/>
          <w:lang w:val="en-US"/>
          <w:rPrChange w:id="2" w:author="Sasha Azazlov" w:date="2026-05-26T18:25:00Z" w16du:dateUtc="2026-05-26T15:25:00Z">
            <w:rPr>
              <w:ins w:id="3" w:author="Sasha Azazlov" w:date="2026-05-26T18:25:00Z" w16du:dateUtc="2026-05-26T15:25:00Z"/>
            </w:rPr>
          </w:rPrChange>
        </w:rPr>
      </w:pPr>
    </w:p>
    <w:p w:rsidR="002369B2" w:rsidRPr="007226B0" w:rsidDel="005D45C6" w:rsidRDefault="002369B2" w:rsidP="002369B2">
      <w:pPr>
        <w:pStyle w:val="ad"/>
        <w:rPr>
          <w:del w:id="4" w:author="Sasha Azazlov" w:date="2026-05-26T18:25:00Z" w16du:dateUtc="2026-05-26T15:25:00Z"/>
        </w:rPr>
      </w:pPr>
    </w:p>
    <w:p w:rsidR="002369B2" w:rsidRPr="005D45C6" w:rsidRDefault="002369B2" w:rsidP="005D45C6">
      <w:pPr>
        <w:pStyle w:val="ad"/>
        <w:rPr>
          <w:lang w:val="en-US"/>
          <w:rPrChange w:id="5" w:author="Sasha Azazlov" w:date="2026-05-26T18:25:00Z" w16du:dateUtc="2026-05-26T15:25:00Z">
            <w:rPr/>
          </w:rPrChange>
        </w:rPr>
        <w:pPrChange w:id="6" w:author="Sasha Azazlov" w:date="2026-05-26T18:25:00Z" w16du:dateUtc="2026-05-26T15:25:00Z">
          <w:pPr/>
        </w:pPrChange>
      </w:pPr>
    </w:p>
    <w:p w:rsidR="002369B2" w:rsidRPr="007226B0" w:rsidRDefault="002369B2" w:rsidP="002369B2">
      <w:pPr>
        <w:pStyle w:val="ad"/>
      </w:pPr>
      <w:r w:rsidRPr="007226B0">
        <w:t>Заключение</w:t>
      </w:r>
    </w:p>
    <w:p w:rsidR="002369B2" w:rsidRPr="007226B0" w:rsidRDefault="002369B2" w:rsidP="002369B2">
      <w:pPr>
        <w:pStyle w:val="ad"/>
      </w:pPr>
    </w:p>
    <w:p w:rsidR="002369B2" w:rsidRPr="007226B0" w:rsidRDefault="002369B2" w:rsidP="002369B2">
      <w:pPr>
        <w:pStyle w:val="ad"/>
      </w:pPr>
      <w:r w:rsidRPr="007226B0">
        <w:t>Список используемых источников</w:t>
      </w:r>
    </w:p>
    <w:p w:rsidR="002369B2" w:rsidRPr="007226B0" w:rsidRDefault="002369B2" w:rsidP="002369B2"/>
    <w:tbl>
      <w:tblPr>
        <w:tblW w:w="0" w:type="auto"/>
        <w:tblInd w:w="120" w:type="dxa"/>
        <w:tblCellMar>
          <w:top w:w="15" w:type="dxa"/>
          <w:left w:w="15" w:type="dxa"/>
          <w:bottom w:w="15" w:type="dxa"/>
          <w:right w:w="15" w:type="dxa"/>
        </w:tblCellMar>
        <w:tblLook w:val="04A0" w:firstRow="1" w:lastRow="0" w:firstColumn="1" w:lastColumn="0" w:noHBand="0" w:noVBand="1"/>
      </w:tblPr>
      <w:tblGrid>
        <w:gridCol w:w="2508"/>
        <w:gridCol w:w="2103"/>
        <w:gridCol w:w="2172"/>
        <w:gridCol w:w="2725"/>
      </w:tblGrid>
      <w:tr w:rsidR="002369B2" w:rsidRPr="007226B0" w:rsidTr="00C34B72">
        <w:tc>
          <w:tcPr>
            <w:tcW w:w="2547"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097C1B" w:rsidRDefault="002369B2" w:rsidP="00C34B72">
            <w:pPr>
              <w:pStyle w:val="ae"/>
              <w:rPr>
                <w:sz w:val="24"/>
                <w:szCs w:val="24"/>
              </w:rPr>
            </w:pPr>
            <w:r w:rsidRPr="00097C1B">
              <w:rPr>
                <w:sz w:val="24"/>
                <w:szCs w:val="24"/>
              </w:rPr>
              <w:t>Раздел</w:t>
            </w:r>
          </w:p>
        </w:tc>
        <w:tc>
          <w:tcPr>
            <w:tcW w:w="2126" w:type="dxa"/>
            <w:vMerge w:val="restart"/>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097C1B" w:rsidRDefault="002369B2" w:rsidP="00C34B72">
            <w:pPr>
              <w:pStyle w:val="ae"/>
              <w:rPr>
                <w:sz w:val="24"/>
                <w:szCs w:val="24"/>
              </w:rPr>
            </w:pPr>
            <w:r w:rsidRPr="00097C1B">
              <w:rPr>
                <w:sz w:val="24"/>
                <w:szCs w:val="24"/>
              </w:rPr>
              <w:t>Ф.И.О.</w:t>
            </w:r>
          </w:p>
        </w:tc>
        <w:tc>
          <w:tcPr>
            <w:tcW w:w="4956" w:type="dxa"/>
            <w:gridSpan w:val="2"/>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097C1B" w:rsidRDefault="002369B2" w:rsidP="00C34B72">
            <w:pPr>
              <w:pStyle w:val="ae"/>
              <w:rPr>
                <w:sz w:val="24"/>
                <w:szCs w:val="24"/>
              </w:rPr>
            </w:pPr>
            <w:r w:rsidRPr="00097C1B">
              <w:rPr>
                <w:sz w:val="24"/>
                <w:szCs w:val="24"/>
              </w:rPr>
              <w:t>Задание</w:t>
            </w:r>
          </w:p>
        </w:tc>
      </w:tr>
      <w:tr w:rsidR="002369B2" w:rsidRPr="007226B0" w:rsidTr="00C34B72">
        <w:tc>
          <w:tcPr>
            <w:tcW w:w="2547" w:type="dxa"/>
            <w:vMerge/>
            <w:tcBorders>
              <w:top w:val="single" w:sz="4" w:space="0" w:color="000000"/>
              <w:left w:val="single" w:sz="4" w:space="0" w:color="000000"/>
              <w:bottom w:val="single" w:sz="4" w:space="0" w:color="000000"/>
              <w:right w:val="single" w:sz="4" w:space="0" w:color="000000"/>
            </w:tcBorders>
            <w:vAlign w:val="center"/>
            <w:hideMark/>
          </w:tcPr>
          <w:p w:rsidR="002369B2" w:rsidRPr="00394BA9" w:rsidRDefault="002369B2" w:rsidP="00C34B72"/>
        </w:tc>
        <w:tc>
          <w:tcPr>
            <w:tcW w:w="2126" w:type="dxa"/>
            <w:vMerge/>
            <w:tcBorders>
              <w:top w:val="single" w:sz="4" w:space="0" w:color="000000"/>
              <w:left w:val="single" w:sz="4" w:space="0" w:color="000000"/>
              <w:bottom w:val="single" w:sz="4" w:space="0" w:color="000000"/>
              <w:right w:val="single" w:sz="4" w:space="0" w:color="000000"/>
            </w:tcBorders>
            <w:vAlign w:val="center"/>
            <w:hideMark/>
          </w:tcPr>
          <w:p w:rsidR="002369B2" w:rsidRPr="00394BA9" w:rsidRDefault="002369B2" w:rsidP="00C34B72"/>
        </w:tc>
        <w:tc>
          <w:tcPr>
            <w:tcW w:w="21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097C1B" w:rsidRDefault="002369B2" w:rsidP="00C34B72">
            <w:pPr>
              <w:pStyle w:val="ae"/>
              <w:rPr>
                <w:sz w:val="24"/>
                <w:szCs w:val="24"/>
              </w:rPr>
            </w:pPr>
            <w:r w:rsidRPr="00097C1B">
              <w:rPr>
                <w:sz w:val="24"/>
                <w:szCs w:val="24"/>
              </w:rPr>
              <w:t xml:space="preserve">выдано </w:t>
            </w:r>
          </w:p>
          <w:p w:rsidR="002369B2" w:rsidRPr="00097C1B" w:rsidRDefault="002369B2" w:rsidP="00C34B72">
            <w:pPr>
              <w:pStyle w:val="ae"/>
              <w:rPr>
                <w:sz w:val="24"/>
                <w:szCs w:val="24"/>
              </w:rPr>
            </w:pPr>
            <w:r w:rsidRPr="00097C1B">
              <w:rPr>
                <w:sz w:val="24"/>
                <w:szCs w:val="24"/>
              </w:rPr>
              <w:t>(дата, подпись)</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097C1B" w:rsidRDefault="002369B2" w:rsidP="00C34B72">
            <w:pPr>
              <w:pStyle w:val="ae"/>
              <w:rPr>
                <w:sz w:val="24"/>
                <w:szCs w:val="24"/>
              </w:rPr>
            </w:pPr>
            <w:r w:rsidRPr="00097C1B">
              <w:rPr>
                <w:sz w:val="24"/>
                <w:szCs w:val="24"/>
              </w:rPr>
              <w:t>принято</w:t>
            </w:r>
          </w:p>
          <w:p w:rsidR="002369B2" w:rsidRPr="00097C1B" w:rsidRDefault="002369B2" w:rsidP="00C34B72">
            <w:pPr>
              <w:pStyle w:val="ae"/>
              <w:rPr>
                <w:sz w:val="24"/>
                <w:szCs w:val="24"/>
              </w:rPr>
            </w:pPr>
            <w:r w:rsidRPr="00097C1B">
              <w:rPr>
                <w:sz w:val="24"/>
                <w:szCs w:val="24"/>
              </w:rPr>
              <w:t>(дата, подпись)</w:t>
            </w:r>
          </w:p>
        </w:tc>
      </w:tr>
      <w:tr w:rsidR="002369B2" w:rsidRPr="007226B0" w:rsidTr="00C34B72">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394BA9" w:rsidRDefault="002369B2" w:rsidP="00C34B72">
            <w:pPr>
              <w:jc w:val="center"/>
            </w:pPr>
            <w:r w:rsidRPr="00394BA9">
              <w:t>Основной раздел</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369B2" w:rsidRPr="00097C1B" w:rsidRDefault="008B11E8" w:rsidP="00C34B72">
            <w:pPr>
              <w:pStyle w:val="ae"/>
              <w:rPr>
                <w:sz w:val="24"/>
                <w:szCs w:val="24"/>
              </w:rPr>
            </w:pPr>
            <w:proofErr w:type="spellStart"/>
            <w:r w:rsidRPr="00097C1B">
              <w:rPr>
                <w:sz w:val="24"/>
                <w:szCs w:val="24"/>
              </w:rPr>
              <w:t>Денденков</w:t>
            </w:r>
            <w:proofErr w:type="spellEnd"/>
            <w:r w:rsidRPr="00097C1B">
              <w:rPr>
                <w:sz w:val="24"/>
                <w:szCs w:val="24"/>
              </w:rPr>
              <w:t xml:space="preserve"> С. А.</w:t>
            </w:r>
          </w:p>
        </w:tc>
        <w:tc>
          <w:tcPr>
            <w:tcW w:w="21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394BA9" w:rsidRDefault="002369B2" w:rsidP="00C34B72">
            <w:r w:rsidRPr="00394BA9">
              <w:t>23.12.202</w:t>
            </w:r>
            <w:r w:rsidR="00CB38E6" w:rsidRPr="00394BA9">
              <w:t>5</w:t>
            </w:r>
            <w:r w:rsidRPr="00394BA9">
              <w:t>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394BA9" w:rsidRDefault="002369B2" w:rsidP="00C34B72">
            <w:r w:rsidRPr="00394BA9">
              <w:t>05.06.202</w:t>
            </w:r>
            <w:r w:rsidR="0018205C" w:rsidRPr="00394BA9">
              <w:t>6</w:t>
            </w:r>
            <w:r w:rsidRPr="00394BA9">
              <w:t>г.</w:t>
            </w:r>
          </w:p>
        </w:tc>
      </w:tr>
      <w:tr w:rsidR="002369B2" w:rsidRPr="007226B0" w:rsidTr="00C34B72">
        <w:tc>
          <w:tcPr>
            <w:tcW w:w="2547"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097C1B" w:rsidRDefault="002369B2" w:rsidP="00C34B72">
            <w:pPr>
              <w:pStyle w:val="ae"/>
              <w:rPr>
                <w:sz w:val="24"/>
                <w:szCs w:val="24"/>
              </w:rPr>
            </w:pPr>
            <w:r w:rsidRPr="00097C1B">
              <w:rPr>
                <w:sz w:val="24"/>
                <w:szCs w:val="24"/>
              </w:rPr>
              <w:t>Охрана труда</w:t>
            </w:r>
          </w:p>
        </w:tc>
        <w:tc>
          <w:tcPr>
            <w:tcW w:w="2126"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rsidR="002369B2" w:rsidRPr="00097C1B" w:rsidRDefault="008B11E8" w:rsidP="00C34B72">
            <w:pPr>
              <w:pStyle w:val="ae"/>
              <w:rPr>
                <w:sz w:val="24"/>
                <w:szCs w:val="24"/>
              </w:rPr>
            </w:pPr>
            <w:proofErr w:type="spellStart"/>
            <w:r w:rsidRPr="00097C1B">
              <w:rPr>
                <w:sz w:val="24"/>
                <w:szCs w:val="24"/>
              </w:rPr>
              <w:t>Денденков</w:t>
            </w:r>
            <w:proofErr w:type="spellEnd"/>
            <w:r w:rsidRPr="00097C1B">
              <w:rPr>
                <w:sz w:val="24"/>
                <w:szCs w:val="24"/>
              </w:rPr>
              <w:t xml:space="preserve"> С. А.</w:t>
            </w:r>
          </w:p>
        </w:tc>
        <w:tc>
          <w:tcPr>
            <w:tcW w:w="2193"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394BA9" w:rsidRDefault="002369B2" w:rsidP="00C34B72">
            <w:r w:rsidRPr="00394BA9">
              <w:t>23.12.202</w:t>
            </w:r>
            <w:r w:rsidR="00CB38E6" w:rsidRPr="00394BA9">
              <w:t>5</w:t>
            </w:r>
            <w:r w:rsidRPr="00394BA9">
              <w:t>г.</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2369B2" w:rsidRPr="00394BA9" w:rsidRDefault="002369B2" w:rsidP="00C34B72">
            <w:r w:rsidRPr="00394BA9">
              <w:t>05.06.202</w:t>
            </w:r>
            <w:r w:rsidR="0018205C" w:rsidRPr="00394BA9">
              <w:t>6</w:t>
            </w:r>
            <w:r w:rsidRPr="00394BA9">
              <w:t>г.</w:t>
            </w:r>
          </w:p>
        </w:tc>
      </w:tr>
    </w:tbl>
    <w:p w:rsidR="002369B2" w:rsidRPr="007226B0" w:rsidRDefault="002369B2" w:rsidP="002369B2"/>
    <w:p w:rsidR="002369B2" w:rsidRPr="007226B0" w:rsidRDefault="002369B2" w:rsidP="002369B2">
      <w:pPr>
        <w:pStyle w:val="ad"/>
      </w:pPr>
      <w:r w:rsidRPr="007226B0">
        <w:t>Дата выдачи «23» декабря 202</w:t>
      </w:r>
      <w:r w:rsidR="0084598C" w:rsidRPr="0084598C">
        <w:t>6</w:t>
      </w:r>
      <w:r w:rsidRPr="007226B0">
        <w:t xml:space="preserve"> г.  Срок защиты «___» _________ 202</w:t>
      </w:r>
      <w:r w:rsidR="0018205C" w:rsidRPr="007226B0">
        <w:t>6</w:t>
      </w:r>
      <w:r w:rsidRPr="007226B0">
        <w:t xml:space="preserve"> г.</w:t>
      </w:r>
    </w:p>
    <w:p w:rsidR="002369B2" w:rsidRPr="007226B0" w:rsidRDefault="002369B2" w:rsidP="002369B2">
      <w:pPr>
        <w:pStyle w:val="ad"/>
      </w:pPr>
    </w:p>
    <w:p w:rsidR="002369B2" w:rsidRPr="007226B0" w:rsidRDefault="002369B2" w:rsidP="002369B2">
      <w:pPr>
        <w:pStyle w:val="ad"/>
      </w:pPr>
      <w:r w:rsidRPr="007226B0">
        <w:t xml:space="preserve">Руководитель </w:t>
      </w:r>
      <w:r w:rsidRPr="007226B0">
        <w:br/>
        <w:t xml:space="preserve">выпускной квалификационной работы </w:t>
      </w:r>
      <w:r w:rsidRPr="007226B0">
        <w:tab/>
      </w:r>
      <w:r w:rsidRPr="007226B0">
        <w:tab/>
      </w:r>
      <w:r w:rsidRPr="00097C1B">
        <w:rPr>
          <w:b/>
          <w:bCs/>
        </w:rPr>
        <w:t xml:space="preserve"> _____________</w:t>
      </w:r>
      <w:r w:rsidRPr="007226B0">
        <w:t xml:space="preserve"> </w:t>
      </w:r>
      <w:proofErr w:type="spellStart"/>
      <w:r w:rsidR="00A23A0D" w:rsidRPr="007226B0">
        <w:t>Денденков</w:t>
      </w:r>
      <w:proofErr w:type="spellEnd"/>
      <w:r w:rsidRPr="007226B0">
        <w:t xml:space="preserve"> </w:t>
      </w:r>
      <w:r w:rsidR="00A23A0D" w:rsidRPr="007226B0">
        <w:t>С</w:t>
      </w:r>
      <w:r w:rsidRPr="007226B0">
        <w:t xml:space="preserve">. </w:t>
      </w:r>
      <w:r w:rsidR="00A23A0D" w:rsidRPr="007226B0">
        <w:t>А</w:t>
      </w:r>
      <w:r w:rsidRPr="007226B0">
        <w:t>.</w:t>
      </w:r>
    </w:p>
    <w:p w:rsidR="002369B2" w:rsidRPr="007226B0" w:rsidRDefault="002369B2" w:rsidP="002369B2">
      <w:pPr>
        <w:pStyle w:val="ad"/>
      </w:pP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t xml:space="preserve">              (</w:t>
      </w:r>
      <w:r w:rsidRPr="007226B0">
        <w:rPr>
          <w:sz w:val="16"/>
        </w:rPr>
        <w:t>подпись</w:t>
      </w:r>
      <w:r w:rsidRPr="007226B0">
        <w:rPr>
          <w:sz w:val="16"/>
          <w:szCs w:val="16"/>
        </w:rPr>
        <w:t>)</w:t>
      </w:r>
    </w:p>
    <w:p w:rsidR="002369B2" w:rsidRPr="007226B0" w:rsidRDefault="002369B2" w:rsidP="002369B2">
      <w:pPr>
        <w:pStyle w:val="ad"/>
      </w:pPr>
      <w:r w:rsidRPr="007226B0">
        <w:t>Зам. директора по учебно-методической работе _____________</w:t>
      </w:r>
      <w:r w:rsidRPr="007226B0">
        <w:tab/>
        <w:t>Рогулина М. Р.</w:t>
      </w:r>
    </w:p>
    <w:p w:rsidR="002369B2" w:rsidRPr="007226B0" w:rsidRDefault="002369B2" w:rsidP="002369B2">
      <w:pPr>
        <w:pStyle w:val="ad"/>
      </w:pP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r>
      <w:r w:rsidRPr="007226B0">
        <w:rPr>
          <w:sz w:val="16"/>
          <w:szCs w:val="16"/>
        </w:rPr>
        <w:tab/>
        <w:t xml:space="preserve">              (</w:t>
      </w:r>
      <w:r w:rsidRPr="007226B0">
        <w:rPr>
          <w:sz w:val="16"/>
        </w:rPr>
        <w:t>подпись</w:t>
      </w:r>
      <w:r w:rsidRPr="007226B0">
        <w:rPr>
          <w:sz w:val="16"/>
          <w:szCs w:val="16"/>
        </w:rPr>
        <w:t>)</w:t>
      </w:r>
    </w:p>
    <w:p w:rsidR="00A3162A" w:rsidRPr="007226B0" w:rsidRDefault="00A3162A" w:rsidP="00A3162A">
      <w:pPr>
        <w:jc w:val="center"/>
        <w:rPr>
          <w:color w:val="000000"/>
        </w:rPr>
      </w:pPr>
    </w:p>
    <w:p w:rsidR="00A3162A" w:rsidRPr="007226B0" w:rsidRDefault="00A3162A" w:rsidP="00C2734D">
      <w:pPr>
        <w:tabs>
          <w:tab w:val="center" w:pos="5244"/>
          <w:tab w:val="left" w:pos="6690"/>
        </w:tabs>
        <w:rPr>
          <w:color w:val="000000"/>
        </w:rPr>
      </w:pPr>
    </w:p>
    <w:p w:rsidR="00B902CC" w:rsidRDefault="00B902CC" w:rsidP="005C587C">
      <w:pPr>
        <w:jc w:val="both"/>
        <w:rPr>
          <w:color w:val="000000"/>
        </w:rPr>
      </w:pPr>
    </w:p>
    <w:p w:rsidR="00B902CC" w:rsidRPr="00097C1B" w:rsidRDefault="00B902CC" w:rsidP="00097C1B"/>
    <w:p w:rsidR="00B902CC" w:rsidRPr="00097C1B" w:rsidRDefault="00B902CC" w:rsidP="00097C1B"/>
    <w:p w:rsidR="00B902CC" w:rsidRPr="00097C1B" w:rsidRDefault="00B902CC" w:rsidP="00097C1B"/>
    <w:p w:rsidR="00B902CC" w:rsidRPr="00097C1B" w:rsidRDefault="00B902CC" w:rsidP="00097C1B"/>
    <w:p w:rsidR="00B902CC" w:rsidRDefault="00C321AB" w:rsidP="00097C1B">
      <w:pPr>
        <w:tabs>
          <w:tab w:val="left" w:pos="947"/>
        </w:tabs>
        <w:rPr>
          <w:color w:val="000000"/>
        </w:rPr>
      </w:pPr>
      <w:r>
        <w:rPr>
          <w:color w:val="000000"/>
        </w:rPr>
        <w:tab/>
      </w:r>
    </w:p>
    <w:p w:rsidR="004A3DDD" w:rsidRPr="00097C1B" w:rsidRDefault="00A3162A" w:rsidP="00D4096A">
      <w:pPr>
        <w:jc w:val="center"/>
      </w:pPr>
      <w:r w:rsidRPr="00097C1B">
        <w:br w:type="page"/>
      </w:r>
    </w:p>
    <w:p w:rsidR="000C3EF4" w:rsidRPr="00097C1B" w:rsidRDefault="000C3EF4" w:rsidP="00AA66E8">
      <w:pPr>
        <w:pStyle w:val="afa"/>
        <w:jc w:val="center"/>
        <w:rPr>
          <w:bCs/>
          <w:color w:val="000000"/>
        </w:rPr>
        <w:pPrChange w:id="7" w:author="Sasha Azazlov" w:date="2026-05-20T12:38:00Z" w16du:dateUtc="2026-05-20T09:38:00Z">
          <w:pPr>
            <w:spacing w:line="360" w:lineRule="auto"/>
            <w:jc w:val="center"/>
          </w:pPr>
        </w:pPrChange>
      </w:pPr>
      <w:bookmarkStart w:id="8" w:name="_Toc230173142"/>
      <w:r w:rsidRPr="00097C1B">
        <w:lastRenderedPageBreak/>
        <w:t>СОДЕРЖАНИЕ</w:t>
      </w:r>
      <w:bookmarkEnd w:id="8"/>
    </w:p>
    <w:sdt>
      <w:sdtPr>
        <w:rPr>
          <w:rFonts w:ascii="Times New Roman" w:eastAsiaTheme="majorEastAsia" w:hAnsi="Times New Roman" w:cstheme="majorBidi"/>
          <w:caps w:val="0"/>
          <w:color w:val="0F4761" w:themeColor="accent1" w:themeShade="BF"/>
          <w:sz w:val="28"/>
          <w:szCs w:val="28"/>
        </w:rPr>
        <w:id w:val="-578279783"/>
        <w:docPartObj>
          <w:docPartGallery w:val="Table of Contents"/>
          <w:docPartUnique/>
        </w:docPartObj>
      </w:sdtPr>
      <w:sdtEndPr>
        <w:rPr>
          <w:b w:val="0"/>
          <w:bCs w:val="0"/>
          <w:noProof/>
        </w:rPr>
      </w:sdtEndPr>
      <w:sdtContent>
        <w:p w:rsidR="00AA66E8" w:rsidRPr="00AA66E8" w:rsidRDefault="00E073E0">
          <w:pPr>
            <w:pStyle w:val="11"/>
            <w:tabs>
              <w:tab w:val="right" w:leader="dot" w:pos="9628"/>
            </w:tabs>
            <w:rPr>
              <w:ins w:id="9" w:author="Sasha Azazlov" w:date="2026-05-20T12:38:00Z" w16du:dateUtc="2026-05-20T09:38:00Z"/>
              <w:rFonts w:ascii="Times New Roman" w:eastAsiaTheme="minorEastAsia" w:hAnsi="Times New Roman"/>
              <w:b w:val="0"/>
              <w:bCs w:val="0"/>
              <w:caps w:val="0"/>
              <w:noProof/>
              <w:kern w:val="2"/>
              <w:sz w:val="28"/>
              <w:szCs w:val="28"/>
              <w14:ligatures w14:val="standardContextual"/>
              <w:rPrChange w:id="10" w:author="Sasha Azazlov" w:date="2026-05-20T12:39:00Z" w16du:dateUtc="2026-05-20T09:39:00Z">
                <w:rPr>
                  <w:ins w:id="11" w:author="Sasha Azazlov" w:date="2026-05-20T12:38:00Z" w16du:dateUtc="2026-05-20T09:38:00Z"/>
                  <w:rFonts w:eastAsiaTheme="minorEastAsia" w:cstheme="minorBidi"/>
                  <w:b w:val="0"/>
                  <w:bCs w:val="0"/>
                  <w:caps w:val="0"/>
                  <w:noProof/>
                  <w:kern w:val="2"/>
                  <w:sz w:val="24"/>
                  <w:szCs w:val="24"/>
                  <w14:ligatures w14:val="standardContextual"/>
                </w:rPr>
              </w:rPrChange>
            </w:rPr>
          </w:pPr>
          <w:r w:rsidRPr="00097C1B">
            <w:rPr>
              <w:rFonts w:ascii="Times New Roman" w:hAnsi="Times New Roman"/>
              <w:b w:val="0"/>
              <w:bCs w:val="0"/>
              <w:sz w:val="28"/>
              <w:szCs w:val="28"/>
            </w:rPr>
            <w:fldChar w:fldCharType="begin"/>
          </w:r>
          <w:r w:rsidRPr="00097C1B">
            <w:rPr>
              <w:rFonts w:ascii="Times New Roman" w:hAnsi="Times New Roman"/>
              <w:b w:val="0"/>
              <w:bCs w:val="0"/>
              <w:sz w:val="28"/>
              <w:szCs w:val="28"/>
            </w:rPr>
            <w:instrText xml:space="preserve"> TOC \o "1-3" \h \z \u </w:instrText>
          </w:r>
          <w:r w:rsidRPr="00097C1B">
            <w:rPr>
              <w:rFonts w:ascii="Times New Roman" w:hAnsi="Times New Roman"/>
              <w:b w:val="0"/>
              <w:bCs w:val="0"/>
              <w:sz w:val="28"/>
              <w:szCs w:val="28"/>
            </w:rPr>
            <w:fldChar w:fldCharType="separate"/>
          </w:r>
          <w:ins w:id="12" w:author="Sasha Azazlov" w:date="2026-05-20T12:38:00Z" w16du:dateUtc="2026-05-20T09:38:00Z">
            <w:r w:rsidR="00AA66E8" w:rsidRPr="00AA66E8">
              <w:rPr>
                <w:rStyle w:val="a3"/>
                <w:rFonts w:ascii="Times New Roman" w:hAnsi="Times New Roman"/>
                <w:noProof/>
                <w:sz w:val="28"/>
                <w:szCs w:val="28"/>
                <w:rPrChange w:id="13" w:author="Sasha Azazlov" w:date="2026-05-20T12:39:00Z" w16du:dateUtc="2026-05-20T09:39:00Z">
                  <w:rPr>
                    <w:rStyle w:val="a3"/>
                    <w:noProof/>
                  </w:rPr>
                </w:rPrChange>
              </w:rPr>
              <w:fldChar w:fldCharType="begin"/>
            </w:r>
            <w:r w:rsidR="00AA66E8" w:rsidRPr="00AA66E8">
              <w:rPr>
                <w:rStyle w:val="a3"/>
                <w:rFonts w:ascii="Times New Roman" w:hAnsi="Times New Roman"/>
                <w:noProof/>
                <w:sz w:val="28"/>
                <w:szCs w:val="28"/>
                <w:rPrChange w:id="14" w:author="Sasha Azazlov" w:date="2026-05-20T12:39:00Z" w16du:dateUtc="2026-05-20T09:39:00Z">
                  <w:rPr>
                    <w:rStyle w:val="a3"/>
                    <w:noProof/>
                  </w:rPr>
                </w:rPrChange>
              </w:rPr>
              <w:instrText xml:space="preserve"> </w:instrText>
            </w:r>
            <w:r w:rsidR="00AA66E8" w:rsidRPr="00AA66E8">
              <w:rPr>
                <w:rFonts w:ascii="Times New Roman" w:hAnsi="Times New Roman"/>
                <w:noProof/>
                <w:sz w:val="28"/>
                <w:szCs w:val="28"/>
                <w:rPrChange w:id="15" w:author="Sasha Azazlov" w:date="2026-05-20T12:39:00Z" w16du:dateUtc="2026-05-20T09:39:00Z">
                  <w:rPr>
                    <w:noProof/>
                  </w:rPr>
                </w:rPrChange>
              </w:rPr>
              <w:instrText>HYPERLINK \l "_Toc230173142"</w:instrText>
            </w:r>
            <w:r w:rsidR="00AA66E8" w:rsidRPr="00AA66E8">
              <w:rPr>
                <w:rStyle w:val="a3"/>
                <w:rFonts w:ascii="Times New Roman" w:hAnsi="Times New Roman"/>
                <w:noProof/>
                <w:sz w:val="28"/>
                <w:szCs w:val="28"/>
                <w:rPrChange w:id="16" w:author="Sasha Azazlov" w:date="2026-05-20T12:39:00Z" w16du:dateUtc="2026-05-20T09:39:00Z">
                  <w:rPr>
                    <w:rStyle w:val="a3"/>
                    <w:noProof/>
                  </w:rPr>
                </w:rPrChange>
              </w:rPr>
              <w:instrText xml:space="preserve"> </w:instrText>
            </w:r>
            <w:r w:rsidR="00AA66E8" w:rsidRPr="00AA66E8">
              <w:rPr>
                <w:rStyle w:val="a3"/>
                <w:rFonts w:ascii="Times New Roman" w:hAnsi="Times New Roman"/>
                <w:noProof/>
                <w:sz w:val="28"/>
                <w:szCs w:val="28"/>
                <w:rPrChange w:id="17" w:author="Sasha Azazlov" w:date="2026-05-20T12:39:00Z" w16du:dateUtc="2026-05-20T09:39:00Z">
                  <w:rPr>
                    <w:rStyle w:val="a3"/>
                    <w:noProof/>
                  </w:rPr>
                </w:rPrChange>
              </w:rPr>
            </w:r>
            <w:r w:rsidR="00AA66E8" w:rsidRPr="00AA66E8">
              <w:rPr>
                <w:rStyle w:val="a3"/>
                <w:rFonts w:ascii="Times New Roman" w:hAnsi="Times New Roman"/>
                <w:noProof/>
                <w:sz w:val="28"/>
                <w:szCs w:val="28"/>
                <w:rPrChange w:id="18" w:author="Sasha Azazlov" w:date="2026-05-20T12:39:00Z" w16du:dateUtc="2026-05-20T09:39:00Z">
                  <w:rPr>
                    <w:rStyle w:val="a3"/>
                    <w:noProof/>
                  </w:rPr>
                </w:rPrChange>
              </w:rPr>
              <w:fldChar w:fldCharType="separate"/>
            </w:r>
            <w:r w:rsidR="00AA66E8" w:rsidRPr="00AA66E8">
              <w:rPr>
                <w:rStyle w:val="a3"/>
                <w:rFonts w:ascii="Times New Roman" w:hAnsi="Times New Roman"/>
                <w:noProof/>
                <w:sz w:val="28"/>
                <w:szCs w:val="28"/>
                <w:rPrChange w:id="19" w:author="Sasha Azazlov" w:date="2026-05-20T12:39:00Z" w16du:dateUtc="2026-05-20T09:39:00Z">
                  <w:rPr>
                    <w:rStyle w:val="a3"/>
                    <w:noProof/>
                  </w:rPr>
                </w:rPrChange>
              </w:rPr>
              <w:t>СО</w:t>
            </w:r>
            <w:r w:rsidR="00AA66E8" w:rsidRPr="00AA66E8">
              <w:rPr>
                <w:rStyle w:val="a3"/>
                <w:rFonts w:ascii="Times New Roman" w:hAnsi="Times New Roman"/>
                <w:noProof/>
                <w:sz w:val="28"/>
                <w:szCs w:val="28"/>
                <w:rPrChange w:id="20" w:author="Sasha Azazlov" w:date="2026-05-20T12:39:00Z" w16du:dateUtc="2026-05-20T09:39:00Z">
                  <w:rPr>
                    <w:rStyle w:val="a3"/>
                    <w:noProof/>
                  </w:rPr>
                </w:rPrChange>
              </w:rPr>
              <w:t>Д</w:t>
            </w:r>
            <w:r w:rsidR="00AA66E8" w:rsidRPr="00AA66E8">
              <w:rPr>
                <w:rStyle w:val="a3"/>
                <w:rFonts w:ascii="Times New Roman" w:hAnsi="Times New Roman"/>
                <w:noProof/>
                <w:sz w:val="28"/>
                <w:szCs w:val="28"/>
                <w:rPrChange w:id="21" w:author="Sasha Azazlov" w:date="2026-05-20T12:39:00Z" w16du:dateUtc="2026-05-20T09:39:00Z">
                  <w:rPr>
                    <w:rStyle w:val="a3"/>
                    <w:noProof/>
                  </w:rPr>
                </w:rPrChange>
              </w:rPr>
              <w:t>ЕР</w:t>
            </w:r>
            <w:r w:rsidR="00AA66E8" w:rsidRPr="00AA66E8">
              <w:rPr>
                <w:rStyle w:val="a3"/>
                <w:rFonts w:ascii="Times New Roman" w:hAnsi="Times New Roman"/>
                <w:noProof/>
                <w:sz w:val="28"/>
                <w:szCs w:val="28"/>
                <w:rPrChange w:id="22" w:author="Sasha Azazlov" w:date="2026-05-20T12:39:00Z" w16du:dateUtc="2026-05-20T09:39:00Z">
                  <w:rPr>
                    <w:rStyle w:val="a3"/>
                    <w:noProof/>
                  </w:rPr>
                </w:rPrChange>
              </w:rPr>
              <w:t>Ж</w:t>
            </w:r>
            <w:r w:rsidR="00AA66E8" w:rsidRPr="00AA66E8">
              <w:rPr>
                <w:rStyle w:val="a3"/>
                <w:rFonts w:ascii="Times New Roman" w:hAnsi="Times New Roman"/>
                <w:noProof/>
                <w:sz w:val="28"/>
                <w:szCs w:val="28"/>
                <w:rPrChange w:id="23" w:author="Sasha Azazlov" w:date="2026-05-20T12:39:00Z" w16du:dateUtc="2026-05-20T09:39:00Z">
                  <w:rPr>
                    <w:rStyle w:val="a3"/>
                    <w:noProof/>
                  </w:rPr>
                </w:rPrChange>
              </w:rPr>
              <w:t>АНИЕ</w:t>
            </w:r>
            <w:r w:rsidR="00AA66E8" w:rsidRPr="00AA66E8">
              <w:rPr>
                <w:rFonts w:ascii="Times New Roman" w:hAnsi="Times New Roman"/>
                <w:noProof/>
                <w:webHidden/>
                <w:sz w:val="28"/>
                <w:szCs w:val="28"/>
                <w:rPrChange w:id="24" w:author="Sasha Azazlov" w:date="2026-05-20T12:39:00Z" w16du:dateUtc="2026-05-20T09:39:00Z">
                  <w:rPr>
                    <w:noProof/>
                    <w:webHidden/>
                  </w:rPr>
                </w:rPrChange>
              </w:rPr>
              <w:tab/>
            </w:r>
            <w:r w:rsidR="00AA66E8" w:rsidRPr="00AA66E8">
              <w:rPr>
                <w:rFonts w:ascii="Times New Roman" w:hAnsi="Times New Roman"/>
                <w:noProof/>
                <w:webHidden/>
                <w:sz w:val="28"/>
                <w:szCs w:val="28"/>
                <w:rPrChange w:id="25" w:author="Sasha Azazlov" w:date="2026-05-20T12:39:00Z" w16du:dateUtc="2026-05-20T09:39:00Z">
                  <w:rPr>
                    <w:noProof/>
                    <w:webHidden/>
                  </w:rPr>
                </w:rPrChange>
              </w:rPr>
              <w:fldChar w:fldCharType="begin"/>
            </w:r>
            <w:r w:rsidR="00AA66E8" w:rsidRPr="00AA66E8">
              <w:rPr>
                <w:rFonts w:ascii="Times New Roman" w:hAnsi="Times New Roman"/>
                <w:noProof/>
                <w:webHidden/>
                <w:sz w:val="28"/>
                <w:szCs w:val="28"/>
                <w:rPrChange w:id="26" w:author="Sasha Azazlov" w:date="2026-05-20T12:39:00Z" w16du:dateUtc="2026-05-20T09:39:00Z">
                  <w:rPr>
                    <w:noProof/>
                    <w:webHidden/>
                  </w:rPr>
                </w:rPrChange>
              </w:rPr>
              <w:instrText xml:space="preserve"> PAGEREF _Toc230173142 \h </w:instrText>
            </w:r>
            <w:r w:rsidR="00AA66E8" w:rsidRPr="00AA66E8">
              <w:rPr>
                <w:rFonts w:ascii="Times New Roman" w:hAnsi="Times New Roman"/>
                <w:noProof/>
                <w:webHidden/>
                <w:sz w:val="28"/>
                <w:szCs w:val="28"/>
                <w:rPrChange w:id="27" w:author="Sasha Azazlov" w:date="2026-05-20T12:39:00Z" w16du:dateUtc="2026-05-20T09:39:00Z">
                  <w:rPr>
                    <w:noProof/>
                    <w:webHidden/>
                  </w:rPr>
                </w:rPrChange>
              </w:rPr>
            </w:r>
            <w:r w:rsidR="00AA66E8" w:rsidRPr="00AA66E8">
              <w:rPr>
                <w:rFonts w:ascii="Times New Roman" w:hAnsi="Times New Roman"/>
                <w:noProof/>
                <w:webHidden/>
                <w:sz w:val="28"/>
                <w:szCs w:val="28"/>
                <w:rPrChange w:id="28" w:author="Sasha Azazlov" w:date="2026-05-20T12:39:00Z" w16du:dateUtc="2026-05-20T09:39:00Z">
                  <w:rPr>
                    <w:noProof/>
                    <w:webHidden/>
                  </w:rPr>
                </w:rPrChange>
              </w:rPr>
              <w:fldChar w:fldCharType="separate"/>
            </w:r>
            <w:r w:rsidR="00AA66E8" w:rsidRPr="00AA66E8">
              <w:rPr>
                <w:rFonts w:ascii="Times New Roman" w:hAnsi="Times New Roman"/>
                <w:noProof/>
                <w:webHidden/>
                <w:sz w:val="28"/>
                <w:szCs w:val="28"/>
                <w:rPrChange w:id="29" w:author="Sasha Azazlov" w:date="2026-05-20T12:39:00Z" w16du:dateUtc="2026-05-20T09:39:00Z">
                  <w:rPr>
                    <w:noProof/>
                    <w:webHidden/>
                  </w:rPr>
                </w:rPrChange>
              </w:rPr>
              <w:t>3</w:t>
            </w:r>
            <w:r w:rsidR="00AA66E8" w:rsidRPr="00AA66E8">
              <w:rPr>
                <w:rFonts w:ascii="Times New Roman" w:hAnsi="Times New Roman"/>
                <w:noProof/>
                <w:webHidden/>
                <w:sz w:val="28"/>
                <w:szCs w:val="28"/>
                <w:rPrChange w:id="30" w:author="Sasha Azazlov" w:date="2026-05-20T12:39:00Z" w16du:dateUtc="2026-05-20T09:39:00Z">
                  <w:rPr>
                    <w:noProof/>
                    <w:webHidden/>
                  </w:rPr>
                </w:rPrChange>
              </w:rPr>
              <w:fldChar w:fldCharType="end"/>
            </w:r>
            <w:r w:rsidR="00AA66E8" w:rsidRPr="00AA66E8">
              <w:rPr>
                <w:rStyle w:val="a3"/>
                <w:rFonts w:ascii="Times New Roman" w:hAnsi="Times New Roman"/>
                <w:noProof/>
                <w:sz w:val="28"/>
                <w:szCs w:val="28"/>
                <w:rPrChange w:id="31" w:author="Sasha Azazlov" w:date="2026-05-20T12:39:00Z" w16du:dateUtc="2026-05-20T09:39:00Z">
                  <w:rPr>
                    <w:rStyle w:val="a3"/>
                    <w:noProof/>
                  </w:rPr>
                </w:rPrChange>
              </w:rPr>
              <w:fldChar w:fldCharType="end"/>
            </w:r>
          </w:ins>
        </w:p>
        <w:p w:rsidR="00AA66E8" w:rsidRPr="00AA66E8" w:rsidRDefault="00AA66E8">
          <w:pPr>
            <w:pStyle w:val="11"/>
            <w:tabs>
              <w:tab w:val="right" w:leader="dot" w:pos="9628"/>
            </w:tabs>
            <w:rPr>
              <w:ins w:id="32" w:author="Sasha Azazlov" w:date="2026-05-20T12:38:00Z" w16du:dateUtc="2026-05-20T09:38:00Z"/>
              <w:rFonts w:ascii="Times New Roman" w:eastAsiaTheme="minorEastAsia" w:hAnsi="Times New Roman"/>
              <w:b w:val="0"/>
              <w:bCs w:val="0"/>
              <w:caps w:val="0"/>
              <w:noProof/>
              <w:kern w:val="2"/>
              <w:sz w:val="28"/>
              <w:szCs w:val="28"/>
              <w14:ligatures w14:val="standardContextual"/>
              <w:rPrChange w:id="33" w:author="Sasha Azazlov" w:date="2026-05-20T12:39:00Z" w16du:dateUtc="2026-05-20T09:39:00Z">
                <w:rPr>
                  <w:ins w:id="34" w:author="Sasha Azazlov" w:date="2026-05-20T12:38:00Z" w16du:dateUtc="2026-05-20T09:38:00Z"/>
                  <w:rFonts w:eastAsiaTheme="minorEastAsia" w:cstheme="minorBidi"/>
                  <w:b w:val="0"/>
                  <w:bCs w:val="0"/>
                  <w:caps w:val="0"/>
                  <w:noProof/>
                  <w:kern w:val="2"/>
                  <w:sz w:val="24"/>
                  <w:szCs w:val="24"/>
                  <w14:ligatures w14:val="standardContextual"/>
                </w:rPr>
              </w:rPrChange>
            </w:rPr>
          </w:pPr>
          <w:ins w:id="35" w:author="Sasha Azazlov" w:date="2026-05-20T12:38:00Z" w16du:dateUtc="2026-05-20T09:38:00Z">
            <w:r w:rsidRPr="00AA66E8">
              <w:rPr>
                <w:rStyle w:val="a3"/>
                <w:rFonts w:ascii="Times New Roman" w:hAnsi="Times New Roman"/>
                <w:noProof/>
                <w:sz w:val="28"/>
                <w:szCs w:val="28"/>
                <w:rPrChange w:id="3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3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38" w:author="Sasha Azazlov" w:date="2026-05-20T12:39:00Z" w16du:dateUtc="2026-05-20T09:39:00Z">
                  <w:rPr>
                    <w:noProof/>
                  </w:rPr>
                </w:rPrChange>
              </w:rPr>
              <w:instrText>HYPERLINK \l "_Toc230173143"</w:instrText>
            </w:r>
            <w:r w:rsidRPr="00AA66E8">
              <w:rPr>
                <w:rStyle w:val="a3"/>
                <w:rFonts w:ascii="Times New Roman" w:hAnsi="Times New Roman"/>
                <w:noProof/>
                <w:sz w:val="28"/>
                <w:szCs w:val="28"/>
                <w:rPrChange w:id="3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40" w:author="Sasha Azazlov" w:date="2026-05-20T12:39:00Z" w16du:dateUtc="2026-05-20T09:39:00Z">
                  <w:rPr>
                    <w:rStyle w:val="a3"/>
                    <w:noProof/>
                  </w:rPr>
                </w:rPrChange>
              </w:rPr>
            </w:r>
            <w:r w:rsidRPr="00AA66E8">
              <w:rPr>
                <w:rStyle w:val="a3"/>
                <w:rFonts w:ascii="Times New Roman" w:hAnsi="Times New Roman"/>
                <w:noProof/>
                <w:sz w:val="28"/>
                <w:szCs w:val="28"/>
                <w:rPrChange w:id="4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42" w:author="Sasha Azazlov" w:date="2026-05-20T12:39:00Z" w16du:dateUtc="2026-05-20T09:39:00Z">
                  <w:rPr>
                    <w:rStyle w:val="a3"/>
                    <w:noProof/>
                  </w:rPr>
                </w:rPrChange>
              </w:rPr>
              <w:t>ВВЕДЕНИЕ</w:t>
            </w:r>
            <w:r w:rsidRPr="00AA66E8">
              <w:rPr>
                <w:rFonts w:ascii="Times New Roman" w:hAnsi="Times New Roman"/>
                <w:noProof/>
                <w:webHidden/>
                <w:sz w:val="28"/>
                <w:szCs w:val="28"/>
                <w:rPrChange w:id="43" w:author="Sasha Azazlov" w:date="2026-05-20T12:39:00Z" w16du:dateUtc="2026-05-20T09:39:00Z">
                  <w:rPr>
                    <w:noProof/>
                    <w:webHidden/>
                  </w:rPr>
                </w:rPrChange>
              </w:rPr>
              <w:tab/>
            </w:r>
            <w:r w:rsidRPr="00AA66E8">
              <w:rPr>
                <w:rFonts w:ascii="Times New Roman" w:hAnsi="Times New Roman"/>
                <w:noProof/>
                <w:webHidden/>
                <w:sz w:val="28"/>
                <w:szCs w:val="28"/>
                <w:rPrChange w:id="4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45" w:author="Sasha Azazlov" w:date="2026-05-20T12:39:00Z" w16du:dateUtc="2026-05-20T09:39:00Z">
                  <w:rPr>
                    <w:noProof/>
                    <w:webHidden/>
                  </w:rPr>
                </w:rPrChange>
              </w:rPr>
              <w:instrText xml:space="preserve"> PAGEREF _Toc230173143 \h </w:instrText>
            </w:r>
            <w:r w:rsidRPr="00AA66E8">
              <w:rPr>
                <w:rFonts w:ascii="Times New Roman" w:hAnsi="Times New Roman"/>
                <w:noProof/>
                <w:webHidden/>
                <w:sz w:val="28"/>
                <w:szCs w:val="28"/>
                <w:rPrChange w:id="46" w:author="Sasha Azazlov" w:date="2026-05-20T12:39:00Z" w16du:dateUtc="2026-05-20T09:39:00Z">
                  <w:rPr>
                    <w:noProof/>
                    <w:webHidden/>
                  </w:rPr>
                </w:rPrChange>
              </w:rPr>
            </w:r>
            <w:r w:rsidRPr="00AA66E8">
              <w:rPr>
                <w:rFonts w:ascii="Times New Roman" w:hAnsi="Times New Roman"/>
                <w:noProof/>
                <w:webHidden/>
                <w:sz w:val="28"/>
                <w:szCs w:val="28"/>
                <w:rPrChange w:id="4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48" w:author="Sasha Azazlov" w:date="2026-05-20T12:39:00Z" w16du:dateUtc="2026-05-20T09:39:00Z">
                  <w:rPr>
                    <w:noProof/>
                    <w:webHidden/>
                  </w:rPr>
                </w:rPrChange>
              </w:rPr>
              <w:t>4</w:t>
            </w:r>
            <w:r w:rsidRPr="00AA66E8">
              <w:rPr>
                <w:rFonts w:ascii="Times New Roman" w:hAnsi="Times New Roman"/>
                <w:noProof/>
                <w:webHidden/>
                <w:sz w:val="28"/>
                <w:szCs w:val="28"/>
                <w:rPrChange w:id="4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50" w:author="Sasha Azazlov" w:date="2026-05-20T12:39:00Z" w16du:dateUtc="2026-05-20T09:39:00Z">
                  <w:rPr>
                    <w:rStyle w:val="a3"/>
                    <w:noProof/>
                  </w:rPr>
                </w:rPrChange>
              </w:rPr>
              <w:fldChar w:fldCharType="end"/>
            </w:r>
          </w:ins>
        </w:p>
        <w:p w:rsidR="00AA66E8" w:rsidRPr="00AA66E8" w:rsidRDefault="00AA66E8">
          <w:pPr>
            <w:pStyle w:val="11"/>
            <w:tabs>
              <w:tab w:val="right" w:leader="dot" w:pos="9628"/>
            </w:tabs>
            <w:rPr>
              <w:ins w:id="51" w:author="Sasha Azazlov" w:date="2026-05-20T12:38:00Z" w16du:dateUtc="2026-05-20T09:38:00Z"/>
              <w:rFonts w:ascii="Times New Roman" w:eastAsiaTheme="minorEastAsia" w:hAnsi="Times New Roman"/>
              <w:b w:val="0"/>
              <w:bCs w:val="0"/>
              <w:caps w:val="0"/>
              <w:noProof/>
              <w:kern w:val="2"/>
              <w:sz w:val="28"/>
              <w:szCs w:val="28"/>
              <w14:ligatures w14:val="standardContextual"/>
              <w:rPrChange w:id="52" w:author="Sasha Azazlov" w:date="2026-05-20T12:39:00Z" w16du:dateUtc="2026-05-20T09:39:00Z">
                <w:rPr>
                  <w:ins w:id="53" w:author="Sasha Azazlov" w:date="2026-05-20T12:38:00Z" w16du:dateUtc="2026-05-20T09:38:00Z"/>
                  <w:rFonts w:eastAsiaTheme="minorEastAsia" w:cstheme="minorBidi"/>
                  <w:b w:val="0"/>
                  <w:bCs w:val="0"/>
                  <w:caps w:val="0"/>
                  <w:noProof/>
                  <w:kern w:val="2"/>
                  <w:sz w:val="24"/>
                  <w:szCs w:val="24"/>
                  <w14:ligatures w14:val="standardContextual"/>
                </w:rPr>
              </w:rPrChange>
            </w:rPr>
          </w:pPr>
          <w:ins w:id="54" w:author="Sasha Azazlov" w:date="2026-05-20T12:38:00Z" w16du:dateUtc="2026-05-20T09:38:00Z">
            <w:r w:rsidRPr="00AA66E8">
              <w:rPr>
                <w:rStyle w:val="a3"/>
                <w:rFonts w:ascii="Times New Roman" w:hAnsi="Times New Roman"/>
                <w:noProof/>
                <w:sz w:val="28"/>
                <w:szCs w:val="28"/>
                <w:rPrChange w:id="5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5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57" w:author="Sasha Azazlov" w:date="2026-05-20T12:39:00Z" w16du:dateUtc="2026-05-20T09:39:00Z">
                  <w:rPr>
                    <w:noProof/>
                  </w:rPr>
                </w:rPrChange>
              </w:rPr>
              <w:instrText>HYPERLINK \l "_Toc230173144"</w:instrText>
            </w:r>
            <w:r w:rsidRPr="00AA66E8">
              <w:rPr>
                <w:rStyle w:val="a3"/>
                <w:rFonts w:ascii="Times New Roman" w:hAnsi="Times New Roman"/>
                <w:noProof/>
                <w:sz w:val="28"/>
                <w:szCs w:val="28"/>
                <w:rPrChange w:id="5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59" w:author="Sasha Azazlov" w:date="2026-05-20T12:39:00Z" w16du:dateUtc="2026-05-20T09:39:00Z">
                  <w:rPr>
                    <w:rStyle w:val="a3"/>
                    <w:noProof/>
                  </w:rPr>
                </w:rPrChange>
              </w:rPr>
            </w:r>
            <w:r w:rsidRPr="00AA66E8">
              <w:rPr>
                <w:rStyle w:val="a3"/>
                <w:rFonts w:ascii="Times New Roman" w:hAnsi="Times New Roman"/>
                <w:noProof/>
                <w:sz w:val="28"/>
                <w:szCs w:val="28"/>
                <w:rPrChange w:id="6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61" w:author="Sasha Azazlov" w:date="2026-05-20T12:39:00Z" w16du:dateUtc="2026-05-20T09:39:00Z">
                  <w:rPr>
                    <w:rStyle w:val="a3"/>
                    <w:noProof/>
                  </w:rPr>
                </w:rPrChange>
              </w:rPr>
              <w:t xml:space="preserve">ГЛАВА 1. </w:t>
            </w:r>
            <w:r w:rsidRPr="00AA66E8">
              <w:rPr>
                <w:rStyle w:val="a3"/>
                <w:rFonts w:ascii="Times New Roman" w:hAnsi="Times New Roman"/>
                <w:noProof/>
                <w:sz w:val="28"/>
                <w:szCs w:val="28"/>
                <w:rPrChange w:id="62" w:author="Sasha Azazlov" w:date="2026-05-20T12:39:00Z" w16du:dateUtc="2026-05-20T09:39:00Z">
                  <w:rPr>
                    <w:rStyle w:val="a3"/>
                    <w:noProof/>
                  </w:rPr>
                </w:rPrChange>
              </w:rPr>
              <w:t>А</w:t>
            </w:r>
            <w:r w:rsidRPr="00AA66E8">
              <w:rPr>
                <w:rStyle w:val="a3"/>
                <w:rFonts w:ascii="Times New Roman" w:hAnsi="Times New Roman"/>
                <w:noProof/>
                <w:sz w:val="28"/>
                <w:szCs w:val="28"/>
                <w:rPrChange w:id="63" w:author="Sasha Azazlov" w:date="2026-05-20T12:39:00Z" w16du:dateUtc="2026-05-20T09:39:00Z">
                  <w:rPr>
                    <w:rStyle w:val="a3"/>
                    <w:noProof/>
                  </w:rPr>
                </w:rPrChange>
              </w:rPr>
              <w:t>НАЛИЗ ПРЕДМЕТНОЙ ОБЛАСТИ И ПОСТАНОВКА ЗАДАЧИ НА РАЗРАБОТКУ ИНФОРМАЦИОННОЙ СИСТЕМЫ</w:t>
            </w:r>
            <w:r w:rsidRPr="00AA66E8">
              <w:rPr>
                <w:rFonts w:ascii="Times New Roman" w:hAnsi="Times New Roman"/>
                <w:noProof/>
                <w:webHidden/>
                <w:sz w:val="28"/>
                <w:szCs w:val="28"/>
                <w:rPrChange w:id="64" w:author="Sasha Azazlov" w:date="2026-05-20T12:39:00Z" w16du:dateUtc="2026-05-20T09:39:00Z">
                  <w:rPr>
                    <w:noProof/>
                    <w:webHidden/>
                  </w:rPr>
                </w:rPrChange>
              </w:rPr>
              <w:tab/>
            </w:r>
            <w:r w:rsidRPr="00AA66E8">
              <w:rPr>
                <w:rFonts w:ascii="Times New Roman" w:hAnsi="Times New Roman"/>
                <w:noProof/>
                <w:webHidden/>
                <w:sz w:val="28"/>
                <w:szCs w:val="28"/>
                <w:rPrChange w:id="6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66" w:author="Sasha Azazlov" w:date="2026-05-20T12:39:00Z" w16du:dateUtc="2026-05-20T09:39:00Z">
                  <w:rPr>
                    <w:noProof/>
                    <w:webHidden/>
                  </w:rPr>
                </w:rPrChange>
              </w:rPr>
              <w:instrText xml:space="preserve"> PAGEREF _Toc230173144 \h </w:instrText>
            </w:r>
            <w:r w:rsidRPr="00AA66E8">
              <w:rPr>
                <w:rFonts w:ascii="Times New Roman" w:hAnsi="Times New Roman"/>
                <w:noProof/>
                <w:webHidden/>
                <w:sz w:val="28"/>
                <w:szCs w:val="28"/>
                <w:rPrChange w:id="67" w:author="Sasha Azazlov" w:date="2026-05-20T12:39:00Z" w16du:dateUtc="2026-05-20T09:39:00Z">
                  <w:rPr>
                    <w:noProof/>
                    <w:webHidden/>
                  </w:rPr>
                </w:rPrChange>
              </w:rPr>
            </w:r>
            <w:r w:rsidRPr="00AA66E8">
              <w:rPr>
                <w:rFonts w:ascii="Times New Roman" w:hAnsi="Times New Roman"/>
                <w:noProof/>
                <w:webHidden/>
                <w:sz w:val="28"/>
                <w:szCs w:val="28"/>
                <w:rPrChange w:id="6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69" w:author="Sasha Azazlov" w:date="2026-05-20T12:39:00Z" w16du:dateUtc="2026-05-20T09:39:00Z">
                  <w:rPr>
                    <w:noProof/>
                    <w:webHidden/>
                  </w:rPr>
                </w:rPrChange>
              </w:rPr>
              <w:t>8</w:t>
            </w:r>
            <w:r w:rsidRPr="00AA66E8">
              <w:rPr>
                <w:rFonts w:ascii="Times New Roman" w:hAnsi="Times New Roman"/>
                <w:noProof/>
                <w:webHidden/>
                <w:sz w:val="28"/>
                <w:szCs w:val="28"/>
                <w:rPrChange w:id="7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71"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72" w:author="Sasha Azazlov" w:date="2026-05-20T12:38:00Z" w16du:dateUtc="2026-05-20T09:38:00Z"/>
              <w:rFonts w:ascii="Times New Roman" w:eastAsiaTheme="minorEastAsia" w:hAnsi="Times New Roman"/>
              <w:smallCaps w:val="0"/>
              <w:noProof/>
              <w:kern w:val="2"/>
              <w:sz w:val="28"/>
              <w:szCs w:val="28"/>
              <w14:ligatures w14:val="standardContextual"/>
              <w:rPrChange w:id="73" w:author="Sasha Azazlov" w:date="2026-05-20T12:39:00Z" w16du:dateUtc="2026-05-20T09:39:00Z">
                <w:rPr>
                  <w:ins w:id="74" w:author="Sasha Azazlov" w:date="2026-05-20T12:38:00Z" w16du:dateUtc="2026-05-20T09:38:00Z"/>
                  <w:rFonts w:eastAsiaTheme="minorEastAsia" w:cstheme="minorBidi"/>
                  <w:smallCaps w:val="0"/>
                  <w:noProof/>
                  <w:kern w:val="2"/>
                  <w:sz w:val="24"/>
                  <w:szCs w:val="24"/>
                  <w14:ligatures w14:val="standardContextual"/>
                </w:rPr>
              </w:rPrChange>
            </w:rPr>
          </w:pPr>
          <w:ins w:id="75" w:author="Sasha Azazlov" w:date="2026-05-20T12:38:00Z" w16du:dateUtc="2026-05-20T09:38:00Z">
            <w:r w:rsidRPr="00AA66E8">
              <w:rPr>
                <w:rStyle w:val="a3"/>
                <w:rFonts w:ascii="Times New Roman" w:hAnsi="Times New Roman"/>
                <w:noProof/>
                <w:sz w:val="28"/>
                <w:szCs w:val="28"/>
                <w:rPrChange w:id="7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7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78" w:author="Sasha Azazlov" w:date="2026-05-20T12:39:00Z" w16du:dateUtc="2026-05-20T09:39:00Z">
                  <w:rPr>
                    <w:noProof/>
                  </w:rPr>
                </w:rPrChange>
              </w:rPr>
              <w:instrText>HYPERLINK \l "_Toc230173145"</w:instrText>
            </w:r>
            <w:r w:rsidRPr="00AA66E8">
              <w:rPr>
                <w:rStyle w:val="a3"/>
                <w:rFonts w:ascii="Times New Roman" w:hAnsi="Times New Roman"/>
                <w:noProof/>
                <w:sz w:val="28"/>
                <w:szCs w:val="28"/>
                <w:rPrChange w:id="7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80" w:author="Sasha Azazlov" w:date="2026-05-20T12:39:00Z" w16du:dateUtc="2026-05-20T09:39:00Z">
                  <w:rPr>
                    <w:rStyle w:val="a3"/>
                    <w:noProof/>
                  </w:rPr>
                </w:rPrChange>
              </w:rPr>
            </w:r>
            <w:r w:rsidRPr="00AA66E8">
              <w:rPr>
                <w:rStyle w:val="a3"/>
                <w:rFonts w:ascii="Times New Roman" w:hAnsi="Times New Roman"/>
                <w:noProof/>
                <w:sz w:val="28"/>
                <w:szCs w:val="28"/>
                <w:rPrChange w:id="8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82" w:author="Sasha Azazlov" w:date="2026-05-20T12:39:00Z" w16du:dateUtc="2026-05-20T09:39:00Z">
                  <w:rPr>
                    <w:rStyle w:val="a3"/>
                    <w:noProof/>
                  </w:rPr>
                </w:rPrChange>
              </w:rPr>
              <w:t>1.1 Общая характеристика предметной области</w:t>
            </w:r>
            <w:r w:rsidRPr="00AA66E8">
              <w:rPr>
                <w:rFonts w:ascii="Times New Roman" w:hAnsi="Times New Roman"/>
                <w:noProof/>
                <w:webHidden/>
                <w:sz w:val="28"/>
                <w:szCs w:val="28"/>
                <w:rPrChange w:id="83" w:author="Sasha Azazlov" w:date="2026-05-20T12:39:00Z" w16du:dateUtc="2026-05-20T09:39:00Z">
                  <w:rPr>
                    <w:noProof/>
                    <w:webHidden/>
                  </w:rPr>
                </w:rPrChange>
              </w:rPr>
              <w:tab/>
            </w:r>
            <w:r w:rsidRPr="00AA66E8">
              <w:rPr>
                <w:rFonts w:ascii="Times New Roman" w:hAnsi="Times New Roman"/>
                <w:noProof/>
                <w:webHidden/>
                <w:sz w:val="28"/>
                <w:szCs w:val="28"/>
                <w:rPrChange w:id="8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85" w:author="Sasha Azazlov" w:date="2026-05-20T12:39:00Z" w16du:dateUtc="2026-05-20T09:39:00Z">
                  <w:rPr>
                    <w:noProof/>
                    <w:webHidden/>
                  </w:rPr>
                </w:rPrChange>
              </w:rPr>
              <w:instrText xml:space="preserve"> PAGEREF _Toc230173145 \h </w:instrText>
            </w:r>
            <w:r w:rsidRPr="00AA66E8">
              <w:rPr>
                <w:rFonts w:ascii="Times New Roman" w:hAnsi="Times New Roman"/>
                <w:noProof/>
                <w:webHidden/>
                <w:sz w:val="28"/>
                <w:szCs w:val="28"/>
                <w:rPrChange w:id="86" w:author="Sasha Azazlov" w:date="2026-05-20T12:39:00Z" w16du:dateUtc="2026-05-20T09:39:00Z">
                  <w:rPr>
                    <w:noProof/>
                    <w:webHidden/>
                  </w:rPr>
                </w:rPrChange>
              </w:rPr>
            </w:r>
            <w:r w:rsidRPr="00AA66E8">
              <w:rPr>
                <w:rFonts w:ascii="Times New Roman" w:hAnsi="Times New Roman"/>
                <w:noProof/>
                <w:webHidden/>
                <w:sz w:val="28"/>
                <w:szCs w:val="28"/>
                <w:rPrChange w:id="8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88" w:author="Sasha Azazlov" w:date="2026-05-20T12:39:00Z" w16du:dateUtc="2026-05-20T09:39:00Z">
                  <w:rPr>
                    <w:noProof/>
                    <w:webHidden/>
                  </w:rPr>
                </w:rPrChange>
              </w:rPr>
              <w:t>8</w:t>
            </w:r>
            <w:r w:rsidRPr="00AA66E8">
              <w:rPr>
                <w:rFonts w:ascii="Times New Roman" w:hAnsi="Times New Roman"/>
                <w:noProof/>
                <w:webHidden/>
                <w:sz w:val="28"/>
                <w:szCs w:val="28"/>
                <w:rPrChange w:id="8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90"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91" w:author="Sasha Azazlov" w:date="2026-05-20T12:38:00Z" w16du:dateUtc="2026-05-20T09:38:00Z"/>
              <w:rFonts w:ascii="Times New Roman" w:eastAsiaTheme="minorEastAsia" w:hAnsi="Times New Roman"/>
              <w:i w:val="0"/>
              <w:iCs w:val="0"/>
              <w:noProof/>
              <w:kern w:val="2"/>
              <w:sz w:val="28"/>
              <w:szCs w:val="28"/>
              <w14:ligatures w14:val="standardContextual"/>
              <w:rPrChange w:id="92" w:author="Sasha Azazlov" w:date="2026-05-20T12:39:00Z" w16du:dateUtc="2026-05-20T09:39:00Z">
                <w:rPr>
                  <w:ins w:id="93" w:author="Sasha Azazlov" w:date="2026-05-20T12:38:00Z" w16du:dateUtc="2026-05-20T09:38:00Z"/>
                  <w:rFonts w:eastAsiaTheme="minorEastAsia" w:cstheme="minorBidi"/>
                  <w:i w:val="0"/>
                  <w:iCs w:val="0"/>
                  <w:noProof/>
                  <w:kern w:val="2"/>
                  <w:sz w:val="24"/>
                  <w:szCs w:val="24"/>
                  <w14:ligatures w14:val="standardContextual"/>
                </w:rPr>
              </w:rPrChange>
            </w:rPr>
          </w:pPr>
          <w:ins w:id="94" w:author="Sasha Azazlov" w:date="2026-05-20T12:38:00Z" w16du:dateUtc="2026-05-20T09:38:00Z">
            <w:r w:rsidRPr="00AA66E8">
              <w:rPr>
                <w:rStyle w:val="a3"/>
                <w:rFonts w:ascii="Times New Roman" w:hAnsi="Times New Roman"/>
                <w:noProof/>
                <w:sz w:val="28"/>
                <w:szCs w:val="28"/>
                <w:rPrChange w:id="9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9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97" w:author="Sasha Azazlov" w:date="2026-05-20T12:39:00Z" w16du:dateUtc="2026-05-20T09:39:00Z">
                  <w:rPr>
                    <w:noProof/>
                  </w:rPr>
                </w:rPrChange>
              </w:rPr>
              <w:instrText>HYPERLINK \l "_Toc230173146"</w:instrText>
            </w:r>
            <w:r w:rsidRPr="00AA66E8">
              <w:rPr>
                <w:rStyle w:val="a3"/>
                <w:rFonts w:ascii="Times New Roman" w:hAnsi="Times New Roman"/>
                <w:noProof/>
                <w:sz w:val="28"/>
                <w:szCs w:val="28"/>
                <w:rPrChange w:id="9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99" w:author="Sasha Azazlov" w:date="2026-05-20T12:39:00Z" w16du:dateUtc="2026-05-20T09:39:00Z">
                  <w:rPr>
                    <w:rStyle w:val="a3"/>
                    <w:noProof/>
                  </w:rPr>
                </w:rPrChange>
              </w:rPr>
            </w:r>
            <w:r w:rsidRPr="00AA66E8">
              <w:rPr>
                <w:rStyle w:val="a3"/>
                <w:rFonts w:ascii="Times New Roman" w:hAnsi="Times New Roman"/>
                <w:noProof/>
                <w:sz w:val="28"/>
                <w:szCs w:val="28"/>
                <w:rPrChange w:id="10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01" w:author="Sasha Azazlov" w:date="2026-05-20T12:39:00Z" w16du:dateUtc="2026-05-20T09:39:00Z">
                  <w:rPr>
                    <w:rStyle w:val="a3"/>
                    <w:rFonts w:ascii="Times New Roman" w:hAnsi="Times New Roman"/>
                    <w:noProof/>
                  </w:rPr>
                </w:rPrChange>
              </w:rPr>
              <w:t>1.1.1 Информационная безопасность в корпоративной среде</w:t>
            </w:r>
            <w:r w:rsidRPr="00AA66E8">
              <w:rPr>
                <w:rFonts w:ascii="Times New Roman" w:hAnsi="Times New Roman"/>
                <w:noProof/>
                <w:webHidden/>
                <w:sz w:val="28"/>
                <w:szCs w:val="28"/>
                <w:rPrChange w:id="102" w:author="Sasha Azazlov" w:date="2026-05-20T12:39:00Z" w16du:dateUtc="2026-05-20T09:39:00Z">
                  <w:rPr>
                    <w:noProof/>
                    <w:webHidden/>
                  </w:rPr>
                </w:rPrChange>
              </w:rPr>
              <w:tab/>
            </w:r>
            <w:r w:rsidRPr="00AA66E8">
              <w:rPr>
                <w:rFonts w:ascii="Times New Roman" w:hAnsi="Times New Roman"/>
                <w:noProof/>
                <w:webHidden/>
                <w:sz w:val="28"/>
                <w:szCs w:val="28"/>
                <w:rPrChange w:id="10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04" w:author="Sasha Azazlov" w:date="2026-05-20T12:39:00Z" w16du:dateUtc="2026-05-20T09:39:00Z">
                  <w:rPr>
                    <w:noProof/>
                    <w:webHidden/>
                  </w:rPr>
                </w:rPrChange>
              </w:rPr>
              <w:instrText xml:space="preserve"> PAGEREF _Toc230173146 \h </w:instrText>
            </w:r>
            <w:r w:rsidRPr="00AA66E8">
              <w:rPr>
                <w:rFonts w:ascii="Times New Roman" w:hAnsi="Times New Roman"/>
                <w:noProof/>
                <w:webHidden/>
                <w:sz w:val="28"/>
                <w:szCs w:val="28"/>
                <w:rPrChange w:id="105" w:author="Sasha Azazlov" w:date="2026-05-20T12:39:00Z" w16du:dateUtc="2026-05-20T09:39:00Z">
                  <w:rPr>
                    <w:noProof/>
                    <w:webHidden/>
                  </w:rPr>
                </w:rPrChange>
              </w:rPr>
            </w:r>
            <w:r w:rsidRPr="00AA66E8">
              <w:rPr>
                <w:rFonts w:ascii="Times New Roman" w:hAnsi="Times New Roman"/>
                <w:noProof/>
                <w:webHidden/>
                <w:sz w:val="28"/>
                <w:szCs w:val="28"/>
                <w:rPrChange w:id="10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07" w:author="Sasha Azazlov" w:date="2026-05-20T12:39:00Z" w16du:dateUtc="2026-05-20T09:39:00Z">
                  <w:rPr>
                    <w:noProof/>
                    <w:webHidden/>
                  </w:rPr>
                </w:rPrChange>
              </w:rPr>
              <w:t>8</w:t>
            </w:r>
            <w:r w:rsidRPr="00AA66E8">
              <w:rPr>
                <w:rFonts w:ascii="Times New Roman" w:hAnsi="Times New Roman"/>
                <w:noProof/>
                <w:webHidden/>
                <w:sz w:val="28"/>
                <w:szCs w:val="28"/>
                <w:rPrChange w:id="10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0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10" w:author="Sasha Azazlov" w:date="2026-05-20T12:38:00Z" w16du:dateUtc="2026-05-20T09:38:00Z"/>
              <w:rFonts w:ascii="Times New Roman" w:eastAsiaTheme="minorEastAsia" w:hAnsi="Times New Roman"/>
              <w:i w:val="0"/>
              <w:iCs w:val="0"/>
              <w:noProof/>
              <w:kern w:val="2"/>
              <w:sz w:val="28"/>
              <w:szCs w:val="28"/>
              <w14:ligatures w14:val="standardContextual"/>
              <w:rPrChange w:id="111" w:author="Sasha Azazlov" w:date="2026-05-20T12:39:00Z" w16du:dateUtc="2026-05-20T09:39:00Z">
                <w:rPr>
                  <w:ins w:id="112" w:author="Sasha Azazlov" w:date="2026-05-20T12:38:00Z" w16du:dateUtc="2026-05-20T09:38:00Z"/>
                  <w:rFonts w:eastAsiaTheme="minorEastAsia" w:cstheme="minorBidi"/>
                  <w:i w:val="0"/>
                  <w:iCs w:val="0"/>
                  <w:noProof/>
                  <w:kern w:val="2"/>
                  <w:sz w:val="24"/>
                  <w:szCs w:val="24"/>
                  <w14:ligatures w14:val="standardContextual"/>
                </w:rPr>
              </w:rPrChange>
            </w:rPr>
          </w:pPr>
          <w:ins w:id="113" w:author="Sasha Azazlov" w:date="2026-05-20T12:38:00Z" w16du:dateUtc="2026-05-20T09:38:00Z">
            <w:r w:rsidRPr="00AA66E8">
              <w:rPr>
                <w:rStyle w:val="a3"/>
                <w:rFonts w:ascii="Times New Roman" w:hAnsi="Times New Roman"/>
                <w:noProof/>
                <w:sz w:val="28"/>
                <w:szCs w:val="28"/>
                <w:rPrChange w:id="11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1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16" w:author="Sasha Azazlov" w:date="2026-05-20T12:39:00Z" w16du:dateUtc="2026-05-20T09:39:00Z">
                  <w:rPr>
                    <w:noProof/>
                  </w:rPr>
                </w:rPrChange>
              </w:rPr>
              <w:instrText>HYPERLINK \l "_Toc230173147"</w:instrText>
            </w:r>
            <w:r w:rsidRPr="00AA66E8">
              <w:rPr>
                <w:rStyle w:val="a3"/>
                <w:rFonts w:ascii="Times New Roman" w:hAnsi="Times New Roman"/>
                <w:noProof/>
                <w:sz w:val="28"/>
                <w:szCs w:val="28"/>
                <w:rPrChange w:id="11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18" w:author="Sasha Azazlov" w:date="2026-05-20T12:39:00Z" w16du:dateUtc="2026-05-20T09:39:00Z">
                  <w:rPr>
                    <w:rStyle w:val="a3"/>
                    <w:noProof/>
                  </w:rPr>
                </w:rPrChange>
              </w:rPr>
            </w:r>
            <w:r w:rsidRPr="00AA66E8">
              <w:rPr>
                <w:rStyle w:val="a3"/>
                <w:rFonts w:ascii="Times New Roman" w:hAnsi="Times New Roman"/>
                <w:noProof/>
                <w:sz w:val="28"/>
                <w:szCs w:val="28"/>
                <w:rPrChange w:id="11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20" w:author="Sasha Azazlov" w:date="2026-05-20T12:39:00Z" w16du:dateUtc="2026-05-20T09:39:00Z">
                  <w:rPr>
                    <w:rStyle w:val="a3"/>
                    <w:rFonts w:ascii="Times New Roman" w:hAnsi="Times New Roman"/>
                    <w:noProof/>
                  </w:rPr>
                </w:rPrChange>
              </w:rPr>
              <w:t>1.1.2 Проблема хранения паролей в организациях</w:t>
            </w:r>
            <w:r w:rsidRPr="00AA66E8">
              <w:rPr>
                <w:rFonts w:ascii="Times New Roman" w:hAnsi="Times New Roman"/>
                <w:noProof/>
                <w:webHidden/>
                <w:sz w:val="28"/>
                <w:szCs w:val="28"/>
                <w:rPrChange w:id="121" w:author="Sasha Azazlov" w:date="2026-05-20T12:39:00Z" w16du:dateUtc="2026-05-20T09:39:00Z">
                  <w:rPr>
                    <w:noProof/>
                    <w:webHidden/>
                  </w:rPr>
                </w:rPrChange>
              </w:rPr>
              <w:tab/>
            </w:r>
            <w:r w:rsidRPr="00AA66E8">
              <w:rPr>
                <w:rFonts w:ascii="Times New Roman" w:hAnsi="Times New Roman"/>
                <w:noProof/>
                <w:webHidden/>
                <w:sz w:val="28"/>
                <w:szCs w:val="28"/>
                <w:rPrChange w:id="12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23" w:author="Sasha Azazlov" w:date="2026-05-20T12:39:00Z" w16du:dateUtc="2026-05-20T09:39:00Z">
                  <w:rPr>
                    <w:noProof/>
                    <w:webHidden/>
                  </w:rPr>
                </w:rPrChange>
              </w:rPr>
              <w:instrText xml:space="preserve"> PAGEREF _Toc230173147 \h </w:instrText>
            </w:r>
            <w:r w:rsidRPr="00AA66E8">
              <w:rPr>
                <w:rFonts w:ascii="Times New Roman" w:hAnsi="Times New Roman"/>
                <w:noProof/>
                <w:webHidden/>
                <w:sz w:val="28"/>
                <w:szCs w:val="28"/>
                <w:rPrChange w:id="124" w:author="Sasha Azazlov" w:date="2026-05-20T12:39:00Z" w16du:dateUtc="2026-05-20T09:39:00Z">
                  <w:rPr>
                    <w:noProof/>
                    <w:webHidden/>
                  </w:rPr>
                </w:rPrChange>
              </w:rPr>
            </w:r>
            <w:r w:rsidRPr="00AA66E8">
              <w:rPr>
                <w:rFonts w:ascii="Times New Roman" w:hAnsi="Times New Roman"/>
                <w:noProof/>
                <w:webHidden/>
                <w:sz w:val="28"/>
                <w:szCs w:val="28"/>
                <w:rPrChange w:id="12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26" w:author="Sasha Azazlov" w:date="2026-05-20T12:39:00Z" w16du:dateUtc="2026-05-20T09:39:00Z">
                  <w:rPr>
                    <w:noProof/>
                    <w:webHidden/>
                  </w:rPr>
                </w:rPrChange>
              </w:rPr>
              <w:t>8</w:t>
            </w:r>
            <w:r w:rsidRPr="00AA66E8">
              <w:rPr>
                <w:rFonts w:ascii="Times New Roman" w:hAnsi="Times New Roman"/>
                <w:noProof/>
                <w:webHidden/>
                <w:sz w:val="28"/>
                <w:szCs w:val="28"/>
                <w:rPrChange w:id="12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2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29" w:author="Sasha Azazlov" w:date="2026-05-20T12:38:00Z" w16du:dateUtc="2026-05-20T09:38:00Z"/>
              <w:rFonts w:ascii="Times New Roman" w:eastAsiaTheme="minorEastAsia" w:hAnsi="Times New Roman"/>
              <w:i w:val="0"/>
              <w:iCs w:val="0"/>
              <w:noProof/>
              <w:kern w:val="2"/>
              <w:sz w:val="28"/>
              <w:szCs w:val="28"/>
              <w14:ligatures w14:val="standardContextual"/>
              <w:rPrChange w:id="130" w:author="Sasha Azazlov" w:date="2026-05-20T12:39:00Z" w16du:dateUtc="2026-05-20T09:39:00Z">
                <w:rPr>
                  <w:ins w:id="131" w:author="Sasha Azazlov" w:date="2026-05-20T12:38:00Z" w16du:dateUtc="2026-05-20T09:38:00Z"/>
                  <w:rFonts w:eastAsiaTheme="minorEastAsia" w:cstheme="minorBidi"/>
                  <w:i w:val="0"/>
                  <w:iCs w:val="0"/>
                  <w:noProof/>
                  <w:kern w:val="2"/>
                  <w:sz w:val="24"/>
                  <w:szCs w:val="24"/>
                  <w14:ligatures w14:val="standardContextual"/>
                </w:rPr>
              </w:rPrChange>
            </w:rPr>
          </w:pPr>
          <w:ins w:id="132" w:author="Sasha Azazlov" w:date="2026-05-20T12:38:00Z" w16du:dateUtc="2026-05-20T09:38:00Z">
            <w:r w:rsidRPr="00AA66E8">
              <w:rPr>
                <w:rStyle w:val="a3"/>
                <w:rFonts w:ascii="Times New Roman" w:hAnsi="Times New Roman"/>
                <w:noProof/>
                <w:sz w:val="28"/>
                <w:szCs w:val="28"/>
                <w:rPrChange w:id="13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3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35" w:author="Sasha Azazlov" w:date="2026-05-20T12:39:00Z" w16du:dateUtc="2026-05-20T09:39:00Z">
                  <w:rPr>
                    <w:noProof/>
                  </w:rPr>
                </w:rPrChange>
              </w:rPr>
              <w:instrText>HYPERLINK \l "_Toc230173148"</w:instrText>
            </w:r>
            <w:r w:rsidRPr="00AA66E8">
              <w:rPr>
                <w:rStyle w:val="a3"/>
                <w:rFonts w:ascii="Times New Roman" w:hAnsi="Times New Roman"/>
                <w:noProof/>
                <w:sz w:val="28"/>
                <w:szCs w:val="28"/>
                <w:rPrChange w:id="13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37" w:author="Sasha Azazlov" w:date="2026-05-20T12:39:00Z" w16du:dateUtc="2026-05-20T09:39:00Z">
                  <w:rPr>
                    <w:rStyle w:val="a3"/>
                    <w:noProof/>
                  </w:rPr>
                </w:rPrChange>
              </w:rPr>
            </w:r>
            <w:r w:rsidRPr="00AA66E8">
              <w:rPr>
                <w:rStyle w:val="a3"/>
                <w:rFonts w:ascii="Times New Roman" w:hAnsi="Times New Roman"/>
                <w:noProof/>
                <w:sz w:val="28"/>
                <w:szCs w:val="28"/>
                <w:rPrChange w:id="13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39" w:author="Sasha Azazlov" w:date="2026-05-20T12:39:00Z" w16du:dateUtc="2026-05-20T09:39:00Z">
                  <w:rPr>
                    <w:rStyle w:val="a3"/>
                    <w:rFonts w:ascii="Times New Roman" w:hAnsi="Times New Roman"/>
                    <w:noProof/>
                  </w:rPr>
                </w:rPrChange>
              </w:rPr>
              <w:t>1.1.3 Кибергигиена сотрудников</w:t>
            </w:r>
            <w:r w:rsidRPr="00AA66E8">
              <w:rPr>
                <w:rFonts w:ascii="Times New Roman" w:hAnsi="Times New Roman"/>
                <w:noProof/>
                <w:webHidden/>
                <w:sz w:val="28"/>
                <w:szCs w:val="28"/>
                <w:rPrChange w:id="140" w:author="Sasha Azazlov" w:date="2026-05-20T12:39:00Z" w16du:dateUtc="2026-05-20T09:39:00Z">
                  <w:rPr>
                    <w:noProof/>
                    <w:webHidden/>
                  </w:rPr>
                </w:rPrChange>
              </w:rPr>
              <w:tab/>
            </w:r>
            <w:r w:rsidRPr="00AA66E8">
              <w:rPr>
                <w:rFonts w:ascii="Times New Roman" w:hAnsi="Times New Roman"/>
                <w:noProof/>
                <w:webHidden/>
                <w:sz w:val="28"/>
                <w:szCs w:val="28"/>
                <w:rPrChange w:id="14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42" w:author="Sasha Azazlov" w:date="2026-05-20T12:39:00Z" w16du:dateUtc="2026-05-20T09:39:00Z">
                  <w:rPr>
                    <w:noProof/>
                    <w:webHidden/>
                  </w:rPr>
                </w:rPrChange>
              </w:rPr>
              <w:instrText xml:space="preserve"> PAGEREF _Toc230173148 \h </w:instrText>
            </w:r>
            <w:r w:rsidRPr="00AA66E8">
              <w:rPr>
                <w:rFonts w:ascii="Times New Roman" w:hAnsi="Times New Roman"/>
                <w:noProof/>
                <w:webHidden/>
                <w:sz w:val="28"/>
                <w:szCs w:val="28"/>
                <w:rPrChange w:id="143" w:author="Sasha Azazlov" w:date="2026-05-20T12:39:00Z" w16du:dateUtc="2026-05-20T09:39:00Z">
                  <w:rPr>
                    <w:noProof/>
                    <w:webHidden/>
                  </w:rPr>
                </w:rPrChange>
              </w:rPr>
            </w:r>
            <w:r w:rsidRPr="00AA66E8">
              <w:rPr>
                <w:rFonts w:ascii="Times New Roman" w:hAnsi="Times New Roman"/>
                <w:noProof/>
                <w:webHidden/>
                <w:sz w:val="28"/>
                <w:szCs w:val="28"/>
                <w:rPrChange w:id="14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45" w:author="Sasha Azazlov" w:date="2026-05-20T12:39:00Z" w16du:dateUtc="2026-05-20T09:39:00Z">
                  <w:rPr>
                    <w:noProof/>
                    <w:webHidden/>
                  </w:rPr>
                </w:rPrChange>
              </w:rPr>
              <w:t>9</w:t>
            </w:r>
            <w:r w:rsidRPr="00AA66E8">
              <w:rPr>
                <w:rFonts w:ascii="Times New Roman" w:hAnsi="Times New Roman"/>
                <w:noProof/>
                <w:webHidden/>
                <w:sz w:val="28"/>
                <w:szCs w:val="28"/>
                <w:rPrChange w:id="14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4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48" w:author="Sasha Azazlov" w:date="2026-05-20T12:38:00Z" w16du:dateUtc="2026-05-20T09:38:00Z"/>
              <w:rFonts w:ascii="Times New Roman" w:eastAsiaTheme="minorEastAsia" w:hAnsi="Times New Roman"/>
              <w:i w:val="0"/>
              <w:iCs w:val="0"/>
              <w:noProof/>
              <w:kern w:val="2"/>
              <w:sz w:val="28"/>
              <w:szCs w:val="28"/>
              <w14:ligatures w14:val="standardContextual"/>
              <w:rPrChange w:id="149" w:author="Sasha Azazlov" w:date="2026-05-20T12:39:00Z" w16du:dateUtc="2026-05-20T09:39:00Z">
                <w:rPr>
                  <w:ins w:id="150" w:author="Sasha Azazlov" w:date="2026-05-20T12:38:00Z" w16du:dateUtc="2026-05-20T09:38:00Z"/>
                  <w:rFonts w:eastAsiaTheme="minorEastAsia" w:cstheme="minorBidi"/>
                  <w:i w:val="0"/>
                  <w:iCs w:val="0"/>
                  <w:noProof/>
                  <w:kern w:val="2"/>
                  <w:sz w:val="24"/>
                  <w:szCs w:val="24"/>
                  <w14:ligatures w14:val="standardContextual"/>
                </w:rPr>
              </w:rPrChange>
            </w:rPr>
          </w:pPr>
          <w:ins w:id="151" w:author="Sasha Azazlov" w:date="2026-05-20T12:38:00Z" w16du:dateUtc="2026-05-20T09:38:00Z">
            <w:r w:rsidRPr="00AA66E8">
              <w:rPr>
                <w:rStyle w:val="a3"/>
                <w:rFonts w:ascii="Times New Roman" w:hAnsi="Times New Roman"/>
                <w:noProof/>
                <w:sz w:val="28"/>
                <w:szCs w:val="28"/>
                <w:rPrChange w:id="15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5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54" w:author="Sasha Azazlov" w:date="2026-05-20T12:39:00Z" w16du:dateUtc="2026-05-20T09:39:00Z">
                  <w:rPr>
                    <w:noProof/>
                  </w:rPr>
                </w:rPrChange>
              </w:rPr>
              <w:instrText>HYPERLINK \l "_Toc230173149"</w:instrText>
            </w:r>
            <w:r w:rsidRPr="00AA66E8">
              <w:rPr>
                <w:rStyle w:val="a3"/>
                <w:rFonts w:ascii="Times New Roman" w:hAnsi="Times New Roman"/>
                <w:noProof/>
                <w:sz w:val="28"/>
                <w:szCs w:val="28"/>
                <w:rPrChange w:id="15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56" w:author="Sasha Azazlov" w:date="2026-05-20T12:39:00Z" w16du:dateUtc="2026-05-20T09:39:00Z">
                  <w:rPr>
                    <w:rStyle w:val="a3"/>
                    <w:noProof/>
                  </w:rPr>
                </w:rPrChange>
              </w:rPr>
            </w:r>
            <w:r w:rsidRPr="00AA66E8">
              <w:rPr>
                <w:rStyle w:val="a3"/>
                <w:rFonts w:ascii="Times New Roman" w:hAnsi="Times New Roman"/>
                <w:noProof/>
                <w:sz w:val="28"/>
                <w:szCs w:val="28"/>
                <w:rPrChange w:id="15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58" w:author="Sasha Azazlov" w:date="2026-05-20T12:39:00Z" w16du:dateUtc="2026-05-20T09:39:00Z">
                  <w:rPr>
                    <w:rStyle w:val="a3"/>
                    <w:rFonts w:ascii="Times New Roman" w:hAnsi="Times New Roman"/>
                    <w:noProof/>
                  </w:rPr>
                </w:rPrChange>
              </w:rPr>
              <w:t>1.1.4 Утечки данных: масштабы и последствия</w:t>
            </w:r>
            <w:r w:rsidRPr="00AA66E8">
              <w:rPr>
                <w:rFonts w:ascii="Times New Roman" w:hAnsi="Times New Roman"/>
                <w:noProof/>
                <w:webHidden/>
                <w:sz w:val="28"/>
                <w:szCs w:val="28"/>
                <w:rPrChange w:id="159" w:author="Sasha Azazlov" w:date="2026-05-20T12:39:00Z" w16du:dateUtc="2026-05-20T09:39:00Z">
                  <w:rPr>
                    <w:noProof/>
                    <w:webHidden/>
                  </w:rPr>
                </w:rPrChange>
              </w:rPr>
              <w:tab/>
            </w:r>
            <w:r w:rsidRPr="00AA66E8">
              <w:rPr>
                <w:rFonts w:ascii="Times New Roman" w:hAnsi="Times New Roman"/>
                <w:noProof/>
                <w:webHidden/>
                <w:sz w:val="28"/>
                <w:szCs w:val="28"/>
                <w:rPrChange w:id="16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61" w:author="Sasha Azazlov" w:date="2026-05-20T12:39:00Z" w16du:dateUtc="2026-05-20T09:39:00Z">
                  <w:rPr>
                    <w:noProof/>
                    <w:webHidden/>
                  </w:rPr>
                </w:rPrChange>
              </w:rPr>
              <w:instrText xml:space="preserve"> PAGEREF _Toc230173149 \h </w:instrText>
            </w:r>
            <w:r w:rsidRPr="00AA66E8">
              <w:rPr>
                <w:rFonts w:ascii="Times New Roman" w:hAnsi="Times New Roman"/>
                <w:noProof/>
                <w:webHidden/>
                <w:sz w:val="28"/>
                <w:szCs w:val="28"/>
                <w:rPrChange w:id="162" w:author="Sasha Azazlov" w:date="2026-05-20T12:39:00Z" w16du:dateUtc="2026-05-20T09:39:00Z">
                  <w:rPr>
                    <w:noProof/>
                    <w:webHidden/>
                  </w:rPr>
                </w:rPrChange>
              </w:rPr>
            </w:r>
            <w:r w:rsidRPr="00AA66E8">
              <w:rPr>
                <w:rFonts w:ascii="Times New Roman" w:hAnsi="Times New Roman"/>
                <w:noProof/>
                <w:webHidden/>
                <w:sz w:val="28"/>
                <w:szCs w:val="28"/>
                <w:rPrChange w:id="16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64" w:author="Sasha Azazlov" w:date="2026-05-20T12:39:00Z" w16du:dateUtc="2026-05-20T09:39:00Z">
                  <w:rPr>
                    <w:noProof/>
                    <w:webHidden/>
                  </w:rPr>
                </w:rPrChange>
              </w:rPr>
              <w:t>9</w:t>
            </w:r>
            <w:r w:rsidRPr="00AA66E8">
              <w:rPr>
                <w:rFonts w:ascii="Times New Roman" w:hAnsi="Times New Roman"/>
                <w:noProof/>
                <w:webHidden/>
                <w:sz w:val="28"/>
                <w:szCs w:val="28"/>
                <w:rPrChange w:id="16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66"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67" w:author="Sasha Azazlov" w:date="2026-05-20T12:38:00Z" w16du:dateUtc="2026-05-20T09:38:00Z"/>
              <w:rFonts w:ascii="Times New Roman" w:eastAsiaTheme="minorEastAsia" w:hAnsi="Times New Roman"/>
              <w:smallCaps w:val="0"/>
              <w:noProof/>
              <w:kern w:val="2"/>
              <w:sz w:val="28"/>
              <w:szCs w:val="28"/>
              <w14:ligatures w14:val="standardContextual"/>
              <w:rPrChange w:id="168" w:author="Sasha Azazlov" w:date="2026-05-20T12:39:00Z" w16du:dateUtc="2026-05-20T09:39:00Z">
                <w:rPr>
                  <w:ins w:id="169" w:author="Sasha Azazlov" w:date="2026-05-20T12:38:00Z" w16du:dateUtc="2026-05-20T09:38:00Z"/>
                  <w:rFonts w:eastAsiaTheme="minorEastAsia" w:cstheme="minorBidi"/>
                  <w:smallCaps w:val="0"/>
                  <w:noProof/>
                  <w:kern w:val="2"/>
                  <w:sz w:val="24"/>
                  <w:szCs w:val="24"/>
                  <w14:ligatures w14:val="standardContextual"/>
                </w:rPr>
              </w:rPrChange>
            </w:rPr>
          </w:pPr>
          <w:ins w:id="170" w:author="Sasha Azazlov" w:date="2026-05-20T12:38:00Z" w16du:dateUtc="2026-05-20T09:38:00Z">
            <w:r w:rsidRPr="00AA66E8">
              <w:rPr>
                <w:rStyle w:val="a3"/>
                <w:rFonts w:ascii="Times New Roman" w:hAnsi="Times New Roman"/>
                <w:noProof/>
                <w:sz w:val="28"/>
                <w:szCs w:val="28"/>
                <w:rPrChange w:id="17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7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73" w:author="Sasha Azazlov" w:date="2026-05-20T12:39:00Z" w16du:dateUtc="2026-05-20T09:39:00Z">
                  <w:rPr>
                    <w:noProof/>
                  </w:rPr>
                </w:rPrChange>
              </w:rPr>
              <w:instrText>HYPERLINK \l "_Toc230173150"</w:instrText>
            </w:r>
            <w:r w:rsidRPr="00AA66E8">
              <w:rPr>
                <w:rStyle w:val="a3"/>
                <w:rFonts w:ascii="Times New Roman" w:hAnsi="Times New Roman"/>
                <w:noProof/>
                <w:sz w:val="28"/>
                <w:szCs w:val="28"/>
                <w:rPrChange w:id="17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75" w:author="Sasha Azazlov" w:date="2026-05-20T12:39:00Z" w16du:dateUtc="2026-05-20T09:39:00Z">
                  <w:rPr>
                    <w:rStyle w:val="a3"/>
                    <w:noProof/>
                  </w:rPr>
                </w:rPrChange>
              </w:rPr>
            </w:r>
            <w:r w:rsidRPr="00AA66E8">
              <w:rPr>
                <w:rStyle w:val="a3"/>
                <w:rFonts w:ascii="Times New Roman" w:hAnsi="Times New Roman"/>
                <w:noProof/>
                <w:sz w:val="28"/>
                <w:szCs w:val="28"/>
                <w:rPrChange w:id="17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77" w:author="Sasha Azazlov" w:date="2026-05-20T12:39:00Z" w16du:dateUtc="2026-05-20T09:39:00Z">
                  <w:rPr>
                    <w:rStyle w:val="a3"/>
                    <w:noProof/>
                  </w:rPr>
                </w:rPrChange>
              </w:rPr>
              <w:t>1.2 Анализ бизнес-процессов</w:t>
            </w:r>
            <w:r w:rsidRPr="00AA66E8">
              <w:rPr>
                <w:rFonts w:ascii="Times New Roman" w:hAnsi="Times New Roman"/>
                <w:noProof/>
                <w:webHidden/>
                <w:sz w:val="28"/>
                <w:szCs w:val="28"/>
                <w:rPrChange w:id="178" w:author="Sasha Azazlov" w:date="2026-05-20T12:39:00Z" w16du:dateUtc="2026-05-20T09:39:00Z">
                  <w:rPr>
                    <w:noProof/>
                    <w:webHidden/>
                  </w:rPr>
                </w:rPrChange>
              </w:rPr>
              <w:tab/>
            </w:r>
            <w:r w:rsidRPr="00AA66E8">
              <w:rPr>
                <w:rFonts w:ascii="Times New Roman" w:hAnsi="Times New Roman"/>
                <w:noProof/>
                <w:webHidden/>
                <w:sz w:val="28"/>
                <w:szCs w:val="28"/>
                <w:rPrChange w:id="17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80" w:author="Sasha Azazlov" w:date="2026-05-20T12:39:00Z" w16du:dateUtc="2026-05-20T09:39:00Z">
                  <w:rPr>
                    <w:noProof/>
                    <w:webHidden/>
                  </w:rPr>
                </w:rPrChange>
              </w:rPr>
              <w:instrText xml:space="preserve"> PAGEREF _Toc230173150 \h </w:instrText>
            </w:r>
            <w:r w:rsidRPr="00AA66E8">
              <w:rPr>
                <w:rFonts w:ascii="Times New Roman" w:hAnsi="Times New Roman"/>
                <w:noProof/>
                <w:webHidden/>
                <w:sz w:val="28"/>
                <w:szCs w:val="28"/>
                <w:rPrChange w:id="181" w:author="Sasha Azazlov" w:date="2026-05-20T12:39:00Z" w16du:dateUtc="2026-05-20T09:39:00Z">
                  <w:rPr>
                    <w:noProof/>
                    <w:webHidden/>
                  </w:rPr>
                </w:rPrChange>
              </w:rPr>
            </w:r>
            <w:r w:rsidRPr="00AA66E8">
              <w:rPr>
                <w:rFonts w:ascii="Times New Roman" w:hAnsi="Times New Roman"/>
                <w:noProof/>
                <w:webHidden/>
                <w:sz w:val="28"/>
                <w:szCs w:val="28"/>
                <w:rPrChange w:id="18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83" w:author="Sasha Azazlov" w:date="2026-05-20T12:39:00Z" w16du:dateUtc="2026-05-20T09:39:00Z">
                  <w:rPr>
                    <w:noProof/>
                    <w:webHidden/>
                  </w:rPr>
                </w:rPrChange>
              </w:rPr>
              <w:t>11</w:t>
            </w:r>
            <w:r w:rsidRPr="00AA66E8">
              <w:rPr>
                <w:rFonts w:ascii="Times New Roman" w:hAnsi="Times New Roman"/>
                <w:noProof/>
                <w:webHidden/>
                <w:sz w:val="28"/>
                <w:szCs w:val="28"/>
                <w:rPrChange w:id="18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8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86" w:author="Sasha Azazlov" w:date="2026-05-20T12:38:00Z" w16du:dateUtc="2026-05-20T09:38:00Z"/>
              <w:rFonts w:ascii="Times New Roman" w:eastAsiaTheme="minorEastAsia" w:hAnsi="Times New Roman"/>
              <w:i w:val="0"/>
              <w:iCs w:val="0"/>
              <w:noProof/>
              <w:kern w:val="2"/>
              <w:sz w:val="28"/>
              <w:szCs w:val="28"/>
              <w14:ligatures w14:val="standardContextual"/>
              <w:rPrChange w:id="187" w:author="Sasha Azazlov" w:date="2026-05-20T12:39:00Z" w16du:dateUtc="2026-05-20T09:39:00Z">
                <w:rPr>
                  <w:ins w:id="188" w:author="Sasha Azazlov" w:date="2026-05-20T12:38:00Z" w16du:dateUtc="2026-05-20T09:38:00Z"/>
                  <w:rFonts w:eastAsiaTheme="minorEastAsia" w:cstheme="minorBidi"/>
                  <w:i w:val="0"/>
                  <w:iCs w:val="0"/>
                  <w:noProof/>
                  <w:kern w:val="2"/>
                  <w:sz w:val="24"/>
                  <w:szCs w:val="24"/>
                  <w14:ligatures w14:val="standardContextual"/>
                </w:rPr>
              </w:rPrChange>
            </w:rPr>
          </w:pPr>
          <w:ins w:id="189" w:author="Sasha Azazlov" w:date="2026-05-20T12:38:00Z" w16du:dateUtc="2026-05-20T09:38:00Z">
            <w:r w:rsidRPr="00AA66E8">
              <w:rPr>
                <w:rStyle w:val="a3"/>
                <w:rFonts w:ascii="Times New Roman" w:hAnsi="Times New Roman"/>
                <w:noProof/>
                <w:sz w:val="28"/>
                <w:szCs w:val="28"/>
                <w:rPrChange w:id="19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9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92" w:author="Sasha Azazlov" w:date="2026-05-20T12:39:00Z" w16du:dateUtc="2026-05-20T09:39:00Z">
                  <w:rPr>
                    <w:noProof/>
                  </w:rPr>
                </w:rPrChange>
              </w:rPr>
              <w:instrText>HYPERLINK \l "_Toc230173151"</w:instrText>
            </w:r>
            <w:r w:rsidRPr="00AA66E8">
              <w:rPr>
                <w:rStyle w:val="a3"/>
                <w:rFonts w:ascii="Times New Roman" w:hAnsi="Times New Roman"/>
                <w:noProof/>
                <w:sz w:val="28"/>
                <w:szCs w:val="28"/>
                <w:rPrChange w:id="19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94" w:author="Sasha Azazlov" w:date="2026-05-20T12:39:00Z" w16du:dateUtc="2026-05-20T09:39:00Z">
                  <w:rPr>
                    <w:rStyle w:val="a3"/>
                    <w:noProof/>
                  </w:rPr>
                </w:rPrChange>
              </w:rPr>
            </w:r>
            <w:r w:rsidRPr="00AA66E8">
              <w:rPr>
                <w:rStyle w:val="a3"/>
                <w:rFonts w:ascii="Times New Roman" w:hAnsi="Times New Roman"/>
                <w:noProof/>
                <w:sz w:val="28"/>
                <w:szCs w:val="28"/>
                <w:rPrChange w:id="19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96" w:author="Sasha Azazlov" w:date="2026-05-20T12:39:00Z" w16du:dateUtc="2026-05-20T09:39:00Z">
                  <w:rPr>
                    <w:rStyle w:val="a3"/>
                    <w:rFonts w:ascii="Times New Roman" w:hAnsi="Times New Roman"/>
                    <w:noProof/>
                  </w:rPr>
                </w:rPrChange>
              </w:rPr>
              <w:t>1.2.1 Работа сотрудников с учётными данными</w:t>
            </w:r>
            <w:r w:rsidRPr="00AA66E8">
              <w:rPr>
                <w:rFonts w:ascii="Times New Roman" w:hAnsi="Times New Roman"/>
                <w:noProof/>
                <w:webHidden/>
                <w:sz w:val="28"/>
                <w:szCs w:val="28"/>
                <w:rPrChange w:id="197" w:author="Sasha Azazlov" w:date="2026-05-20T12:39:00Z" w16du:dateUtc="2026-05-20T09:39:00Z">
                  <w:rPr>
                    <w:noProof/>
                    <w:webHidden/>
                  </w:rPr>
                </w:rPrChange>
              </w:rPr>
              <w:tab/>
            </w:r>
            <w:r w:rsidRPr="00AA66E8">
              <w:rPr>
                <w:rFonts w:ascii="Times New Roman" w:hAnsi="Times New Roman"/>
                <w:noProof/>
                <w:webHidden/>
                <w:sz w:val="28"/>
                <w:szCs w:val="28"/>
                <w:rPrChange w:id="19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99" w:author="Sasha Azazlov" w:date="2026-05-20T12:39:00Z" w16du:dateUtc="2026-05-20T09:39:00Z">
                  <w:rPr>
                    <w:noProof/>
                    <w:webHidden/>
                  </w:rPr>
                </w:rPrChange>
              </w:rPr>
              <w:instrText xml:space="preserve"> PAGEREF _Toc230173151 \h </w:instrText>
            </w:r>
            <w:r w:rsidRPr="00AA66E8">
              <w:rPr>
                <w:rFonts w:ascii="Times New Roman" w:hAnsi="Times New Roman"/>
                <w:noProof/>
                <w:webHidden/>
                <w:sz w:val="28"/>
                <w:szCs w:val="28"/>
                <w:rPrChange w:id="200" w:author="Sasha Azazlov" w:date="2026-05-20T12:39:00Z" w16du:dateUtc="2026-05-20T09:39:00Z">
                  <w:rPr>
                    <w:noProof/>
                    <w:webHidden/>
                  </w:rPr>
                </w:rPrChange>
              </w:rPr>
            </w:r>
            <w:r w:rsidRPr="00AA66E8">
              <w:rPr>
                <w:rFonts w:ascii="Times New Roman" w:hAnsi="Times New Roman"/>
                <w:noProof/>
                <w:webHidden/>
                <w:sz w:val="28"/>
                <w:szCs w:val="28"/>
                <w:rPrChange w:id="20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02" w:author="Sasha Azazlov" w:date="2026-05-20T12:39:00Z" w16du:dateUtc="2026-05-20T09:39:00Z">
                  <w:rPr>
                    <w:noProof/>
                    <w:webHidden/>
                  </w:rPr>
                </w:rPrChange>
              </w:rPr>
              <w:t>11</w:t>
            </w:r>
            <w:r w:rsidRPr="00AA66E8">
              <w:rPr>
                <w:rFonts w:ascii="Times New Roman" w:hAnsi="Times New Roman"/>
                <w:noProof/>
                <w:webHidden/>
                <w:sz w:val="28"/>
                <w:szCs w:val="28"/>
                <w:rPrChange w:id="20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04"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205" w:author="Sasha Azazlov" w:date="2026-05-20T12:38:00Z" w16du:dateUtc="2026-05-20T09:38:00Z"/>
              <w:rFonts w:ascii="Times New Roman" w:eastAsiaTheme="minorEastAsia" w:hAnsi="Times New Roman"/>
              <w:i w:val="0"/>
              <w:iCs w:val="0"/>
              <w:noProof/>
              <w:kern w:val="2"/>
              <w:sz w:val="28"/>
              <w:szCs w:val="28"/>
              <w14:ligatures w14:val="standardContextual"/>
              <w:rPrChange w:id="206" w:author="Sasha Azazlov" w:date="2026-05-20T12:39:00Z" w16du:dateUtc="2026-05-20T09:39:00Z">
                <w:rPr>
                  <w:ins w:id="207" w:author="Sasha Azazlov" w:date="2026-05-20T12:38:00Z" w16du:dateUtc="2026-05-20T09:38:00Z"/>
                  <w:rFonts w:eastAsiaTheme="minorEastAsia" w:cstheme="minorBidi"/>
                  <w:i w:val="0"/>
                  <w:iCs w:val="0"/>
                  <w:noProof/>
                  <w:kern w:val="2"/>
                  <w:sz w:val="24"/>
                  <w:szCs w:val="24"/>
                  <w14:ligatures w14:val="standardContextual"/>
                </w:rPr>
              </w:rPrChange>
            </w:rPr>
          </w:pPr>
          <w:ins w:id="208" w:author="Sasha Azazlov" w:date="2026-05-20T12:38:00Z" w16du:dateUtc="2026-05-20T09:38:00Z">
            <w:r w:rsidRPr="00AA66E8">
              <w:rPr>
                <w:rStyle w:val="a3"/>
                <w:rFonts w:ascii="Times New Roman" w:hAnsi="Times New Roman"/>
                <w:noProof/>
                <w:sz w:val="28"/>
                <w:szCs w:val="28"/>
                <w:rPrChange w:id="20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1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11" w:author="Sasha Azazlov" w:date="2026-05-20T12:39:00Z" w16du:dateUtc="2026-05-20T09:39:00Z">
                  <w:rPr>
                    <w:noProof/>
                  </w:rPr>
                </w:rPrChange>
              </w:rPr>
              <w:instrText>HYPERLINK \l "_Toc230173152"</w:instrText>
            </w:r>
            <w:r w:rsidRPr="00AA66E8">
              <w:rPr>
                <w:rStyle w:val="a3"/>
                <w:rFonts w:ascii="Times New Roman" w:hAnsi="Times New Roman"/>
                <w:noProof/>
                <w:sz w:val="28"/>
                <w:szCs w:val="28"/>
                <w:rPrChange w:id="21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13" w:author="Sasha Azazlov" w:date="2026-05-20T12:39:00Z" w16du:dateUtc="2026-05-20T09:39:00Z">
                  <w:rPr>
                    <w:rStyle w:val="a3"/>
                    <w:noProof/>
                  </w:rPr>
                </w:rPrChange>
              </w:rPr>
            </w:r>
            <w:r w:rsidRPr="00AA66E8">
              <w:rPr>
                <w:rStyle w:val="a3"/>
                <w:rFonts w:ascii="Times New Roman" w:hAnsi="Times New Roman"/>
                <w:noProof/>
                <w:sz w:val="28"/>
                <w:szCs w:val="28"/>
                <w:rPrChange w:id="21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15" w:author="Sasha Azazlov" w:date="2026-05-20T12:39:00Z" w16du:dateUtc="2026-05-20T09:39:00Z">
                  <w:rPr>
                    <w:rStyle w:val="a3"/>
                    <w:rFonts w:ascii="Times New Roman" w:hAnsi="Times New Roman"/>
                    <w:noProof/>
                  </w:rPr>
                </w:rPrChange>
              </w:rPr>
              <w:t>1.2.2 Процесс генерации паролей</w:t>
            </w:r>
            <w:r w:rsidRPr="00AA66E8">
              <w:rPr>
                <w:rFonts w:ascii="Times New Roman" w:hAnsi="Times New Roman"/>
                <w:noProof/>
                <w:webHidden/>
                <w:sz w:val="28"/>
                <w:szCs w:val="28"/>
                <w:rPrChange w:id="216" w:author="Sasha Azazlov" w:date="2026-05-20T12:39:00Z" w16du:dateUtc="2026-05-20T09:39:00Z">
                  <w:rPr>
                    <w:noProof/>
                    <w:webHidden/>
                  </w:rPr>
                </w:rPrChange>
              </w:rPr>
              <w:tab/>
            </w:r>
            <w:r w:rsidRPr="00AA66E8">
              <w:rPr>
                <w:rFonts w:ascii="Times New Roman" w:hAnsi="Times New Roman"/>
                <w:noProof/>
                <w:webHidden/>
                <w:sz w:val="28"/>
                <w:szCs w:val="28"/>
                <w:rPrChange w:id="21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18" w:author="Sasha Azazlov" w:date="2026-05-20T12:39:00Z" w16du:dateUtc="2026-05-20T09:39:00Z">
                  <w:rPr>
                    <w:noProof/>
                    <w:webHidden/>
                  </w:rPr>
                </w:rPrChange>
              </w:rPr>
              <w:instrText xml:space="preserve"> PAGEREF _Toc230173152 \h </w:instrText>
            </w:r>
            <w:r w:rsidRPr="00AA66E8">
              <w:rPr>
                <w:rFonts w:ascii="Times New Roman" w:hAnsi="Times New Roman"/>
                <w:noProof/>
                <w:webHidden/>
                <w:sz w:val="28"/>
                <w:szCs w:val="28"/>
                <w:rPrChange w:id="219" w:author="Sasha Azazlov" w:date="2026-05-20T12:39:00Z" w16du:dateUtc="2026-05-20T09:39:00Z">
                  <w:rPr>
                    <w:noProof/>
                    <w:webHidden/>
                  </w:rPr>
                </w:rPrChange>
              </w:rPr>
            </w:r>
            <w:r w:rsidRPr="00AA66E8">
              <w:rPr>
                <w:rFonts w:ascii="Times New Roman" w:hAnsi="Times New Roman"/>
                <w:noProof/>
                <w:webHidden/>
                <w:sz w:val="28"/>
                <w:szCs w:val="28"/>
                <w:rPrChange w:id="22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21" w:author="Sasha Azazlov" w:date="2026-05-20T12:39:00Z" w16du:dateUtc="2026-05-20T09:39:00Z">
                  <w:rPr>
                    <w:noProof/>
                    <w:webHidden/>
                  </w:rPr>
                </w:rPrChange>
              </w:rPr>
              <w:t>11</w:t>
            </w:r>
            <w:r w:rsidRPr="00AA66E8">
              <w:rPr>
                <w:rFonts w:ascii="Times New Roman" w:hAnsi="Times New Roman"/>
                <w:noProof/>
                <w:webHidden/>
                <w:sz w:val="28"/>
                <w:szCs w:val="28"/>
                <w:rPrChange w:id="22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2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224" w:author="Sasha Azazlov" w:date="2026-05-20T12:38:00Z" w16du:dateUtc="2026-05-20T09:38:00Z"/>
              <w:rFonts w:ascii="Times New Roman" w:eastAsiaTheme="minorEastAsia" w:hAnsi="Times New Roman"/>
              <w:i w:val="0"/>
              <w:iCs w:val="0"/>
              <w:noProof/>
              <w:kern w:val="2"/>
              <w:sz w:val="28"/>
              <w:szCs w:val="28"/>
              <w14:ligatures w14:val="standardContextual"/>
              <w:rPrChange w:id="225" w:author="Sasha Azazlov" w:date="2026-05-20T12:39:00Z" w16du:dateUtc="2026-05-20T09:39:00Z">
                <w:rPr>
                  <w:ins w:id="226" w:author="Sasha Azazlov" w:date="2026-05-20T12:38:00Z" w16du:dateUtc="2026-05-20T09:38:00Z"/>
                  <w:rFonts w:eastAsiaTheme="minorEastAsia" w:cstheme="minorBidi"/>
                  <w:i w:val="0"/>
                  <w:iCs w:val="0"/>
                  <w:noProof/>
                  <w:kern w:val="2"/>
                  <w:sz w:val="24"/>
                  <w:szCs w:val="24"/>
                  <w14:ligatures w14:val="standardContextual"/>
                </w:rPr>
              </w:rPrChange>
            </w:rPr>
          </w:pPr>
          <w:ins w:id="227" w:author="Sasha Azazlov" w:date="2026-05-20T12:38:00Z" w16du:dateUtc="2026-05-20T09:38:00Z">
            <w:r w:rsidRPr="00AA66E8">
              <w:rPr>
                <w:rStyle w:val="a3"/>
                <w:rFonts w:ascii="Times New Roman" w:hAnsi="Times New Roman"/>
                <w:noProof/>
                <w:sz w:val="28"/>
                <w:szCs w:val="28"/>
                <w:rPrChange w:id="22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2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30" w:author="Sasha Azazlov" w:date="2026-05-20T12:39:00Z" w16du:dateUtc="2026-05-20T09:39:00Z">
                  <w:rPr>
                    <w:noProof/>
                  </w:rPr>
                </w:rPrChange>
              </w:rPr>
              <w:instrText>HYPERLINK \l "_Toc230173153"</w:instrText>
            </w:r>
            <w:r w:rsidRPr="00AA66E8">
              <w:rPr>
                <w:rStyle w:val="a3"/>
                <w:rFonts w:ascii="Times New Roman" w:hAnsi="Times New Roman"/>
                <w:noProof/>
                <w:sz w:val="28"/>
                <w:szCs w:val="28"/>
                <w:rPrChange w:id="23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32" w:author="Sasha Azazlov" w:date="2026-05-20T12:39:00Z" w16du:dateUtc="2026-05-20T09:39:00Z">
                  <w:rPr>
                    <w:rStyle w:val="a3"/>
                    <w:noProof/>
                  </w:rPr>
                </w:rPrChange>
              </w:rPr>
            </w:r>
            <w:r w:rsidRPr="00AA66E8">
              <w:rPr>
                <w:rStyle w:val="a3"/>
                <w:rFonts w:ascii="Times New Roman" w:hAnsi="Times New Roman"/>
                <w:noProof/>
                <w:sz w:val="28"/>
                <w:szCs w:val="28"/>
                <w:rPrChange w:id="23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34" w:author="Sasha Azazlov" w:date="2026-05-20T12:39:00Z" w16du:dateUtc="2026-05-20T09:39:00Z">
                  <w:rPr>
                    <w:rStyle w:val="a3"/>
                    <w:rFonts w:ascii="Times New Roman" w:hAnsi="Times New Roman"/>
                    <w:noProof/>
                  </w:rPr>
                </w:rPrChange>
              </w:rPr>
              <w:t>1.2.3 Хранение и обновление паролей</w:t>
            </w:r>
            <w:r w:rsidRPr="00AA66E8">
              <w:rPr>
                <w:rFonts w:ascii="Times New Roman" w:hAnsi="Times New Roman"/>
                <w:noProof/>
                <w:webHidden/>
                <w:sz w:val="28"/>
                <w:szCs w:val="28"/>
                <w:rPrChange w:id="235" w:author="Sasha Azazlov" w:date="2026-05-20T12:39:00Z" w16du:dateUtc="2026-05-20T09:39:00Z">
                  <w:rPr>
                    <w:noProof/>
                    <w:webHidden/>
                  </w:rPr>
                </w:rPrChange>
              </w:rPr>
              <w:tab/>
            </w:r>
            <w:r w:rsidRPr="00AA66E8">
              <w:rPr>
                <w:rFonts w:ascii="Times New Roman" w:hAnsi="Times New Roman"/>
                <w:noProof/>
                <w:webHidden/>
                <w:sz w:val="28"/>
                <w:szCs w:val="28"/>
                <w:rPrChange w:id="23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37" w:author="Sasha Azazlov" w:date="2026-05-20T12:39:00Z" w16du:dateUtc="2026-05-20T09:39:00Z">
                  <w:rPr>
                    <w:noProof/>
                    <w:webHidden/>
                  </w:rPr>
                </w:rPrChange>
              </w:rPr>
              <w:instrText xml:space="preserve"> PAGEREF _Toc230173153 \h </w:instrText>
            </w:r>
            <w:r w:rsidRPr="00AA66E8">
              <w:rPr>
                <w:rFonts w:ascii="Times New Roman" w:hAnsi="Times New Roman"/>
                <w:noProof/>
                <w:webHidden/>
                <w:sz w:val="28"/>
                <w:szCs w:val="28"/>
                <w:rPrChange w:id="238" w:author="Sasha Azazlov" w:date="2026-05-20T12:39:00Z" w16du:dateUtc="2026-05-20T09:39:00Z">
                  <w:rPr>
                    <w:noProof/>
                    <w:webHidden/>
                  </w:rPr>
                </w:rPrChange>
              </w:rPr>
            </w:r>
            <w:r w:rsidRPr="00AA66E8">
              <w:rPr>
                <w:rFonts w:ascii="Times New Roman" w:hAnsi="Times New Roman"/>
                <w:noProof/>
                <w:webHidden/>
                <w:sz w:val="28"/>
                <w:szCs w:val="28"/>
                <w:rPrChange w:id="23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40" w:author="Sasha Azazlov" w:date="2026-05-20T12:39:00Z" w16du:dateUtc="2026-05-20T09:39:00Z">
                  <w:rPr>
                    <w:noProof/>
                    <w:webHidden/>
                  </w:rPr>
                </w:rPrChange>
              </w:rPr>
              <w:t>12</w:t>
            </w:r>
            <w:r w:rsidRPr="00AA66E8">
              <w:rPr>
                <w:rFonts w:ascii="Times New Roman" w:hAnsi="Times New Roman"/>
                <w:noProof/>
                <w:webHidden/>
                <w:sz w:val="28"/>
                <w:szCs w:val="28"/>
                <w:rPrChange w:id="24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42"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243" w:author="Sasha Azazlov" w:date="2026-05-20T12:38:00Z" w16du:dateUtc="2026-05-20T09:38:00Z"/>
              <w:rFonts w:ascii="Times New Roman" w:eastAsiaTheme="minorEastAsia" w:hAnsi="Times New Roman"/>
              <w:i w:val="0"/>
              <w:iCs w:val="0"/>
              <w:noProof/>
              <w:kern w:val="2"/>
              <w:sz w:val="28"/>
              <w:szCs w:val="28"/>
              <w14:ligatures w14:val="standardContextual"/>
              <w:rPrChange w:id="244" w:author="Sasha Azazlov" w:date="2026-05-20T12:39:00Z" w16du:dateUtc="2026-05-20T09:39:00Z">
                <w:rPr>
                  <w:ins w:id="245" w:author="Sasha Azazlov" w:date="2026-05-20T12:38:00Z" w16du:dateUtc="2026-05-20T09:38:00Z"/>
                  <w:rFonts w:eastAsiaTheme="minorEastAsia" w:cstheme="minorBidi"/>
                  <w:i w:val="0"/>
                  <w:iCs w:val="0"/>
                  <w:noProof/>
                  <w:kern w:val="2"/>
                  <w:sz w:val="24"/>
                  <w:szCs w:val="24"/>
                  <w14:ligatures w14:val="standardContextual"/>
                </w:rPr>
              </w:rPrChange>
            </w:rPr>
          </w:pPr>
          <w:ins w:id="246" w:author="Sasha Azazlov" w:date="2026-05-20T12:38:00Z" w16du:dateUtc="2026-05-20T09:38:00Z">
            <w:r w:rsidRPr="00AA66E8">
              <w:rPr>
                <w:rStyle w:val="a3"/>
                <w:rFonts w:ascii="Times New Roman" w:hAnsi="Times New Roman"/>
                <w:noProof/>
                <w:sz w:val="28"/>
                <w:szCs w:val="28"/>
                <w:rPrChange w:id="24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4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49" w:author="Sasha Azazlov" w:date="2026-05-20T12:39:00Z" w16du:dateUtc="2026-05-20T09:39:00Z">
                  <w:rPr>
                    <w:noProof/>
                  </w:rPr>
                </w:rPrChange>
              </w:rPr>
              <w:instrText>HYPERLINK \l "_Toc230173154"</w:instrText>
            </w:r>
            <w:r w:rsidRPr="00AA66E8">
              <w:rPr>
                <w:rStyle w:val="a3"/>
                <w:rFonts w:ascii="Times New Roman" w:hAnsi="Times New Roman"/>
                <w:noProof/>
                <w:sz w:val="28"/>
                <w:szCs w:val="28"/>
                <w:rPrChange w:id="25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51" w:author="Sasha Azazlov" w:date="2026-05-20T12:39:00Z" w16du:dateUtc="2026-05-20T09:39:00Z">
                  <w:rPr>
                    <w:rStyle w:val="a3"/>
                    <w:noProof/>
                  </w:rPr>
                </w:rPrChange>
              </w:rPr>
            </w:r>
            <w:r w:rsidRPr="00AA66E8">
              <w:rPr>
                <w:rStyle w:val="a3"/>
                <w:rFonts w:ascii="Times New Roman" w:hAnsi="Times New Roman"/>
                <w:noProof/>
                <w:sz w:val="28"/>
                <w:szCs w:val="28"/>
                <w:rPrChange w:id="25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53" w:author="Sasha Azazlov" w:date="2026-05-20T12:39:00Z" w16du:dateUtc="2026-05-20T09:39:00Z">
                  <w:rPr>
                    <w:rStyle w:val="a3"/>
                    <w:rFonts w:ascii="Times New Roman" w:hAnsi="Times New Roman"/>
                    <w:noProof/>
                  </w:rPr>
                </w:rPrChange>
              </w:rPr>
              <w:t>1.2.4 Передача учётных данных</w:t>
            </w:r>
            <w:r w:rsidRPr="00AA66E8">
              <w:rPr>
                <w:rFonts w:ascii="Times New Roman" w:hAnsi="Times New Roman"/>
                <w:noProof/>
                <w:webHidden/>
                <w:sz w:val="28"/>
                <w:szCs w:val="28"/>
                <w:rPrChange w:id="254" w:author="Sasha Azazlov" w:date="2026-05-20T12:39:00Z" w16du:dateUtc="2026-05-20T09:39:00Z">
                  <w:rPr>
                    <w:noProof/>
                    <w:webHidden/>
                  </w:rPr>
                </w:rPrChange>
              </w:rPr>
              <w:tab/>
            </w:r>
            <w:r w:rsidRPr="00AA66E8">
              <w:rPr>
                <w:rFonts w:ascii="Times New Roman" w:hAnsi="Times New Roman"/>
                <w:noProof/>
                <w:webHidden/>
                <w:sz w:val="28"/>
                <w:szCs w:val="28"/>
                <w:rPrChange w:id="25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56" w:author="Sasha Azazlov" w:date="2026-05-20T12:39:00Z" w16du:dateUtc="2026-05-20T09:39:00Z">
                  <w:rPr>
                    <w:noProof/>
                    <w:webHidden/>
                  </w:rPr>
                </w:rPrChange>
              </w:rPr>
              <w:instrText xml:space="preserve"> PAGEREF _Toc230173154 \h </w:instrText>
            </w:r>
            <w:r w:rsidRPr="00AA66E8">
              <w:rPr>
                <w:rFonts w:ascii="Times New Roman" w:hAnsi="Times New Roman"/>
                <w:noProof/>
                <w:webHidden/>
                <w:sz w:val="28"/>
                <w:szCs w:val="28"/>
                <w:rPrChange w:id="257" w:author="Sasha Azazlov" w:date="2026-05-20T12:39:00Z" w16du:dateUtc="2026-05-20T09:39:00Z">
                  <w:rPr>
                    <w:noProof/>
                    <w:webHidden/>
                  </w:rPr>
                </w:rPrChange>
              </w:rPr>
            </w:r>
            <w:r w:rsidRPr="00AA66E8">
              <w:rPr>
                <w:rFonts w:ascii="Times New Roman" w:hAnsi="Times New Roman"/>
                <w:noProof/>
                <w:webHidden/>
                <w:sz w:val="28"/>
                <w:szCs w:val="28"/>
                <w:rPrChange w:id="25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59" w:author="Sasha Azazlov" w:date="2026-05-20T12:39:00Z" w16du:dateUtc="2026-05-20T09:39:00Z">
                  <w:rPr>
                    <w:noProof/>
                    <w:webHidden/>
                  </w:rPr>
                </w:rPrChange>
              </w:rPr>
              <w:t>12</w:t>
            </w:r>
            <w:r w:rsidRPr="00AA66E8">
              <w:rPr>
                <w:rFonts w:ascii="Times New Roman" w:hAnsi="Times New Roman"/>
                <w:noProof/>
                <w:webHidden/>
                <w:sz w:val="28"/>
                <w:szCs w:val="28"/>
                <w:rPrChange w:id="26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61"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262" w:author="Sasha Azazlov" w:date="2026-05-20T12:38:00Z" w16du:dateUtc="2026-05-20T09:38:00Z"/>
              <w:rFonts w:ascii="Times New Roman" w:eastAsiaTheme="minorEastAsia" w:hAnsi="Times New Roman"/>
              <w:i w:val="0"/>
              <w:iCs w:val="0"/>
              <w:noProof/>
              <w:kern w:val="2"/>
              <w:sz w:val="28"/>
              <w:szCs w:val="28"/>
              <w14:ligatures w14:val="standardContextual"/>
              <w:rPrChange w:id="263" w:author="Sasha Azazlov" w:date="2026-05-20T12:39:00Z" w16du:dateUtc="2026-05-20T09:39:00Z">
                <w:rPr>
                  <w:ins w:id="264" w:author="Sasha Azazlov" w:date="2026-05-20T12:38:00Z" w16du:dateUtc="2026-05-20T09:38:00Z"/>
                  <w:rFonts w:eastAsiaTheme="minorEastAsia" w:cstheme="minorBidi"/>
                  <w:i w:val="0"/>
                  <w:iCs w:val="0"/>
                  <w:noProof/>
                  <w:kern w:val="2"/>
                  <w:sz w:val="24"/>
                  <w:szCs w:val="24"/>
                  <w14:ligatures w14:val="standardContextual"/>
                </w:rPr>
              </w:rPrChange>
            </w:rPr>
          </w:pPr>
          <w:ins w:id="265" w:author="Sasha Azazlov" w:date="2026-05-20T12:38:00Z" w16du:dateUtc="2026-05-20T09:38:00Z">
            <w:r w:rsidRPr="00AA66E8">
              <w:rPr>
                <w:rStyle w:val="a3"/>
                <w:rFonts w:ascii="Times New Roman" w:hAnsi="Times New Roman"/>
                <w:noProof/>
                <w:sz w:val="28"/>
                <w:szCs w:val="28"/>
                <w:rPrChange w:id="26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6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68" w:author="Sasha Azazlov" w:date="2026-05-20T12:39:00Z" w16du:dateUtc="2026-05-20T09:39:00Z">
                  <w:rPr>
                    <w:noProof/>
                  </w:rPr>
                </w:rPrChange>
              </w:rPr>
              <w:instrText>HYPERLINK \l "_Toc230173155"</w:instrText>
            </w:r>
            <w:r w:rsidRPr="00AA66E8">
              <w:rPr>
                <w:rStyle w:val="a3"/>
                <w:rFonts w:ascii="Times New Roman" w:hAnsi="Times New Roman"/>
                <w:noProof/>
                <w:sz w:val="28"/>
                <w:szCs w:val="28"/>
                <w:rPrChange w:id="26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70" w:author="Sasha Azazlov" w:date="2026-05-20T12:39:00Z" w16du:dateUtc="2026-05-20T09:39:00Z">
                  <w:rPr>
                    <w:rStyle w:val="a3"/>
                    <w:noProof/>
                  </w:rPr>
                </w:rPrChange>
              </w:rPr>
            </w:r>
            <w:r w:rsidRPr="00AA66E8">
              <w:rPr>
                <w:rStyle w:val="a3"/>
                <w:rFonts w:ascii="Times New Roman" w:hAnsi="Times New Roman"/>
                <w:noProof/>
                <w:sz w:val="28"/>
                <w:szCs w:val="28"/>
                <w:rPrChange w:id="27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72" w:author="Sasha Azazlov" w:date="2026-05-20T12:39:00Z" w16du:dateUtc="2026-05-20T09:39:00Z">
                  <w:rPr>
                    <w:rStyle w:val="a3"/>
                    <w:rFonts w:ascii="Times New Roman" w:hAnsi="Times New Roman"/>
                    <w:noProof/>
                  </w:rPr>
                </w:rPrChange>
              </w:rPr>
              <w:t>1.2.5 Контроль доступа</w:t>
            </w:r>
            <w:r w:rsidRPr="00AA66E8">
              <w:rPr>
                <w:rFonts w:ascii="Times New Roman" w:hAnsi="Times New Roman"/>
                <w:noProof/>
                <w:webHidden/>
                <w:sz w:val="28"/>
                <w:szCs w:val="28"/>
                <w:rPrChange w:id="273" w:author="Sasha Azazlov" w:date="2026-05-20T12:39:00Z" w16du:dateUtc="2026-05-20T09:39:00Z">
                  <w:rPr>
                    <w:noProof/>
                    <w:webHidden/>
                  </w:rPr>
                </w:rPrChange>
              </w:rPr>
              <w:tab/>
            </w:r>
            <w:r w:rsidRPr="00AA66E8">
              <w:rPr>
                <w:rFonts w:ascii="Times New Roman" w:hAnsi="Times New Roman"/>
                <w:noProof/>
                <w:webHidden/>
                <w:sz w:val="28"/>
                <w:szCs w:val="28"/>
                <w:rPrChange w:id="27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75" w:author="Sasha Azazlov" w:date="2026-05-20T12:39:00Z" w16du:dateUtc="2026-05-20T09:39:00Z">
                  <w:rPr>
                    <w:noProof/>
                    <w:webHidden/>
                  </w:rPr>
                </w:rPrChange>
              </w:rPr>
              <w:instrText xml:space="preserve"> PAGEREF _Toc230173155 \h </w:instrText>
            </w:r>
            <w:r w:rsidRPr="00AA66E8">
              <w:rPr>
                <w:rFonts w:ascii="Times New Roman" w:hAnsi="Times New Roman"/>
                <w:noProof/>
                <w:webHidden/>
                <w:sz w:val="28"/>
                <w:szCs w:val="28"/>
                <w:rPrChange w:id="276" w:author="Sasha Azazlov" w:date="2026-05-20T12:39:00Z" w16du:dateUtc="2026-05-20T09:39:00Z">
                  <w:rPr>
                    <w:noProof/>
                    <w:webHidden/>
                  </w:rPr>
                </w:rPrChange>
              </w:rPr>
            </w:r>
            <w:r w:rsidRPr="00AA66E8">
              <w:rPr>
                <w:rFonts w:ascii="Times New Roman" w:hAnsi="Times New Roman"/>
                <w:noProof/>
                <w:webHidden/>
                <w:sz w:val="28"/>
                <w:szCs w:val="28"/>
                <w:rPrChange w:id="27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78" w:author="Sasha Azazlov" w:date="2026-05-20T12:39:00Z" w16du:dateUtc="2026-05-20T09:39:00Z">
                  <w:rPr>
                    <w:noProof/>
                    <w:webHidden/>
                  </w:rPr>
                </w:rPrChange>
              </w:rPr>
              <w:t>12</w:t>
            </w:r>
            <w:r w:rsidRPr="00AA66E8">
              <w:rPr>
                <w:rFonts w:ascii="Times New Roman" w:hAnsi="Times New Roman"/>
                <w:noProof/>
                <w:webHidden/>
                <w:sz w:val="28"/>
                <w:szCs w:val="28"/>
                <w:rPrChange w:id="27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80"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281" w:author="Sasha Azazlov" w:date="2026-05-20T12:38:00Z" w16du:dateUtc="2026-05-20T09:38:00Z"/>
              <w:rFonts w:ascii="Times New Roman" w:eastAsiaTheme="minorEastAsia" w:hAnsi="Times New Roman"/>
              <w:smallCaps w:val="0"/>
              <w:noProof/>
              <w:kern w:val="2"/>
              <w:sz w:val="28"/>
              <w:szCs w:val="28"/>
              <w14:ligatures w14:val="standardContextual"/>
              <w:rPrChange w:id="282" w:author="Sasha Azazlov" w:date="2026-05-20T12:39:00Z" w16du:dateUtc="2026-05-20T09:39:00Z">
                <w:rPr>
                  <w:ins w:id="283" w:author="Sasha Azazlov" w:date="2026-05-20T12:38:00Z" w16du:dateUtc="2026-05-20T09:38:00Z"/>
                  <w:rFonts w:eastAsiaTheme="minorEastAsia" w:cstheme="minorBidi"/>
                  <w:smallCaps w:val="0"/>
                  <w:noProof/>
                  <w:kern w:val="2"/>
                  <w:sz w:val="24"/>
                  <w:szCs w:val="24"/>
                  <w14:ligatures w14:val="standardContextual"/>
                </w:rPr>
              </w:rPrChange>
            </w:rPr>
          </w:pPr>
          <w:ins w:id="284" w:author="Sasha Azazlov" w:date="2026-05-20T12:38:00Z" w16du:dateUtc="2026-05-20T09:38:00Z">
            <w:r w:rsidRPr="00AA66E8">
              <w:rPr>
                <w:rStyle w:val="a3"/>
                <w:rFonts w:ascii="Times New Roman" w:hAnsi="Times New Roman"/>
                <w:noProof/>
                <w:sz w:val="28"/>
                <w:szCs w:val="28"/>
                <w:rPrChange w:id="28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8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87" w:author="Sasha Azazlov" w:date="2026-05-20T12:39:00Z" w16du:dateUtc="2026-05-20T09:39:00Z">
                  <w:rPr>
                    <w:noProof/>
                  </w:rPr>
                </w:rPrChange>
              </w:rPr>
              <w:instrText>HYPERLINK \l "_Toc230173156"</w:instrText>
            </w:r>
            <w:r w:rsidRPr="00AA66E8">
              <w:rPr>
                <w:rStyle w:val="a3"/>
                <w:rFonts w:ascii="Times New Roman" w:hAnsi="Times New Roman"/>
                <w:noProof/>
                <w:sz w:val="28"/>
                <w:szCs w:val="28"/>
                <w:rPrChange w:id="28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89" w:author="Sasha Azazlov" w:date="2026-05-20T12:39:00Z" w16du:dateUtc="2026-05-20T09:39:00Z">
                  <w:rPr>
                    <w:rStyle w:val="a3"/>
                    <w:noProof/>
                  </w:rPr>
                </w:rPrChange>
              </w:rPr>
            </w:r>
            <w:r w:rsidRPr="00AA66E8">
              <w:rPr>
                <w:rStyle w:val="a3"/>
                <w:rFonts w:ascii="Times New Roman" w:hAnsi="Times New Roman"/>
                <w:noProof/>
                <w:sz w:val="28"/>
                <w:szCs w:val="28"/>
                <w:rPrChange w:id="29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91" w:author="Sasha Azazlov" w:date="2026-05-20T12:39:00Z" w16du:dateUtc="2026-05-20T09:39:00Z">
                  <w:rPr>
                    <w:rStyle w:val="a3"/>
                    <w:noProof/>
                  </w:rPr>
                </w:rPrChange>
              </w:rPr>
              <w:t>1.3 Анализ существующих решений</w:t>
            </w:r>
            <w:r w:rsidRPr="00AA66E8">
              <w:rPr>
                <w:rFonts w:ascii="Times New Roman" w:hAnsi="Times New Roman"/>
                <w:noProof/>
                <w:webHidden/>
                <w:sz w:val="28"/>
                <w:szCs w:val="28"/>
                <w:rPrChange w:id="292" w:author="Sasha Azazlov" w:date="2026-05-20T12:39:00Z" w16du:dateUtc="2026-05-20T09:39:00Z">
                  <w:rPr>
                    <w:noProof/>
                    <w:webHidden/>
                  </w:rPr>
                </w:rPrChange>
              </w:rPr>
              <w:tab/>
            </w:r>
            <w:r w:rsidRPr="00AA66E8">
              <w:rPr>
                <w:rFonts w:ascii="Times New Roman" w:hAnsi="Times New Roman"/>
                <w:noProof/>
                <w:webHidden/>
                <w:sz w:val="28"/>
                <w:szCs w:val="28"/>
                <w:rPrChange w:id="29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94" w:author="Sasha Azazlov" w:date="2026-05-20T12:39:00Z" w16du:dateUtc="2026-05-20T09:39:00Z">
                  <w:rPr>
                    <w:noProof/>
                    <w:webHidden/>
                  </w:rPr>
                </w:rPrChange>
              </w:rPr>
              <w:instrText xml:space="preserve"> PAGEREF _Toc230173156 \h </w:instrText>
            </w:r>
            <w:r w:rsidRPr="00AA66E8">
              <w:rPr>
                <w:rFonts w:ascii="Times New Roman" w:hAnsi="Times New Roman"/>
                <w:noProof/>
                <w:webHidden/>
                <w:sz w:val="28"/>
                <w:szCs w:val="28"/>
                <w:rPrChange w:id="295" w:author="Sasha Azazlov" w:date="2026-05-20T12:39:00Z" w16du:dateUtc="2026-05-20T09:39:00Z">
                  <w:rPr>
                    <w:noProof/>
                    <w:webHidden/>
                  </w:rPr>
                </w:rPrChange>
              </w:rPr>
            </w:r>
            <w:r w:rsidRPr="00AA66E8">
              <w:rPr>
                <w:rFonts w:ascii="Times New Roman" w:hAnsi="Times New Roman"/>
                <w:noProof/>
                <w:webHidden/>
                <w:sz w:val="28"/>
                <w:szCs w:val="28"/>
                <w:rPrChange w:id="29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97" w:author="Sasha Azazlov" w:date="2026-05-20T12:39:00Z" w16du:dateUtc="2026-05-20T09:39:00Z">
                  <w:rPr>
                    <w:noProof/>
                    <w:webHidden/>
                  </w:rPr>
                </w:rPrChange>
              </w:rPr>
              <w:t>13</w:t>
            </w:r>
            <w:r w:rsidRPr="00AA66E8">
              <w:rPr>
                <w:rFonts w:ascii="Times New Roman" w:hAnsi="Times New Roman"/>
                <w:noProof/>
                <w:webHidden/>
                <w:sz w:val="28"/>
                <w:szCs w:val="28"/>
                <w:rPrChange w:id="29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9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300" w:author="Sasha Azazlov" w:date="2026-05-20T12:38:00Z" w16du:dateUtc="2026-05-20T09:38:00Z"/>
              <w:rFonts w:ascii="Times New Roman" w:eastAsiaTheme="minorEastAsia" w:hAnsi="Times New Roman"/>
              <w:i w:val="0"/>
              <w:iCs w:val="0"/>
              <w:noProof/>
              <w:kern w:val="2"/>
              <w:sz w:val="28"/>
              <w:szCs w:val="28"/>
              <w14:ligatures w14:val="standardContextual"/>
              <w:rPrChange w:id="301" w:author="Sasha Azazlov" w:date="2026-05-20T12:39:00Z" w16du:dateUtc="2026-05-20T09:39:00Z">
                <w:rPr>
                  <w:ins w:id="302" w:author="Sasha Azazlov" w:date="2026-05-20T12:38:00Z" w16du:dateUtc="2026-05-20T09:38:00Z"/>
                  <w:rFonts w:eastAsiaTheme="minorEastAsia" w:cstheme="minorBidi"/>
                  <w:i w:val="0"/>
                  <w:iCs w:val="0"/>
                  <w:noProof/>
                  <w:kern w:val="2"/>
                  <w:sz w:val="24"/>
                  <w:szCs w:val="24"/>
                  <w14:ligatures w14:val="standardContextual"/>
                </w:rPr>
              </w:rPrChange>
            </w:rPr>
          </w:pPr>
          <w:ins w:id="303" w:author="Sasha Azazlov" w:date="2026-05-20T12:38:00Z" w16du:dateUtc="2026-05-20T09:38:00Z">
            <w:r w:rsidRPr="00AA66E8">
              <w:rPr>
                <w:rStyle w:val="a3"/>
                <w:rFonts w:ascii="Times New Roman" w:hAnsi="Times New Roman"/>
                <w:noProof/>
                <w:sz w:val="28"/>
                <w:szCs w:val="28"/>
                <w:rPrChange w:id="30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30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306" w:author="Sasha Azazlov" w:date="2026-05-20T12:39:00Z" w16du:dateUtc="2026-05-20T09:39:00Z">
                  <w:rPr>
                    <w:noProof/>
                  </w:rPr>
                </w:rPrChange>
              </w:rPr>
              <w:instrText>HYPERLINK \l "_Toc230173157"</w:instrText>
            </w:r>
            <w:r w:rsidRPr="00AA66E8">
              <w:rPr>
                <w:rStyle w:val="a3"/>
                <w:rFonts w:ascii="Times New Roman" w:hAnsi="Times New Roman"/>
                <w:noProof/>
                <w:sz w:val="28"/>
                <w:szCs w:val="28"/>
                <w:rPrChange w:id="30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308" w:author="Sasha Azazlov" w:date="2026-05-20T12:39:00Z" w16du:dateUtc="2026-05-20T09:39:00Z">
                  <w:rPr>
                    <w:rStyle w:val="a3"/>
                    <w:noProof/>
                  </w:rPr>
                </w:rPrChange>
              </w:rPr>
            </w:r>
            <w:r w:rsidRPr="00AA66E8">
              <w:rPr>
                <w:rStyle w:val="a3"/>
                <w:rFonts w:ascii="Times New Roman" w:hAnsi="Times New Roman"/>
                <w:noProof/>
                <w:sz w:val="28"/>
                <w:szCs w:val="28"/>
                <w:rPrChange w:id="30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310" w:author="Sasha Azazlov" w:date="2026-05-20T12:39:00Z" w16du:dateUtc="2026-05-20T09:39:00Z">
                  <w:rPr>
                    <w:rStyle w:val="a3"/>
                    <w:rFonts w:ascii="Times New Roman" w:hAnsi="Times New Roman"/>
                    <w:noProof/>
                  </w:rPr>
                </w:rPrChange>
              </w:rPr>
              <w:t>1.3.1 Bitwarden</w:t>
            </w:r>
            <w:r w:rsidRPr="00AA66E8">
              <w:rPr>
                <w:rFonts w:ascii="Times New Roman" w:hAnsi="Times New Roman"/>
                <w:noProof/>
                <w:webHidden/>
                <w:sz w:val="28"/>
                <w:szCs w:val="28"/>
                <w:rPrChange w:id="311" w:author="Sasha Azazlov" w:date="2026-05-20T12:39:00Z" w16du:dateUtc="2026-05-20T09:39:00Z">
                  <w:rPr>
                    <w:noProof/>
                    <w:webHidden/>
                  </w:rPr>
                </w:rPrChange>
              </w:rPr>
              <w:tab/>
            </w:r>
            <w:r w:rsidRPr="00AA66E8">
              <w:rPr>
                <w:rFonts w:ascii="Times New Roman" w:hAnsi="Times New Roman"/>
                <w:noProof/>
                <w:webHidden/>
                <w:sz w:val="28"/>
                <w:szCs w:val="28"/>
                <w:rPrChange w:id="31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313" w:author="Sasha Azazlov" w:date="2026-05-20T12:39:00Z" w16du:dateUtc="2026-05-20T09:39:00Z">
                  <w:rPr>
                    <w:noProof/>
                    <w:webHidden/>
                  </w:rPr>
                </w:rPrChange>
              </w:rPr>
              <w:instrText xml:space="preserve"> PAGEREF _Toc230173157 \h </w:instrText>
            </w:r>
            <w:r w:rsidRPr="00AA66E8">
              <w:rPr>
                <w:rFonts w:ascii="Times New Roman" w:hAnsi="Times New Roman"/>
                <w:noProof/>
                <w:webHidden/>
                <w:sz w:val="28"/>
                <w:szCs w:val="28"/>
                <w:rPrChange w:id="314" w:author="Sasha Azazlov" w:date="2026-05-20T12:39:00Z" w16du:dateUtc="2026-05-20T09:39:00Z">
                  <w:rPr>
                    <w:noProof/>
                    <w:webHidden/>
                  </w:rPr>
                </w:rPrChange>
              </w:rPr>
            </w:r>
            <w:r w:rsidRPr="00AA66E8">
              <w:rPr>
                <w:rFonts w:ascii="Times New Roman" w:hAnsi="Times New Roman"/>
                <w:noProof/>
                <w:webHidden/>
                <w:sz w:val="28"/>
                <w:szCs w:val="28"/>
                <w:rPrChange w:id="31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316" w:author="Sasha Azazlov" w:date="2026-05-20T12:39:00Z" w16du:dateUtc="2026-05-20T09:39:00Z">
                  <w:rPr>
                    <w:noProof/>
                    <w:webHidden/>
                  </w:rPr>
                </w:rPrChange>
              </w:rPr>
              <w:t>13</w:t>
            </w:r>
            <w:r w:rsidRPr="00AA66E8">
              <w:rPr>
                <w:rFonts w:ascii="Times New Roman" w:hAnsi="Times New Roman"/>
                <w:noProof/>
                <w:webHidden/>
                <w:sz w:val="28"/>
                <w:szCs w:val="28"/>
                <w:rPrChange w:id="31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31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319" w:author="Sasha Azazlov" w:date="2026-05-20T12:38:00Z" w16du:dateUtc="2026-05-20T09:38:00Z"/>
              <w:rFonts w:ascii="Times New Roman" w:eastAsiaTheme="minorEastAsia" w:hAnsi="Times New Roman"/>
              <w:i w:val="0"/>
              <w:iCs w:val="0"/>
              <w:noProof/>
              <w:kern w:val="2"/>
              <w:sz w:val="28"/>
              <w:szCs w:val="28"/>
              <w14:ligatures w14:val="standardContextual"/>
              <w:rPrChange w:id="320" w:author="Sasha Azazlov" w:date="2026-05-20T12:39:00Z" w16du:dateUtc="2026-05-20T09:39:00Z">
                <w:rPr>
                  <w:ins w:id="321" w:author="Sasha Azazlov" w:date="2026-05-20T12:38:00Z" w16du:dateUtc="2026-05-20T09:38:00Z"/>
                  <w:rFonts w:eastAsiaTheme="minorEastAsia" w:cstheme="minorBidi"/>
                  <w:i w:val="0"/>
                  <w:iCs w:val="0"/>
                  <w:noProof/>
                  <w:kern w:val="2"/>
                  <w:sz w:val="24"/>
                  <w:szCs w:val="24"/>
                  <w14:ligatures w14:val="standardContextual"/>
                </w:rPr>
              </w:rPrChange>
            </w:rPr>
          </w:pPr>
          <w:ins w:id="322" w:author="Sasha Azazlov" w:date="2026-05-20T12:38:00Z" w16du:dateUtc="2026-05-20T09:38:00Z">
            <w:r w:rsidRPr="00AA66E8">
              <w:rPr>
                <w:rStyle w:val="a3"/>
                <w:rFonts w:ascii="Times New Roman" w:hAnsi="Times New Roman"/>
                <w:noProof/>
                <w:sz w:val="28"/>
                <w:szCs w:val="28"/>
                <w:rPrChange w:id="32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32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325" w:author="Sasha Azazlov" w:date="2026-05-20T12:39:00Z" w16du:dateUtc="2026-05-20T09:39:00Z">
                  <w:rPr>
                    <w:noProof/>
                  </w:rPr>
                </w:rPrChange>
              </w:rPr>
              <w:instrText>HYPERLINK \l "_Toc230173158"</w:instrText>
            </w:r>
            <w:r w:rsidRPr="00AA66E8">
              <w:rPr>
                <w:rStyle w:val="a3"/>
                <w:rFonts w:ascii="Times New Roman" w:hAnsi="Times New Roman"/>
                <w:noProof/>
                <w:sz w:val="28"/>
                <w:szCs w:val="28"/>
                <w:rPrChange w:id="32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327" w:author="Sasha Azazlov" w:date="2026-05-20T12:39:00Z" w16du:dateUtc="2026-05-20T09:39:00Z">
                  <w:rPr>
                    <w:rStyle w:val="a3"/>
                    <w:noProof/>
                  </w:rPr>
                </w:rPrChange>
              </w:rPr>
            </w:r>
            <w:r w:rsidRPr="00AA66E8">
              <w:rPr>
                <w:rStyle w:val="a3"/>
                <w:rFonts w:ascii="Times New Roman" w:hAnsi="Times New Roman"/>
                <w:noProof/>
                <w:sz w:val="28"/>
                <w:szCs w:val="28"/>
                <w:rPrChange w:id="32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329" w:author="Sasha Azazlov" w:date="2026-05-20T12:39:00Z" w16du:dateUtc="2026-05-20T09:39:00Z">
                  <w:rPr>
                    <w:rStyle w:val="a3"/>
                    <w:rFonts w:ascii="Times New Roman" w:hAnsi="Times New Roman"/>
                    <w:noProof/>
                  </w:rPr>
                </w:rPrChange>
              </w:rPr>
              <w:t>1.3.2 KeePassXC</w:t>
            </w:r>
            <w:r w:rsidRPr="00AA66E8">
              <w:rPr>
                <w:rFonts w:ascii="Times New Roman" w:hAnsi="Times New Roman"/>
                <w:noProof/>
                <w:webHidden/>
                <w:sz w:val="28"/>
                <w:szCs w:val="28"/>
                <w:rPrChange w:id="330" w:author="Sasha Azazlov" w:date="2026-05-20T12:39:00Z" w16du:dateUtc="2026-05-20T09:39:00Z">
                  <w:rPr>
                    <w:noProof/>
                    <w:webHidden/>
                  </w:rPr>
                </w:rPrChange>
              </w:rPr>
              <w:tab/>
            </w:r>
            <w:r w:rsidRPr="00AA66E8">
              <w:rPr>
                <w:rFonts w:ascii="Times New Roman" w:hAnsi="Times New Roman"/>
                <w:noProof/>
                <w:webHidden/>
                <w:sz w:val="28"/>
                <w:szCs w:val="28"/>
                <w:rPrChange w:id="33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332" w:author="Sasha Azazlov" w:date="2026-05-20T12:39:00Z" w16du:dateUtc="2026-05-20T09:39:00Z">
                  <w:rPr>
                    <w:noProof/>
                    <w:webHidden/>
                  </w:rPr>
                </w:rPrChange>
              </w:rPr>
              <w:instrText xml:space="preserve"> PAGEREF _Toc230173158 \h </w:instrText>
            </w:r>
            <w:r w:rsidRPr="00AA66E8">
              <w:rPr>
                <w:rFonts w:ascii="Times New Roman" w:hAnsi="Times New Roman"/>
                <w:noProof/>
                <w:webHidden/>
                <w:sz w:val="28"/>
                <w:szCs w:val="28"/>
                <w:rPrChange w:id="333" w:author="Sasha Azazlov" w:date="2026-05-20T12:39:00Z" w16du:dateUtc="2026-05-20T09:39:00Z">
                  <w:rPr>
                    <w:noProof/>
                    <w:webHidden/>
                  </w:rPr>
                </w:rPrChange>
              </w:rPr>
            </w:r>
            <w:r w:rsidRPr="00AA66E8">
              <w:rPr>
                <w:rFonts w:ascii="Times New Roman" w:hAnsi="Times New Roman"/>
                <w:noProof/>
                <w:webHidden/>
                <w:sz w:val="28"/>
                <w:szCs w:val="28"/>
                <w:rPrChange w:id="33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335" w:author="Sasha Azazlov" w:date="2026-05-20T12:39:00Z" w16du:dateUtc="2026-05-20T09:39:00Z">
                  <w:rPr>
                    <w:noProof/>
                    <w:webHidden/>
                  </w:rPr>
                </w:rPrChange>
              </w:rPr>
              <w:t>14</w:t>
            </w:r>
            <w:r w:rsidRPr="00AA66E8">
              <w:rPr>
                <w:rFonts w:ascii="Times New Roman" w:hAnsi="Times New Roman"/>
                <w:noProof/>
                <w:webHidden/>
                <w:sz w:val="28"/>
                <w:szCs w:val="28"/>
                <w:rPrChange w:id="33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33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338" w:author="Sasha Azazlov" w:date="2026-05-20T12:38:00Z" w16du:dateUtc="2026-05-20T09:38:00Z"/>
              <w:rFonts w:ascii="Times New Roman" w:eastAsiaTheme="minorEastAsia" w:hAnsi="Times New Roman"/>
              <w:i w:val="0"/>
              <w:iCs w:val="0"/>
              <w:noProof/>
              <w:kern w:val="2"/>
              <w:sz w:val="28"/>
              <w:szCs w:val="28"/>
              <w14:ligatures w14:val="standardContextual"/>
              <w:rPrChange w:id="339" w:author="Sasha Azazlov" w:date="2026-05-20T12:39:00Z" w16du:dateUtc="2026-05-20T09:39:00Z">
                <w:rPr>
                  <w:ins w:id="340" w:author="Sasha Azazlov" w:date="2026-05-20T12:38:00Z" w16du:dateUtc="2026-05-20T09:38:00Z"/>
                  <w:rFonts w:eastAsiaTheme="minorEastAsia" w:cstheme="minorBidi"/>
                  <w:i w:val="0"/>
                  <w:iCs w:val="0"/>
                  <w:noProof/>
                  <w:kern w:val="2"/>
                  <w:sz w:val="24"/>
                  <w:szCs w:val="24"/>
                  <w14:ligatures w14:val="standardContextual"/>
                </w:rPr>
              </w:rPrChange>
            </w:rPr>
          </w:pPr>
          <w:ins w:id="341" w:author="Sasha Azazlov" w:date="2026-05-20T12:38:00Z" w16du:dateUtc="2026-05-20T09:38:00Z">
            <w:r w:rsidRPr="00AA66E8">
              <w:rPr>
                <w:rStyle w:val="a3"/>
                <w:rFonts w:ascii="Times New Roman" w:hAnsi="Times New Roman"/>
                <w:noProof/>
                <w:sz w:val="28"/>
                <w:szCs w:val="28"/>
                <w:rPrChange w:id="34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34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344" w:author="Sasha Azazlov" w:date="2026-05-20T12:39:00Z" w16du:dateUtc="2026-05-20T09:39:00Z">
                  <w:rPr>
                    <w:noProof/>
                  </w:rPr>
                </w:rPrChange>
              </w:rPr>
              <w:instrText>HYPERLINK \l "_Toc230173159"</w:instrText>
            </w:r>
            <w:r w:rsidRPr="00AA66E8">
              <w:rPr>
                <w:rStyle w:val="a3"/>
                <w:rFonts w:ascii="Times New Roman" w:hAnsi="Times New Roman"/>
                <w:noProof/>
                <w:sz w:val="28"/>
                <w:szCs w:val="28"/>
                <w:rPrChange w:id="34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346" w:author="Sasha Azazlov" w:date="2026-05-20T12:39:00Z" w16du:dateUtc="2026-05-20T09:39:00Z">
                  <w:rPr>
                    <w:rStyle w:val="a3"/>
                    <w:noProof/>
                  </w:rPr>
                </w:rPrChange>
              </w:rPr>
            </w:r>
            <w:r w:rsidRPr="00AA66E8">
              <w:rPr>
                <w:rStyle w:val="a3"/>
                <w:rFonts w:ascii="Times New Roman" w:hAnsi="Times New Roman"/>
                <w:noProof/>
                <w:sz w:val="28"/>
                <w:szCs w:val="28"/>
                <w:rPrChange w:id="34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348" w:author="Sasha Azazlov" w:date="2026-05-20T12:39:00Z" w16du:dateUtc="2026-05-20T09:39:00Z">
                  <w:rPr>
                    <w:rStyle w:val="a3"/>
                    <w:rFonts w:ascii="Times New Roman" w:hAnsi="Times New Roman"/>
                    <w:noProof/>
                  </w:rPr>
                </w:rPrChange>
              </w:rPr>
              <w:t>1.3.3 1Password</w:t>
            </w:r>
            <w:r w:rsidRPr="00AA66E8">
              <w:rPr>
                <w:rFonts w:ascii="Times New Roman" w:hAnsi="Times New Roman"/>
                <w:noProof/>
                <w:webHidden/>
                <w:sz w:val="28"/>
                <w:szCs w:val="28"/>
                <w:rPrChange w:id="349" w:author="Sasha Azazlov" w:date="2026-05-20T12:39:00Z" w16du:dateUtc="2026-05-20T09:39:00Z">
                  <w:rPr>
                    <w:noProof/>
                    <w:webHidden/>
                  </w:rPr>
                </w:rPrChange>
              </w:rPr>
              <w:tab/>
            </w:r>
            <w:r w:rsidRPr="00AA66E8">
              <w:rPr>
                <w:rFonts w:ascii="Times New Roman" w:hAnsi="Times New Roman"/>
                <w:noProof/>
                <w:webHidden/>
                <w:sz w:val="28"/>
                <w:szCs w:val="28"/>
                <w:rPrChange w:id="35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351" w:author="Sasha Azazlov" w:date="2026-05-20T12:39:00Z" w16du:dateUtc="2026-05-20T09:39:00Z">
                  <w:rPr>
                    <w:noProof/>
                    <w:webHidden/>
                  </w:rPr>
                </w:rPrChange>
              </w:rPr>
              <w:instrText xml:space="preserve"> PAGEREF _Toc230173159 \h </w:instrText>
            </w:r>
            <w:r w:rsidRPr="00AA66E8">
              <w:rPr>
                <w:rFonts w:ascii="Times New Roman" w:hAnsi="Times New Roman"/>
                <w:noProof/>
                <w:webHidden/>
                <w:sz w:val="28"/>
                <w:szCs w:val="28"/>
                <w:rPrChange w:id="352" w:author="Sasha Azazlov" w:date="2026-05-20T12:39:00Z" w16du:dateUtc="2026-05-20T09:39:00Z">
                  <w:rPr>
                    <w:noProof/>
                    <w:webHidden/>
                  </w:rPr>
                </w:rPrChange>
              </w:rPr>
            </w:r>
            <w:r w:rsidRPr="00AA66E8">
              <w:rPr>
                <w:rFonts w:ascii="Times New Roman" w:hAnsi="Times New Roman"/>
                <w:noProof/>
                <w:webHidden/>
                <w:sz w:val="28"/>
                <w:szCs w:val="28"/>
                <w:rPrChange w:id="35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354" w:author="Sasha Azazlov" w:date="2026-05-20T12:39:00Z" w16du:dateUtc="2026-05-20T09:39:00Z">
                  <w:rPr>
                    <w:noProof/>
                    <w:webHidden/>
                  </w:rPr>
                </w:rPrChange>
              </w:rPr>
              <w:t>15</w:t>
            </w:r>
            <w:r w:rsidRPr="00AA66E8">
              <w:rPr>
                <w:rFonts w:ascii="Times New Roman" w:hAnsi="Times New Roman"/>
                <w:noProof/>
                <w:webHidden/>
                <w:sz w:val="28"/>
                <w:szCs w:val="28"/>
                <w:rPrChange w:id="35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356"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357" w:author="Sasha Azazlov" w:date="2026-05-20T12:38:00Z" w16du:dateUtc="2026-05-20T09:38:00Z"/>
              <w:rFonts w:ascii="Times New Roman" w:eastAsiaTheme="minorEastAsia" w:hAnsi="Times New Roman"/>
              <w:smallCaps w:val="0"/>
              <w:noProof/>
              <w:kern w:val="2"/>
              <w:sz w:val="28"/>
              <w:szCs w:val="28"/>
              <w14:ligatures w14:val="standardContextual"/>
              <w:rPrChange w:id="358" w:author="Sasha Azazlov" w:date="2026-05-20T12:39:00Z" w16du:dateUtc="2026-05-20T09:39:00Z">
                <w:rPr>
                  <w:ins w:id="359" w:author="Sasha Azazlov" w:date="2026-05-20T12:38:00Z" w16du:dateUtc="2026-05-20T09:38:00Z"/>
                  <w:rFonts w:eastAsiaTheme="minorEastAsia" w:cstheme="minorBidi"/>
                  <w:smallCaps w:val="0"/>
                  <w:noProof/>
                  <w:kern w:val="2"/>
                  <w:sz w:val="24"/>
                  <w:szCs w:val="24"/>
                  <w14:ligatures w14:val="standardContextual"/>
                </w:rPr>
              </w:rPrChange>
            </w:rPr>
          </w:pPr>
          <w:ins w:id="360" w:author="Sasha Azazlov" w:date="2026-05-20T12:38:00Z" w16du:dateUtc="2026-05-20T09:38:00Z">
            <w:r w:rsidRPr="00AA66E8">
              <w:rPr>
                <w:rStyle w:val="a3"/>
                <w:rFonts w:ascii="Times New Roman" w:hAnsi="Times New Roman"/>
                <w:noProof/>
                <w:sz w:val="28"/>
                <w:szCs w:val="28"/>
                <w:rPrChange w:id="36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36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363" w:author="Sasha Azazlov" w:date="2026-05-20T12:39:00Z" w16du:dateUtc="2026-05-20T09:39:00Z">
                  <w:rPr>
                    <w:noProof/>
                  </w:rPr>
                </w:rPrChange>
              </w:rPr>
              <w:instrText>HYPERLINK \l "_Toc230173160"</w:instrText>
            </w:r>
            <w:r w:rsidRPr="00AA66E8">
              <w:rPr>
                <w:rStyle w:val="a3"/>
                <w:rFonts w:ascii="Times New Roman" w:hAnsi="Times New Roman"/>
                <w:noProof/>
                <w:sz w:val="28"/>
                <w:szCs w:val="28"/>
                <w:rPrChange w:id="36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365" w:author="Sasha Azazlov" w:date="2026-05-20T12:39:00Z" w16du:dateUtc="2026-05-20T09:39:00Z">
                  <w:rPr>
                    <w:rStyle w:val="a3"/>
                    <w:noProof/>
                  </w:rPr>
                </w:rPrChange>
              </w:rPr>
            </w:r>
            <w:r w:rsidRPr="00AA66E8">
              <w:rPr>
                <w:rStyle w:val="a3"/>
                <w:rFonts w:ascii="Times New Roman" w:hAnsi="Times New Roman"/>
                <w:noProof/>
                <w:sz w:val="28"/>
                <w:szCs w:val="28"/>
                <w:rPrChange w:id="36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367" w:author="Sasha Azazlov" w:date="2026-05-20T12:39:00Z" w16du:dateUtc="2026-05-20T09:39:00Z">
                  <w:rPr>
                    <w:rStyle w:val="a3"/>
                    <w:noProof/>
                  </w:rPr>
                </w:rPrChange>
              </w:rPr>
              <w:t>1.4 Выявление проблем существующих решений</w:t>
            </w:r>
            <w:r w:rsidRPr="00AA66E8">
              <w:rPr>
                <w:rFonts w:ascii="Times New Roman" w:hAnsi="Times New Roman"/>
                <w:noProof/>
                <w:webHidden/>
                <w:sz w:val="28"/>
                <w:szCs w:val="28"/>
                <w:rPrChange w:id="368" w:author="Sasha Azazlov" w:date="2026-05-20T12:39:00Z" w16du:dateUtc="2026-05-20T09:39:00Z">
                  <w:rPr>
                    <w:noProof/>
                    <w:webHidden/>
                  </w:rPr>
                </w:rPrChange>
              </w:rPr>
              <w:tab/>
            </w:r>
            <w:r w:rsidRPr="00AA66E8">
              <w:rPr>
                <w:rFonts w:ascii="Times New Roman" w:hAnsi="Times New Roman"/>
                <w:noProof/>
                <w:webHidden/>
                <w:sz w:val="28"/>
                <w:szCs w:val="28"/>
                <w:rPrChange w:id="36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370" w:author="Sasha Azazlov" w:date="2026-05-20T12:39:00Z" w16du:dateUtc="2026-05-20T09:39:00Z">
                  <w:rPr>
                    <w:noProof/>
                    <w:webHidden/>
                  </w:rPr>
                </w:rPrChange>
              </w:rPr>
              <w:instrText xml:space="preserve"> PAGEREF _Toc230173160 \h </w:instrText>
            </w:r>
            <w:r w:rsidRPr="00AA66E8">
              <w:rPr>
                <w:rFonts w:ascii="Times New Roman" w:hAnsi="Times New Roman"/>
                <w:noProof/>
                <w:webHidden/>
                <w:sz w:val="28"/>
                <w:szCs w:val="28"/>
                <w:rPrChange w:id="371" w:author="Sasha Azazlov" w:date="2026-05-20T12:39:00Z" w16du:dateUtc="2026-05-20T09:39:00Z">
                  <w:rPr>
                    <w:noProof/>
                    <w:webHidden/>
                  </w:rPr>
                </w:rPrChange>
              </w:rPr>
            </w:r>
            <w:r w:rsidRPr="00AA66E8">
              <w:rPr>
                <w:rFonts w:ascii="Times New Roman" w:hAnsi="Times New Roman"/>
                <w:noProof/>
                <w:webHidden/>
                <w:sz w:val="28"/>
                <w:szCs w:val="28"/>
                <w:rPrChange w:id="37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373" w:author="Sasha Azazlov" w:date="2026-05-20T12:39:00Z" w16du:dateUtc="2026-05-20T09:39:00Z">
                  <w:rPr>
                    <w:noProof/>
                    <w:webHidden/>
                  </w:rPr>
                </w:rPrChange>
              </w:rPr>
              <w:t>16</w:t>
            </w:r>
            <w:r w:rsidRPr="00AA66E8">
              <w:rPr>
                <w:rFonts w:ascii="Times New Roman" w:hAnsi="Times New Roman"/>
                <w:noProof/>
                <w:webHidden/>
                <w:sz w:val="28"/>
                <w:szCs w:val="28"/>
                <w:rPrChange w:id="37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375"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376" w:author="Sasha Azazlov" w:date="2026-05-20T12:38:00Z" w16du:dateUtc="2026-05-20T09:38:00Z"/>
              <w:rFonts w:ascii="Times New Roman" w:eastAsiaTheme="minorEastAsia" w:hAnsi="Times New Roman"/>
              <w:smallCaps w:val="0"/>
              <w:noProof/>
              <w:kern w:val="2"/>
              <w:sz w:val="28"/>
              <w:szCs w:val="28"/>
              <w14:ligatures w14:val="standardContextual"/>
              <w:rPrChange w:id="377" w:author="Sasha Azazlov" w:date="2026-05-20T12:39:00Z" w16du:dateUtc="2026-05-20T09:39:00Z">
                <w:rPr>
                  <w:ins w:id="378" w:author="Sasha Azazlov" w:date="2026-05-20T12:38:00Z" w16du:dateUtc="2026-05-20T09:38:00Z"/>
                  <w:rFonts w:eastAsiaTheme="minorEastAsia" w:cstheme="minorBidi"/>
                  <w:smallCaps w:val="0"/>
                  <w:noProof/>
                  <w:kern w:val="2"/>
                  <w:sz w:val="24"/>
                  <w:szCs w:val="24"/>
                  <w14:ligatures w14:val="standardContextual"/>
                </w:rPr>
              </w:rPrChange>
            </w:rPr>
          </w:pPr>
          <w:ins w:id="379" w:author="Sasha Azazlov" w:date="2026-05-20T12:38:00Z" w16du:dateUtc="2026-05-20T09:38:00Z">
            <w:r w:rsidRPr="00AA66E8">
              <w:rPr>
                <w:rStyle w:val="a3"/>
                <w:rFonts w:ascii="Times New Roman" w:hAnsi="Times New Roman"/>
                <w:noProof/>
                <w:sz w:val="28"/>
                <w:szCs w:val="28"/>
                <w:rPrChange w:id="38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38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382" w:author="Sasha Azazlov" w:date="2026-05-20T12:39:00Z" w16du:dateUtc="2026-05-20T09:39:00Z">
                  <w:rPr>
                    <w:noProof/>
                  </w:rPr>
                </w:rPrChange>
              </w:rPr>
              <w:instrText>HYPERLINK \l "_Toc230173161"</w:instrText>
            </w:r>
            <w:r w:rsidRPr="00AA66E8">
              <w:rPr>
                <w:rStyle w:val="a3"/>
                <w:rFonts w:ascii="Times New Roman" w:hAnsi="Times New Roman"/>
                <w:noProof/>
                <w:sz w:val="28"/>
                <w:szCs w:val="28"/>
                <w:rPrChange w:id="38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384" w:author="Sasha Azazlov" w:date="2026-05-20T12:39:00Z" w16du:dateUtc="2026-05-20T09:39:00Z">
                  <w:rPr>
                    <w:rStyle w:val="a3"/>
                    <w:noProof/>
                  </w:rPr>
                </w:rPrChange>
              </w:rPr>
            </w:r>
            <w:r w:rsidRPr="00AA66E8">
              <w:rPr>
                <w:rStyle w:val="a3"/>
                <w:rFonts w:ascii="Times New Roman" w:hAnsi="Times New Roman"/>
                <w:noProof/>
                <w:sz w:val="28"/>
                <w:szCs w:val="28"/>
                <w:rPrChange w:id="38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386" w:author="Sasha Azazlov" w:date="2026-05-20T12:39:00Z" w16du:dateUtc="2026-05-20T09:39:00Z">
                  <w:rPr>
                    <w:rStyle w:val="a3"/>
                    <w:noProof/>
                  </w:rPr>
                </w:rPrChange>
              </w:rPr>
              <w:t>1.5 Требования к разрабатываемой системе</w:t>
            </w:r>
            <w:r w:rsidRPr="00AA66E8">
              <w:rPr>
                <w:rFonts w:ascii="Times New Roman" w:hAnsi="Times New Roman"/>
                <w:noProof/>
                <w:webHidden/>
                <w:sz w:val="28"/>
                <w:szCs w:val="28"/>
                <w:rPrChange w:id="387" w:author="Sasha Azazlov" w:date="2026-05-20T12:39:00Z" w16du:dateUtc="2026-05-20T09:39:00Z">
                  <w:rPr>
                    <w:noProof/>
                    <w:webHidden/>
                  </w:rPr>
                </w:rPrChange>
              </w:rPr>
              <w:tab/>
            </w:r>
            <w:r w:rsidRPr="00AA66E8">
              <w:rPr>
                <w:rFonts w:ascii="Times New Roman" w:hAnsi="Times New Roman"/>
                <w:noProof/>
                <w:webHidden/>
                <w:sz w:val="28"/>
                <w:szCs w:val="28"/>
                <w:rPrChange w:id="38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389" w:author="Sasha Azazlov" w:date="2026-05-20T12:39:00Z" w16du:dateUtc="2026-05-20T09:39:00Z">
                  <w:rPr>
                    <w:noProof/>
                    <w:webHidden/>
                  </w:rPr>
                </w:rPrChange>
              </w:rPr>
              <w:instrText xml:space="preserve"> PAGEREF _Toc230173161 \h </w:instrText>
            </w:r>
            <w:r w:rsidRPr="00AA66E8">
              <w:rPr>
                <w:rFonts w:ascii="Times New Roman" w:hAnsi="Times New Roman"/>
                <w:noProof/>
                <w:webHidden/>
                <w:sz w:val="28"/>
                <w:szCs w:val="28"/>
                <w:rPrChange w:id="390" w:author="Sasha Azazlov" w:date="2026-05-20T12:39:00Z" w16du:dateUtc="2026-05-20T09:39:00Z">
                  <w:rPr>
                    <w:noProof/>
                    <w:webHidden/>
                  </w:rPr>
                </w:rPrChange>
              </w:rPr>
            </w:r>
            <w:r w:rsidRPr="00AA66E8">
              <w:rPr>
                <w:rFonts w:ascii="Times New Roman" w:hAnsi="Times New Roman"/>
                <w:noProof/>
                <w:webHidden/>
                <w:sz w:val="28"/>
                <w:szCs w:val="28"/>
                <w:rPrChange w:id="39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392" w:author="Sasha Azazlov" w:date="2026-05-20T12:39:00Z" w16du:dateUtc="2026-05-20T09:39:00Z">
                  <w:rPr>
                    <w:noProof/>
                    <w:webHidden/>
                  </w:rPr>
                </w:rPrChange>
              </w:rPr>
              <w:t>17</w:t>
            </w:r>
            <w:r w:rsidRPr="00AA66E8">
              <w:rPr>
                <w:rFonts w:ascii="Times New Roman" w:hAnsi="Times New Roman"/>
                <w:noProof/>
                <w:webHidden/>
                <w:sz w:val="28"/>
                <w:szCs w:val="28"/>
                <w:rPrChange w:id="39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394"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395" w:author="Sasha Azazlov" w:date="2026-05-20T12:38:00Z" w16du:dateUtc="2026-05-20T09:38:00Z"/>
              <w:rFonts w:ascii="Times New Roman" w:eastAsiaTheme="minorEastAsia" w:hAnsi="Times New Roman"/>
              <w:i w:val="0"/>
              <w:iCs w:val="0"/>
              <w:noProof/>
              <w:kern w:val="2"/>
              <w:sz w:val="28"/>
              <w:szCs w:val="28"/>
              <w14:ligatures w14:val="standardContextual"/>
              <w:rPrChange w:id="396" w:author="Sasha Azazlov" w:date="2026-05-20T12:39:00Z" w16du:dateUtc="2026-05-20T09:39:00Z">
                <w:rPr>
                  <w:ins w:id="397" w:author="Sasha Azazlov" w:date="2026-05-20T12:38:00Z" w16du:dateUtc="2026-05-20T09:38:00Z"/>
                  <w:rFonts w:eastAsiaTheme="minorEastAsia" w:cstheme="minorBidi"/>
                  <w:i w:val="0"/>
                  <w:iCs w:val="0"/>
                  <w:noProof/>
                  <w:kern w:val="2"/>
                  <w:sz w:val="24"/>
                  <w:szCs w:val="24"/>
                  <w14:ligatures w14:val="standardContextual"/>
                </w:rPr>
              </w:rPrChange>
            </w:rPr>
          </w:pPr>
          <w:ins w:id="398" w:author="Sasha Azazlov" w:date="2026-05-20T12:38:00Z" w16du:dateUtc="2026-05-20T09:38:00Z">
            <w:r w:rsidRPr="00AA66E8">
              <w:rPr>
                <w:rStyle w:val="a3"/>
                <w:rFonts w:ascii="Times New Roman" w:hAnsi="Times New Roman"/>
                <w:noProof/>
                <w:sz w:val="28"/>
                <w:szCs w:val="28"/>
                <w:rPrChange w:id="39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40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401" w:author="Sasha Azazlov" w:date="2026-05-20T12:39:00Z" w16du:dateUtc="2026-05-20T09:39:00Z">
                  <w:rPr>
                    <w:noProof/>
                  </w:rPr>
                </w:rPrChange>
              </w:rPr>
              <w:instrText>HYPERLINK \l "_Toc230173162"</w:instrText>
            </w:r>
            <w:r w:rsidRPr="00AA66E8">
              <w:rPr>
                <w:rStyle w:val="a3"/>
                <w:rFonts w:ascii="Times New Roman" w:hAnsi="Times New Roman"/>
                <w:noProof/>
                <w:sz w:val="28"/>
                <w:szCs w:val="28"/>
                <w:rPrChange w:id="40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403" w:author="Sasha Azazlov" w:date="2026-05-20T12:39:00Z" w16du:dateUtc="2026-05-20T09:39:00Z">
                  <w:rPr>
                    <w:rStyle w:val="a3"/>
                    <w:noProof/>
                  </w:rPr>
                </w:rPrChange>
              </w:rPr>
            </w:r>
            <w:r w:rsidRPr="00AA66E8">
              <w:rPr>
                <w:rStyle w:val="a3"/>
                <w:rFonts w:ascii="Times New Roman" w:hAnsi="Times New Roman"/>
                <w:noProof/>
                <w:sz w:val="28"/>
                <w:szCs w:val="28"/>
                <w:rPrChange w:id="40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405" w:author="Sasha Azazlov" w:date="2026-05-20T12:39:00Z" w16du:dateUtc="2026-05-20T09:39:00Z">
                  <w:rPr>
                    <w:rStyle w:val="a3"/>
                    <w:rFonts w:ascii="Times New Roman" w:hAnsi="Times New Roman"/>
                    <w:noProof/>
                  </w:rPr>
                </w:rPrChange>
              </w:rPr>
              <w:t>1.5.1 Функциональные требования</w:t>
            </w:r>
            <w:r w:rsidRPr="00AA66E8">
              <w:rPr>
                <w:rFonts w:ascii="Times New Roman" w:hAnsi="Times New Roman"/>
                <w:noProof/>
                <w:webHidden/>
                <w:sz w:val="28"/>
                <w:szCs w:val="28"/>
                <w:rPrChange w:id="406" w:author="Sasha Azazlov" w:date="2026-05-20T12:39:00Z" w16du:dateUtc="2026-05-20T09:39:00Z">
                  <w:rPr>
                    <w:noProof/>
                    <w:webHidden/>
                  </w:rPr>
                </w:rPrChange>
              </w:rPr>
              <w:tab/>
            </w:r>
            <w:r w:rsidRPr="00AA66E8">
              <w:rPr>
                <w:rFonts w:ascii="Times New Roman" w:hAnsi="Times New Roman"/>
                <w:noProof/>
                <w:webHidden/>
                <w:sz w:val="28"/>
                <w:szCs w:val="28"/>
                <w:rPrChange w:id="40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408" w:author="Sasha Azazlov" w:date="2026-05-20T12:39:00Z" w16du:dateUtc="2026-05-20T09:39:00Z">
                  <w:rPr>
                    <w:noProof/>
                    <w:webHidden/>
                  </w:rPr>
                </w:rPrChange>
              </w:rPr>
              <w:instrText xml:space="preserve"> PAGEREF _Toc230173162 \h </w:instrText>
            </w:r>
            <w:r w:rsidRPr="00AA66E8">
              <w:rPr>
                <w:rFonts w:ascii="Times New Roman" w:hAnsi="Times New Roman"/>
                <w:noProof/>
                <w:webHidden/>
                <w:sz w:val="28"/>
                <w:szCs w:val="28"/>
                <w:rPrChange w:id="409" w:author="Sasha Azazlov" w:date="2026-05-20T12:39:00Z" w16du:dateUtc="2026-05-20T09:39:00Z">
                  <w:rPr>
                    <w:noProof/>
                    <w:webHidden/>
                  </w:rPr>
                </w:rPrChange>
              </w:rPr>
            </w:r>
            <w:r w:rsidRPr="00AA66E8">
              <w:rPr>
                <w:rFonts w:ascii="Times New Roman" w:hAnsi="Times New Roman"/>
                <w:noProof/>
                <w:webHidden/>
                <w:sz w:val="28"/>
                <w:szCs w:val="28"/>
                <w:rPrChange w:id="41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411" w:author="Sasha Azazlov" w:date="2026-05-20T12:39:00Z" w16du:dateUtc="2026-05-20T09:39:00Z">
                  <w:rPr>
                    <w:noProof/>
                    <w:webHidden/>
                  </w:rPr>
                </w:rPrChange>
              </w:rPr>
              <w:t>17</w:t>
            </w:r>
            <w:r w:rsidRPr="00AA66E8">
              <w:rPr>
                <w:rFonts w:ascii="Times New Roman" w:hAnsi="Times New Roman"/>
                <w:noProof/>
                <w:webHidden/>
                <w:sz w:val="28"/>
                <w:szCs w:val="28"/>
                <w:rPrChange w:id="41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41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414" w:author="Sasha Azazlov" w:date="2026-05-20T12:38:00Z" w16du:dateUtc="2026-05-20T09:38:00Z"/>
              <w:rFonts w:ascii="Times New Roman" w:eastAsiaTheme="minorEastAsia" w:hAnsi="Times New Roman"/>
              <w:i w:val="0"/>
              <w:iCs w:val="0"/>
              <w:noProof/>
              <w:kern w:val="2"/>
              <w:sz w:val="28"/>
              <w:szCs w:val="28"/>
              <w14:ligatures w14:val="standardContextual"/>
              <w:rPrChange w:id="415" w:author="Sasha Azazlov" w:date="2026-05-20T12:39:00Z" w16du:dateUtc="2026-05-20T09:39:00Z">
                <w:rPr>
                  <w:ins w:id="416" w:author="Sasha Azazlov" w:date="2026-05-20T12:38:00Z" w16du:dateUtc="2026-05-20T09:38:00Z"/>
                  <w:rFonts w:eastAsiaTheme="minorEastAsia" w:cstheme="minorBidi"/>
                  <w:i w:val="0"/>
                  <w:iCs w:val="0"/>
                  <w:noProof/>
                  <w:kern w:val="2"/>
                  <w:sz w:val="24"/>
                  <w:szCs w:val="24"/>
                  <w14:ligatures w14:val="standardContextual"/>
                </w:rPr>
              </w:rPrChange>
            </w:rPr>
          </w:pPr>
          <w:ins w:id="417" w:author="Sasha Azazlov" w:date="2026-05-20T12:38:00Z" w16du:dateUtc="2026-05-20T09:38:00Z">
            <w:r w:rsidRPr="00AA66E8">
              <w:rPr>
                <w:rStyle w:val="a3"/>
                <w:rFonts w:ascii="Times New Roman" w:hAnsi="Times New Roman"/>
                <w:noProof/>
                <w:sz w:val="28"/>
                <w:szCs w:val="28"/>
                <w:rPrChange w:id="41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41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420" w:author="Sasha Azazlov" w:date="2026-05-20T12:39:00Z" w16du:dateUtc="2026-05-20T09:39:00Z">
                  <w:rPr>
                    <w:noProof/>
                  </w:rPr>
                </w:rPrChange>
              </w:rPr>
              <w:instrText>HYPERLINK \l "_Toc230173163"</w:instrText>
            </w:r>
            <w:r w:rsidRPr="00AA66E8">
              <w:rPr>
                <w:rStyle w:val="a3"/>
                <w:rFonts w:ascii="Times New Roman" w:hAnsi="Times New Roman"/>
                <w:noProof/>
                <w:sz w:val="28"/>
                <w:szCs w:val="28"/>
                <w:rPrChange w:id="42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422" w:author="Sasha Azazlov" w:date="2026-05-20T12:39:00Z" w16du:dateUtc="2026-05-20T09:39:00Z">
                  <w:rPr>
                    <w:rStyle w:val="a3"/>
                    <w:noProof/>
                  </w:rPr>
                </w:rPrChange>
              </w:rPr>
            </w:r>
            <w:r w:rsidRPr="00AA66E8">
              <w:rPr>
                <w:rStyle w:val="a3"/>
                <w:rFonts w:ascii="Times New Roman" w:hAnsi="Times New Roman"/>
                <w:noProof/>
                <w:sz w:val="28"/>
                <w:szCs w:val="28"/>
                <w:rPrChange w:id="42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424" w:author="Sasha Azazlov" w:date="2026-05-20T12:39:00Z" w16du:dateUtc="2026-05-20T09:39:00Z">
                  <w:rPr>
                    <w:rStyle w:val="a3"/>
                    <w:rFonts w:ascii="Times New Roman" w:hAnsi="Times New Roman"/>
                    <w:noProof/>
                  </w:rPr>
                </w:rPrChange>
              </w:rPr>
              <w:t>1.5.2 Нефункциональные требования</w:t>
            </w:r>
            <w:r w:rsidRPr="00AA66E8">
              <w:rPr>
                <w:rFonts w:ascii="Times New Roman" w:hAnsi="Times New Roman"/>
                <w:noProof/>
                <w:webHidden/>
                <w:sz w:val="28"/>
                <w:szCs w:val="28"/>
                <w:rPrChange w:id="425" w:author="Sasha Azazlov" w:date="2026-05-20T12:39:00Z" w16du:dateUtc="2026-05-20T09:39:00Z">
                  <w:rPr>
                    <w:noProof/>
                    <w:webHidden/>
                  </w:rPr>
                </w:rPrChange>
              </w:rPr>
              <w:tab/>
            </w:r>
            <w:r w:rsidRPr="00AA66E8">
              <w:rPr>
                <w:rFonts w:ascii="Times New Roman" w:hAnsi="Times New Roman"/>
                <w:noProof/>
                <w:webHidden/>
                <w:sz w:val="28"/>
                <w:szCs w:val="28"/>
                <w:rPrChange w:id="42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427" w:author="Sasha Azazlov" w:date="2026-05-20T12:39:00Z" w16du:dateUtc="2026-05-20T09:39:00Z">
                  <w:rPr>
                    <w:noProof/>
                    <w:webHidden/>
                  </w:rPr>
                </w:rPrChange>
              </w:rPr>
              <w:instrText xml:space="preserve"> PAGEREF _Toc230173163 \h </w:instrText>
            </w:r>
            <w:r w:rsidRPr="00AA66E8">
              <w:rPr>
                <w:rFonts w:ascii="Times New Roman" w:hAnsi="Times New Roman"/>
                <w:noProof/>
                <w:webHidden/>
                <w:sz w:val="28"/>
                <w:szCs w:val="28"/>
                <w:rPrChange w:id="428" w:author="Sasha Azazlov" w:date="2026-05-20T12:39:00Z" w16du:dateUtc="2026-05-20T09:39:00Z">
                  <w:rPr>
                    <w:noProof/>
                    <w:webHidden/>
                  </w:rPr>
                </w:rPrChange>
              </w:rPr>
            </w:r>
            <w:r w:rsidRPr="00AA66E8">
              <w:rPr>
                <w:rFonts w:ascii="Times New Roman" w:hAnsi="Times New Roman"/>
                <w:noProof/>
                <w:webHidden/>
                <w:sz w:val="28"/>
                <w:szCs w:val="28"/>
                <w:rPrChange w:id="42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430" w:author="Sasha Azazlov" w:date="2026-05-20T12:39:00Z" w16du:dateUtc="2026-05-20T09:39:00Z">
                  <w:rPr>
                    <w:noProof/>
                    <w:webHidden/>
                  </w:rPr>
                </w:rPrChange>
              </w:rPr>
              <w:t>18</w:t>
            </w:r>
            <w:r w:rsidRPr="00AA66E8">
              <w:rPr>
                <w:rFonts w:ascii="Times New Roman" w:hAnsi="Times New Roman"/>
                <w:noProof/>
                <w:webHidden/>
                <w:sz w:val="28"/>
                <w:szCs w:val="28"/>
                <w:rPrChange w:id="43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432"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433" w:author="Sasha Azazlov" w:date="2026-05-20T12:38:00Z" w16du:dateUtc="2026-05-20T09:38:00Z"/>
              <w:rFonts w:ascii="Times New Roman" w:eastAsiaTheme="minorEastAsia" w:hAnsi="Times New Roman"/>
              <w:smallCaps w:val="0"/>
              <w:noProof/>
              <w:kern w:val="2"/>
              <w:sz w:val="28"/>
              <w:szCs w:val="28"/>
              <w14:ligatures w14:val="standardContextual"/>
              <w:rPrChange w:id="434" w:author="Sasha Azazlov" w:date="2026-05-20T12:39:00Z" w16du:dateUtc="2026-05-20T09:39:00Z">
                <w:rPr>
                  <w:ins w:id="435" w:author="Sasha Azazlov" w:date="2026-05-20T12:38:00Z" w16du:dateUtc="2026-05-20T09:38:00Z"/>
                  <w:rFonts w:eastAsiaTheme="minorEastAsia" w:cstheme="minorBidi"/>
                  <w:smallCaps w:val="0"/>
                  <w:noProof/>
                  <w:kern w:val="2"/>
                  <w:sz w:val="24"/>
                  <w:szCs w:val="24"/>
                  <w14:ligatures w14:val="standardContextual"/>
                </w:rPr>
              </w:rPrChange>
            </w:rPr>
          </w:pPr>
          <w:ins w:id="436" w:author="Sasha Azazlov" w:date="2026-05-20T12:38:00Z" w16du:dateUtc="2026-05-20T09:38:00Z">
            <w:r w:rsidRPr="00AA66E8">
              <w:rPr>
                <w:rStyle w:val="a3"/>
                <w:rFonts w:ascii="Times New Roman" w:hAnsi="Times New Roman"/>
                <w:noProof/>
                <w:sz w:val="28"/>
                <w:szCs w:val="28"/>
                <w:rPrChange w:id="43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43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439" w:author="Sasha Azazlov" w:date="2026-05-20T12:39:00Z" w16du:dateUtc="2026-05-20T09:39:00Z">
                  <w:rPr>
                    <w:noProof/>
                  </w:rPr>
                </w:rPrChange>
              </w:rPr>
              <w:instrText>HYPERLINK \l "_Toc230173164"</w:instrText>
            </w:r>
            <w:r w:rsidRPr="00AA66E8">
              <w:rPr>
                <w:rStyle w:val="a3"/>
                <w:rFonts w:ascii="Times New Roman" w:hAnsi="Times New Roman"/>
                <w:noProof/>
                <w:sz w:val="28"/>
                <w:szCs w:val="28"/>
                <w:rPrChange w:id="44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441" w:author="Sasha Azazlov" w:date="2026-05-20T12:39:00Z" w16du:dateUtc="2026-05-20T09:39:00Z">
                  <w:rPr>
                    <w:rStyle w:val="a3"/>
                    <w:noProof/>
                  </w:rPr>
                </w:rPrChange>
              </w:rPr>
            </w:r>
            <w:r w:rsidRPr="00AA66E8">
              <w:rPr>
                <w:rStyle w:val="a3"/>
                <w:rFonts w:ascii="Times New Roman" w:hAnsi="Times New Roman"/>
                <w:noProof/>
                <w:sz w:val="28"/>
                <w:szCs w:val="28"/>
                <w:rPrChange w:id="44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443" w:author="Sasha Azazlov" w:date="2026-05-20T12:39:00Z" w16du:dateUtc="2026-05-20T09:39:00Z">
                  <w:rPr>
                    <w:rStyle w:val="a3"/>
                    <w:noProof/>
                  </w:rPr>
                </w:rPrChange>
              </w:rPr>
              <w:t>1.6 Моделирование процессов</w:t>
            </w:r>
            <w:r w:rsidRPr="00AA66E8">
              <w:rPr>
                <w:rFonts w:ascii="Times New Roman" w:hAnsi="Times New Roman"/>
                <w:noProof/>
                <w:webHidden/>
                <w:sz w:val="28"/>
                <w:szCs w:val="28"/>
                <w:rPrChange w:id="444" w:author="Sasha Azazlov" w:date="2026-05-20T12:39:00Z" w16du:dateUtc="2026-05-20T09:39:00Z">
                  <w:rPr>
                    <w:noProof/>
                    <w:webHidden/>
                  </w:rPr>
                </w:rPrChange>
              </w:rPr>
              <w:tab/>
            </w:r>
            <w:r w:rsidRPr="00AA66E8">
              <w:rPr>
                <w:rFonts w:ascii="Times New Roman" w:hAnsi="Times New Roman"/>
                <w:noProof/>
                <w:webHidden/>
                <w:sz w:val="28"/>
                <w:szCs w:val="28"/>
                <w:rPrChange w:id="44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446" w:author="Sasha Azazlov" w:date="2026-05-20T12:39:00Z" w16du:dateUtc="2026-05-20T09:39:00Z">
                  <w:rPr>
                    <w:noProof/>
                    <w:webHidden/>
                  </w:rPr>
                </w:rPrChange>
              </w:rPr>
              <w:instrText xml:space="preserve"> PAGEREF _Toc230173164 \h </w:instrText>
            </w:r>
            <w:r w:rsidRPr="00AA66E8">
              <w:rPr>
                <w:rFonts w:ascii="Times New Roman" w:hAnsi="Times New Roman"/>
                <w:noProof/>
                <w:webHidden/>
                <w:sz w:val="28"/>
                <w:szCs w:val="28"/>
                <w:rPrChange w:id="447" w:author="Sasha Azazlov" w:date="2026-05-20T12:39:00Z" w16du:dateUtc="2026-05-20T09:39:00Z">
                  <w:rPr>
                    <w:noProof/>
                    <w:webHidden/>
                  </w:rPr>
                </w:rPrChange>
              </w:rPr>
            </w:r>
            <w:r w:rsidRPr="00AA66E8">
              <w:rPr>
                <w:rFonts w:ascii="Times New Roman" w:hAnsi="Times New Roman"/>
                <w:noProof/>
                <w:webHidden/>
                <w:sz w:val="28"/>
                <w:szCs w:val="28"/>
                <w:rPrChange w:id="44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449" w:author="Sasha Azazlov" w:date="2026-05-20T12:39:00Z" w16du:dateUtc="2026-05-20T09:39:00Z">
                  <w:rPr>
                    <w:noProof/>
                    <w:webHidden/>
                  </w:rPr>
                </w:rPrChange>
              </w:rPr>
              <w:t>18</w:t>
            </w:r>
            <w:r w:rsidRPr="00AA66E8">
              <w:rPr>
                <w:rFonts w:ascii="Times New Roman" w:hAnsi="Times New Roman"/>
                <w:noProof/>
                <w:webHidden/>
                <w:sz w:val="28"/>
                <w:szCs w:val="28"/>
                <w:rPrChange w:id="45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451"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452" w:author="Sasha Azazlov" w:date="2026-05-20T12:38:00Z" w16du:dateUtc="2026-05-20T09:38:00Z"/>
              <w:rFonts w:ascii="Times New Roman" w:eastAsiaTheme="minorEastAsia" w:hAnsi="Times New Roman"/>
              <w:i w:val="0"/>
              <w:iCs w:val="0"/>
              <w:noProof/>
              <w:kern w:val="2"/>
              <w:sz w:val="28"/>
              <w:szCs w:val="28"/>
              <w14:ligatures w14:val="standardContextual"/>
              <w:rPrChange w:id="453" w:author="Sasha Azazlov" w:date="2026-05-20T12:39:00Z" w16du:dateUtc="2026-05-20T09:39:00Z">
                <w:rPr>
                  <w:ins w:id="454" w:author="Sasha Azazlov" w:date="2026-05-20T12:38:00Z" w16du:dateUtc="2026-05-20T09:38:00Z"/>
                  <w:rFonts w:eastAsiaTheme="minorEastAsia" w:cstheme="minorBidi"/>
                  <w:i w:val="0"/>
                  <w:iCs w:val="0"/>
                  <w:noProof/>
                  <w:kern w:val="2"/>
                  <w:sz w:val="24"/>
                  <w:szCs w:val="24"/>
                  <w14:ligatures w14:val="standardContextual"/>
                </w:rPr>
              </w:rPrChange>
            </w:rPr>
          </w:pPr>
          <w:ins w:id="455" w:author="Sasha Azazlov" w:date="2026-05-20T12:38:00Z" w16du:dateUtc="2026-05-20T09:38:00Z">
            <w:r w:rsidRPr="00AA66E8">
              <w:rPr>
                <w:rStyle w:val="a3"/>
                <w:rFonts w:ascii="Times New Roman" w:hAnsi="Times New Roman"/>
                <w:noProof/>
                <w:sz w:val="28"/>
                <w:szCs w:val="28"/>
                <w:rPrChange w:id="45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45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458" w:author="Sasha Azazlov" w:date="2026-05-20T12:39:00Z" w16du:dateUtc="2026-05-20T09:39:00Z">
                  <w:rPr>
                    <w:noProof/>
                  </w:rPr>
                </w:rPrChange>
              </w:rPr>
              <w:instrText>HYPERLINK \l "_Toc230173165"</w:instrText>
            </w:r>
            <w:r w:rsidRPr="00AA66E8">
              <w:rPr>
                <w:rStyle w:val="a3"/>
                <w:rFonts w:ascii="Times New Roman" w:hAnsi="Times New Roman"/>
                <w:noProof/>
                <w:sz w:val="28"/>
                <w:szCs w:val="28"/>
                <w:rPrChange w:id="45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460" w:author="Sasha Azazlov" w:date="2026-05-20T12:39:00Z" w16du:dateUtc="2026-05-20T09:39:00Z">
                  <w:rPr>
                    <w:rStyle w:val="a3"/>
                    <w:noProof/>
                  </w:rPr>
                </w:rPrChange>
              </w:rPr>
            </w:r>
            <w:r w:rsidRPr="00AA66E8">
              <w:rPr>
                <w:rStyle w:val="a3"/>
                <w:rFonts w:ascii="Times New Roman" w:hAnsi="Times New Roman"/>
                <w:noProof/>
                <w:sz w:val="28"/>
                <w:szCs w:val="28"/>
                <w:rPrChange w:id="46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462" w:author="Sasha Azazlov" w:date="2026-05-20T12:39:00Z" w16du:dateUtc="2026-05-20T09:39:00Z">
                  <w:rPr>
                    <w:rStyle w:val="a3"/>
                    <w:rFonts w:ascii="Times New Roman" w:hAnsi="Times New Roman"/>
                    <w:noProof/>
                  </w:rPr>
                </w:rPrChange>
              </w:rPr>
              <w:t>1.6.1 Диаграмма вариантов использования (Use Case)</w:t>
            </w:r>
            <w:r w:rsidRPr="00AA66E8">
              <w:rPr>
                <w:rFonts w:ascii="Times New Roman" w:hAnsi="Times New Roman"/>
                <w:noProof/>
                <w:webHidden/>
                <w:sz w:val="28"/>
                <w:szCs w:val="28"/>
                <w:rPrChange w:id="463" w:author="Sasha Azazlov" w:date="2026-05-20T12:39:00Z" w16du:dateUtc="2026-05-20T09:39:00Z">
                  <w:rPr>
                    <w:noProof/>
                    <w:webHidden/>
                  </w:rPr>
                </w:rPrChange>
              </w:rPr>
              <w:tab/>
            </w:r>
            <w:r w:rsidRPr="00AA66E8">
              <w:rPr>
                <w:rFonts w:ascii="Times New Roman" w:hAnsi="Times New Roman"/>
                <w:noProof/>
                <w:webHidden/>
                <w:sz w:val="28"/>
                <w:szCs w:val="28"/>
                <w:rPrChange w:id="46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465" w:author="Sasha Azazlov" w:date="2026-05-20T12:39:00Z" w16du:dateUtc="2026-05-20T09:39:00Z">
                  <w:rPr>
                    <w:noProof/>
                    <w:webHidden/>
                  </w:rPr>
                </w:rPrChange>
              </w:rPr>
              <w:instrText xml:space="preserve"> PAGEREF _Toc230173165 \h </w:instrText>
            </w:r>
            <w:r w:rsidRPr="00AA66E8">
              <w:rPr>
                <w:rFonts w:ascii="Times New Roman" w:hAnsi="Times New Roman"/>
                <w:noProof/>
                <w:webHidden/>
                <w:sz w:val="28"/>
                <w:szCs w:val="28"/>
                <w:rPrChange w:id="466" w:author="Sasha Azazlov" w:date="2026-05-20T12:39:00Z" w16du:dateUtc="2026-05-20T09:39:00Z">
                  <w:rPr>
                    <w:noProof/>
                    <w:webHidden/>
                  </w:rPr>
                </w:rPrChange>
              </w:rPr>
            </w:r>
            <w:r w:rsidRPr="00AA66E8">
              <w:rPr>
                <w:rFonts w:ascii="Times New Roman" w:hAnsi="Times New Roman"/>
                <w:noProof/>
                <w:webHidden/>
                <w:sz w:val="28"/>
                <w:szCs w:val="28"/>
                <w:rPrChange w:id="46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468" w:author="Sasha Azazlov" w:date="2026-05-20T12:39:00Z" w16du:dateUtc="2026-05-20T09:39:00Z">
                  <w:rPr>
                    <w:noProof/>
                    <w:webHidden/>
                  </w:rPr>
                </w:rPrChange>
              </w:rPr>
              <w:t>18</w:t>
            </w:r>
            <w:r w:rsidRPr="00AA66E8">
              <w:rPr>
                <w:rFonts w:ascii="Times New Roman" w:hAnsi="Times New Roman"/>
                <w:noProof/>
                <w:webHidden/>
                <w:sz w:val="28"/>
                <w:szCs w:val="28"/>
                <w:rPrChange w:id="46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470"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471" w:author="Sasha Azazlov" w:date="2026-05-20T12:38:00Z" w16du:dateUtc="2026-05-20T09:38:00Z"/>
              <w:rFonts w:ascii="Times New Roman" w:eastAsiaTheme="minorEastAsia" w:hAnsi="Times New Roman"/>
              <w:i w:val="0"/>
              <w:iCs w:val="0"/>
              <w:noProof/>
              <w:kern w:val="2"/>
              <w:sz w:val="28"/>
              <w:szCs w:val="28"/>
              <w14:ligatures w14:val="standardContextual"/>
              <w:rPrChange w:id="472" w:author="Sasha Azazlov" w:date="2026-05-20T12:39:00Z" w16du:dateUtc="2026-05-20T09:39:00Z">
                <w:rPr>
                  <w:ins w:id="473" w:author="Sasha Azazlov" w:date="2026-05-20T12:38:00Z" w16du:dateUtc="2026-05-20T09:38:00Z"/>
                  <w:rFonts w:eastAsiaTheme="minorEastAsia" w:cstheme="minorBidi"/>
                  <w:i w:val="0"/>
                  <w:iCs w:val="0"/>
                  <w:noProof/>
                  <w:kern w:val="2"/>
                  <w:sz w:val="24"/>
                  <w:szCs w:val="24"/>
                  <w14:ligatures w14:val="standardContextual"/>
                </w:rPr>
              </w:rPrChange>
            </w:rPr>
          </w:pPr>
          <w:ins w:id="474" w:author="Sasha Azazlov" w:date="2026-05-20T12:38:00Z" w16du:dateUtc="2026-05-20T09:38:00Z">
            <w:r w:rsidRPr="00AA66E8">
              <w:rPr>
                <w:rStyle w:val="a3"/>
                <w:rFonts w:ascii="Times New Roman" w:hAnsi="Times New Roman"/>
                <w:noProof/>
                <w:sz w:val="28"/>
                <w:szCs w:val="28"/>
                <w:rPrChange w:id="47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47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477" w:author="Sasha Azazlov" w:date="2026-05-20T12:39:00Z" w16du:dateUtc="2026-05-20T09:39:00Z">
                  <w:rPr>
                    <w:noProof/>
                  </w:rPr>
                </w:rPrChange>
              </w:rPr>
              <w:instrText>HYPERLINK \l "_Toc230173166"</w:instrText>
            </w:r>
            <w:r w:rsidRPr="00AA66E8">
              <w:rPr>
                <w:rStyle w:val="a3"/>
                <w:rFonts w:ascii="Times New Roman" w:hAnsi="Times New Roman"/>
                <w:noProof/>
                <w:sz w:val="28"/>
                <w:szCs w:val="28"/>
                <w:rPrChange w:id="47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479" w:author="Sasha Azazlov" w:date="2026-05-20T12:39:00Z" w16du:dateUtc="2026-05-20T09:39:00Z">
                  <w:rPr>
                    <w:rStyle w:val="a3"/>
                    <w:noProof/>
                  </w:rPr>
                </w:rPrChange>
              </w:rPr>
            </w:r>
            <w:r w:rsidRPr="00AA66E8">
              <w:rPr>
                <w:rStyle w:val="a3"/>
                <w:rFonts w:ascii="Times New Roman" w:hAnsi="Times New Roman"/>
                <w:noProof/>
                <w:sz w:val="28"/>
                <w:szCs w:val="28"/>
                <w:rPrChange w:id="48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481" w:author="Sasha Azazlov" w:date="2026-05-20T12:39:00Z" w16du:dateUtc="2026-05-20T09:39:00Z">
                  <w:rPr>
                    <w:rStyle w:val="a3"/>
                    <w:rFonts w:ascii="Times New Roman" w:hAnsi="Times New Roman"/>
                    <w:noProof/>
                  </w:rPr>
                </w:rPrChange>
              </w:rPr>
              <w:t>1.6.2 Диаграммы деятельности (Activity Diagram)</w:t>
            </w:r>
            <w:r w:rsidRPr="00AA66E8">
              <w:rPr>
                <w:rFonts w:ascii="Times New Roman" w:hAnsi="Times New Roman"/>
                <w:noProof/>
                <w:webHidden/>
                <w:sz w:val="28"/>
                <w:szCs w:val="28"/>
                <w:rPrChange w:id="482" w:author="Sasha Azazlov" w:date="2026-05-20T12:39:00Z" w16du:dateUtc="2026-05-20T09:39:00Z">
                  <w:rPr>
                    <w:noProof/>
                    <w:webHidden/>
                  </w:rPr>
                </w:rPrChange>
              </w:rPr>
              <w:tab/>
            </w:r>
            <w:r w:rsidRPr="00AA66E8">
              <w:rPr>
                <w:rFonts w:ascii="Times New Roman" w:hAnsi="Times New Roman"/>
                <w:noProof/>
                <w:webHidden/>
                <w:sz w:val="28"/>
                <w:szCs w:val="28"/>
                <w:rPrChange w:id="48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484" w:author="Sasha Azazlov" w:date="2026-05-20T12:39:00Z" w16du:dateUtc="2026-05-20T09:39:00Z">
                  <w:rPr>
                    <w:noProof/>
                    <w:webHidden/>
                  </w:rPr>
                </w:rPrChange>
              </w:rPr>
              <w:instrText xml:space="preserve"> PAGEREF _Toc230173166 \h </w:instrText>
            </w:r>
            <w:r w:rsidRPr="00AA66E8">
              <w:rPr>
                <w:rFonts w:ascii="Times New Roman" w:hAnsi="Times New Roman"/>
                <w:noProof/>
                <w:webHidden/>
                <w:sz w:val="28"/>
                <w:szCs w:val="28"/>
                <w:rPrChange w:id="485" w:author="Sasha Azazlov" w:date="2026-05-20T12:39:00Z" w16du:dateUtc="2026-05-20T09:39:00Z">
                  <w:rPr>
                    <w:noProof/>
                    <w:webHidden/>
                  </w:rPr>
                </w:rPrChange>
              </w:rPr>
            </w:r>
            <w:r w:rsidRPr="00AA66E8">
              <w:rPr>
                <w:rFonts w:ascii="Times New Roman" w:hAnsi="Times New Roman"/>
                <w:noProof/>
                <w:webHidden/>
                <w:sz w:val="28"/>
                <w:szCs w:val="28"/>
                <w:rPrChange w:id="48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487" w:author="Sasha Azazlov" w:date="2026-05-20T12:39:00Z" w16du:dateUtc="2026-05-20T09:39:00Z">
                  <w:rPr>
                    <w:noProof/>
                    <w:webHidden/>
                  </w:rPr>
                </w:rPrChange>
              </w:rPr>
              <w:t>19</w:t>
            </w:r>
            <w:r w:rsidRPr="00AA66E8">
              <w:rPr>
                <w:rFonts w:ascii="Times New Roman" w:hAnsi="Times New Roman"/>
                <w:noProof/>
                <w:webHidden/>
                <w:sz w:val="28"/>
                <w:szCs w:val="28"/>
                <w:rPrChange w:id="48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48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490" w:author="Sasha Azazlov" w:date="2026-05-20T12:38:00Z" w16du:dateUtc="2026-05-20T09:38:00Z"/>
              <w:rFonts w:ascii="Times New Roman" w:eastAsiaTheme="minorEastAsia" w:hAnsi="Times New Roman"/>
              <w:i w:val="0"/>
              <w:iCs w:val="0"/>
              <w:noProof/>
              <w:kern w:val="2"/>
              <w:sz w:val="28"/>
              <w:szCs w:val="28"/>
              <w14:ligatures w14:val="standardContextual"/>
              <w:rPrChange w:id="491" w:author="Sasha Azazlov" w:date="2026-05-20T12:39:00Z" w16du:dateUtc="2026-05-20T09:39:00Z">
                <w:rPr>
                  <w:ins w:id="492" w:author="Sasha Azazlov" w:date="2026-05-20T12:38:00Z" w16du:dateUtc="2026-05-20T09:38:00Z"/>
                  <w:rFonts w:eastAsiaTheme="minorEastAsia" w:cstheme="minorBidi"/>
                  <w:i w:val="0"/>
                  <w:iCs w:val="0"/>
                  <w:noProof/>
                  <w:kern w:val="2"/>
                  <w:sz w:val="24"/>
                  <w:szCs w:val="24"/>
                  <w14:ligatures w14:val="standardContextual"/>
                </w:rPr>
              </w:rPrChange>
            </w:rPr>
          </w:pPr>
          <w:ins w:id="493" w:author="Sasha Azazlov" w:date="2026-05-20T12:38:00Z" w16du:dateUtc="2026-05-20T09:38:00Z">
            <w:r w:rsidRPr="00AA66E8">
              <w:rPr>
                <w:rStyle w:val="a3"/>
                <w:rFonts w:ascii="Times New Roman" w:hAnsi="Times New Roman"/>
                <w:noProof/>
                <w:sz w:val="28"/>
                <w:szCs w:val="28"/>
                <w:rPrChange w:id="49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49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496" w:author="Sasha Azazlov" w:date="2026-05-20T12:39:00Z" w16du:dateUtc="2026-05-20T09:39:00Z">
                  <w:rPr>
                    <w:noProof/>
                  </w:rPr>
                </w:rPrChange>
              </w:rPr>
              <w:instrText>HYPERLINK \l "_Toc230173167"</w:instrText>
            </w:r>
            <w:r w:rsidRPr="00AA66E8">
              <w:rPr>
                <w:rStyle w:val="a3"/>
                <w:rFonts w:ascii="Times New Roman" w:hAnsi="Times New Roman"/>
                <w:noProof/>
                <w:sz w:val="28"/>
                <w:szCs w:val="28"/>
                <w:rPrChange w:id="49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498" w:author="Sasha Azazlov" w:date="2026-05-20T12:39:00Z" w16du:dateUtc="2026-05-20T09:39:00Z">
                  <w:rPr>
                    <w:rStyle w:val="a3"/>
                    <w:noProof/>
                  </w:rPr>
                </w:rPrChange>
              </w:rPr>
            </w:r>
            <w:r w:rsidRPr="00AA66E8">
              <w:rPr>
                <w:rStyle w:val="a3"/>
                <w:rFonts w:ascii="Times New Roman" w:hAnsi="Times New Roman"/>
                <w:noProof/>
                <w:sz w:val="28"/>
                <w:szCs w:val="28"/>
                <w:rPrChange w:id="49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500" w:author="Sasha Azazlov" w:date="2026-05-20T12:39:00Z" w16du:dateUtc="2026-05-20T09:39:00Z">
                  <w:rPr>
                    <w:rStyle w:val="a3"/>
                    <w:rFonts w:ascii="Times New Roman" w:hAnsi="Times New Roman"/>
                    <w:noProof/>
                  </w:rPr>
                </w:rPrChange>
              </w:rPr>
              <w:t>1.6.3 Диаграмма потоков данных (DFD)</w:t>
            </w:r>
            <w:r w:rsidRPr="00AA66E8">
              <w:rPr>
                <w:rFonts w:ascii="Times New Roman" w:hAnsi="Times New Roman"/>
                <w:noProof/>
                <w:webHidden/>
                <w:sz w:val="28"/>
                <w:szCs w:val="28"/>
                <w:rPrChange w:id="501" w:author="Sasha Azazlov" w:date="2026-05-20T12:39:00Z" w16du:dateUtc="2026-05-20T09:39:00Z">
                  <w:rPr>
                    <w:noProof/>
                    <w:webHidden/>
                  </w:rPr>
                </w:rPrChange>
              </w:rPr>
              <w:tab/>
            </w:r>
            <w:r w:rsidRPr="00AA66E8">
              <w:rPr>
                <w:rFonts w:ascii="Times New Roman" w:hAnsi="Times New Roman"/>
                <w:noProof/>
                <w:webHidden/>
                <w:sz w:val="28"/>
                <w:szCs w:val="28"/>
                <w:rPrChange w:id="50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503" w:author="Sasha Azazlov" w:date="2026-05-20T12:39:00Z" w16du:dateUtc="2026-05-20T09:39:00Z">
                  <w:rPr>
                    <w:noProof/>
                    <w:webHidden/>
                  </w:rPr>
                </w:rPrChange>
              </w:rPr>
              <w:instrText xml:space="preserve"> PAGEREF _Toc230173167 \h </w:instrText>
            </w:r>
            <w:r w:rsidRPr="00AA66E8">
              <w:rPr>
                <w:rFonts w:ascii="Times New Roman" w:hAnsi="Times New Roman"/>
                <w:noProof/>
                <w:webHidden/>
                <w:sz w:val="28"/>
                <w:szCs w:val="28"/>
                <w:rPrChange w:id="504" w:author="Sasha Azazlov" w:date="2026-05-20T12:39:00Z" w16du:dateUtc="2026-05-20T09:39:00Z">
                  <w:rPr>
                    <w:noProof/>
                    <w:webHidden/>
                  </w:rPr>
                </w:rPrChange>
              </w:rPr>
            </w:r>
            <w:r w:rsidRPr="00AA66E8">
              <w:rPr>
                <w:rFonts w:ascii="Times New Roman" w:hAnsi="Times New Roman"/>
                <w:noProof/>
                <w:webHidden/>
                <w:sz w:val="28"/>
                <w:szCs w:val="28"/>
                <w:rPrChange w:id="50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506" w:author="Sasha Azazlov" w:date="2026-05-20T12:39:00Z" w16du:dateUtc="2026-05-20T09:39:00Z">
                  <w:rPr>
                    <w:noProof/>
                    <w:webHidden/>
                  </w:rPr>
                </w:rPrChange>
              </w:rPr>
              <w:t>21</w:t>
            </w:r>
            <w:r w:rsidRPr="00AA66E8">
              <w:rPr>
                <w:rFonts w:ascii="Times New Roman" w:hAnsi="Times New Roman"/>
                <w:noProof/>
                <w:webHidden/>
                <w:sz w:val="28"/>
                <w:szCs w:val="28"/>
                <w:rPrChange w:id="50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508" w:author="Sasha Azazlov" w:date="2026-05-20T12:39:00Z" w16du:dateUtc="2026-05-20T09:39:00Z">
                  <w:rPr>
                    <w:rStyle w:val="a3"/>
                    <w:noProof/>
                  </w:rPr>
                </w:rPrChange>
              </w:rPr>
              <w:fldChar w:fldCharType="end"/>
            </w:r>
          </w:ins>
        </w:p>
        <w:p w:rsidR="00AA66E8" w:rsidRPr="00AA66E8" w:rsidRDefault="00AA66E8">
          <w:pPr>
            <w:pStyle w:val="11"/>
            <w:tabs>
              <w:tab w:val="right" w:leader="dot" w:pos="9628"/>
            </w:tabs>
            <w:rPr>
              <w:ins w:id="509" w:author="Sasha Azazlov" w:date="2026-05-20T12:38:00Z" w16du:dateUtc="2026-05-20T09:38:00Z"/>
              <w:rFonts w:ascii="Times New Roman" w:eastAsiaTheme="minorEastAsia" w:hAnsi="Times New Roman"/>
              <w:b w:val="0"/>
              <w:bCs w:val="0"/>
              <w:caps w:val="0"/>
              <w:noProof/>
              <w:kern w:val="2"/>
              <w:sz w:val="28"/>
              <w:szCs w:val="28"/>
              <w14:ligatures w14:val="standardContextual"/>
              <w:rPrChange w:id="510" w:author="Sasha Azazlov" w:date="2026-05-20T12:39:00Z" w16du:dateUtc="2026-05-20T09:39:00Z">
                <w:rPr>
                  <w:ins w:id="511" w:author="Sasha Azazlov" w:date="2026-05-20T12:38:00Z" w16du:dateUtc="2026-05-20T09:38:00Z"/>
                  <w:rFonts w:eastAsiaTheme="minorEastAsia" w:cstheme="minorBidi"/>
                  <w:b w:val="0"/>
                  <w:bCs w:val="0"/>
                  <w:caps w:val="0"/>
                  <w:noProof/>
                  <w:kern w:val="2"/>
                  <w:sz w:val="24"/>
                  <w:szCs w:val="24"/>
                  <w14:ligatures w14:val="standardContextual"/>
                </w:rPr>
              </w:rPrChange>
            </w:rPr>
          </w:pPr>
          <w:ins w:id="512" w:author="Sasha Azazlov" w:date="2026-05-20T12:38:00Z" w16du:dateUtc="2026-05-20T09:38:00Z">
            <w:r w:rsidRPr="00AA66E8">
              <w:rPr>
                <w:rStyle w:val="a3"/>
                <w:rFonts w:ascii="Times New Roman" w:hAnsi="Times New Roman"/>
                <w:noProof/>
                <w:sz w:val="28"/>
                <w:szCs w:val="28"/>
                <w:rPrChange w:id="51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51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515" w:author="Sasha Azazlov" w:date="2026-05-20T12:39:00Z" w16du:dateUtc="2026-05-20T09:39:00Z">
                  <w:rPr>
                    <w:noProof/>
                  </w:rPr>
                </w:rPrChange>
              </w:rPr>
              <w:instrText>HYPERLINK \l "_Toc230173168"</w:instrText>
            </w:r>
            <w:r w:rsidRPr="00AA66E8">
              <w:rPr>
                <w:rStyle w:val="a3"/>
                <w:rFonts w:ascii="Times New Roman" w:hAnsi="Times New Roman"/>
                <w:noProof/>
                <w:sz w:val="28"/>
                <w:szCs w:val="28"/>
                <w:rPrChange w:id="51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517" w:author="Sasha Azazlov" w:date="2026-05-20T12:39:00Z" w16du:dateUtc="2026-05-20T09:39:00Z">
                  <w:rPr>
                    <w:rStyle w:val="a3"/>
                    <w:noProof/>
                  </w:rPr>
                </w:rPrChange>
              </w:rPr>
            </w:r>
            <w:r w:rsidRPr="00AA66E8">
              <w:rPr>
                <w:rStyle w:val="a3"/>
                <w:rFonts w:ascii="Times New Roman" w:hAnsi="Times New Roman"/>
                <w:noProof/>
                <w:sz w:val="28"/>
                <w:szCs w:val="28"/>
                <w:rPrChange w:id="51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519" w:author="Sasha Azazlov" w:date="2026-05-20T12:39:00Z" w16du:dateUtc="2026-05-20T09:39:00Z">
                  <w:rPr>
                    <w:rStyle w:val="a3"/>
                    <w:rFonts w:ascii="Times New Roman" w:hAnsi="Times New Roman"/>
                    <w:noProof/>
                  </w:rPr>
                </w:rPrChange>
              </w:rPr>
              <w:t>ГЛАВА 2. ИСПОЛЬЗУЕМЫЙ ИНСТРУМЕНТАРИЙ</w:t>
            </w:r>
            <w:r w:rsidRPr="00AA66E8">
              <w:rPr>
                <w:rFonts w:ascii="Times New Roman" w:hAnsi="Times New Roman"/>
                <w:noProof/>
                <w:webHidden/>
                <w:sz w:val="28"/>
                <w:szCs w:val="28"/>
                <w:rPrChange w:id="520" w:author="Sasha Azazlov" w:date="2026-05-20T12:39:00Z" w16du:dateUtc="2026-05-20T09:39:00Z">
                  <w:rPr>
                    <w:noProof/>
                    <w:webHidden/>
                  </w:rPr>
                </w:rPrChange>
              </w:rPr>
              <w:tab/>
            </w:r>
            <w:r w:rsidRPr="00AA66E8">
              <w:rPr>
                <w:rFonts w:ascii="Times New Roman" w:hAnsi="Times New Roman"/>
                <w:noProof/>
                <w:webHidden/>
                <w:sz w:val="28"/>
                <w:szCs w:val="28"/>
                <w:rPrChange w:id="52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522" w:author="Sasha Azazlov" w:date="2026-05-20T12:39:00Z" w16du:dateUtc="2026-05-20T09:39:00Z">
                  <w:rPr>
                    <w:noProof/>
                    <w:webHidden/>
                  </w:rPr>
                </w:rPrChange>
              </w:rPr>
              <w:instrText xml:space="preserve"> PAGEREF _Toc230173168 \h </w:instrText>
            </w:r>
            <w:r w:rsidRPr="00AA66E8">
              <w:rPr>
                <w:rFonts w:ascii="Times New Roman" w:hAnsi="Times New Roman"/>
                <w:noProof/>
                <w:webHidden/>
                <w:sz w:val="28"/>
                <w:szCs w:val="28"/>
                <w:rPrChange w:id="523" w:author="Sasha Azazlov" w:date="2026-05-20T12:39:00Z" w16du:dateUtc="2026-05-20T09:39:00Z">
                  <w:rPr>
                    <w:noProof/>
                    <w:webHidden/>
                  </w:rPr>
                </w:rPrChange>
              </w:rPr>
            </w:r>
            <w:r w:rsidRPr="00AA66E8">
              <w:rPr>
                <w:rFonts w:ascii="Times New Roman" w:hAnsi="Times New Roman"/>
                <w:noProof/>
                <w:webHidden/>
                <w:sz w:val="28"/>
                <w:szCs w:val="28"/>
                <w:rPrChange w:id="52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525" w:author="Sasha Azazlov" w:date="2026-05-20T12:39:00Z" w16du:dateUtc="2026-05-20T09:39:00Z">
                  <w:rPr>
                    <w:noProof/>
                    <w:webHidden/>
                  </w:rPr>
                </w:rPrChange>
              </w:rPr>
              <w:t>22</w:t>
            </w:r>
            <w:r w:rsidRPr="00AA66E8">
              <w:rPr>
                <w:rFonts w:ascii="Times New Roman" w:hAnsi="Times New Roman"/>
                <w:noProof/>
                <w:webHidden/>
                <w:sz w:val="28"/>
                <w:szCs w:val="28"/>
                <w:rPrChange w:id="52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527"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528" w:author="Sasha Azazlov" w:date="2026-05-20T12:38:00Z" w16du:dateUtc="2026-05-20T09:38:00Z"/>
              <w:rFonts w:ascii="Times New Roman" w:eastAsiaTheme="minorEastAsia" w:hAnsi="Times New Roman"/>
              <w:smallCaps w:val="0"/>
              <w:noProof/>
              <w:kern w:val="2"/>
              <w:sz w:val="28"/>
              <w:szCs w:val="28"/>
              <w14:ligatures w14:val="standardContextual"/>
              <w:rPrChange w:id="529" w:author="Sasha Azazlov" w:date="2026-05-20T12:39:00Z" w16du:dateUtc="2026-05-20T09:39:00Z">
                <w:rPr>
                  <w:ins w:id="530" w:author="Sasha Azazlov" w:date="2026-05-20T12:38:00Z" w16du:dateUtc="2026-05-20T09:38:00Z"/>
                  <w:rFonts w:eastAsiaTheme="minorEastAsia" w:cstheme="minorBidi"/>
                  <w:smallCaps w:val="0"/>
                  <w:noProof/>
                  <w:kern w:val="2"/>
                  <w:sz w:val="24"/>
                  <w:szCs w:val="24"/>
                  <w14:ligatures w14:val="standardContextual"/>
                </w:rPr>
              </w:rPrChange>
            </w:rPr>
          </w:pPr>
          <w:ins w:id="531" w:author="Sasha Azazlov" w:date="2026-05-20T12:38:00Z" w16du:dateUtc="2026-05-20T09:38:00Z">
            <w:r w:rsidRPr="00AA66E8">
              <w:rPr>
                <w:rStyle w:val="a3"/>
                <w:rFonts w:ascii="Times New Roman" w:hAnsi="Times New Roman"/>
                <w:noProof/>
                <w:sz w:val="28"/>
                <w:szCs w:val="28"/>
                <w:rPrChange w:id="53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53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534" w:author="Sasha Azazlov" w:date="2026-05-20T12:39:00Z" w16du:dateUtc="2026-05-20T09:39:00Z">
                  <w:rPr>
                    <w:noProof/>
                  </w:rPr>
                </w:rPrChange>
              </w:rPr>
              <w:instrText>HYPERLINK \l "_Toc230173169"</w:instrText>
            </w:r>
            <w:r w:rsidRPr="00AA66E8">
              <w:rPr>
                <w:rStyle w:val="a3"/>
                <w:rFonts w:ascii="Times New Roman" w:hAnsi="Times New Roman"/>
                <w:noProof/>
                <w:sz w:val="28"/>
                <w:szCs w:val="28"/>
                <w:rPrChange w:id="53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536" w:author="Sasha Azazlov" w:date="2026-05-20T12:39:00Z" w16du:dateUtc="2026-05-20T09:39:00Z">
                  <w:rPr>
                    <w:rStyle w:val="a3"/>
                    <w:noProof/>
                  </w:rPr>
                </w:rPrChange>
              </w:rPr>
            </w:r>
            <w:r w:rsidRPr="00AA66E8">
              <w:rPr>
                <w:rStyle w:val="a3"/>
                <w:rFonts w:ascii="Times New Roman" w:hAnsi="Times New Roman"/>
                <w:noProof/>
                <w:sz w:val="28"/>
                <w:szCs w:val="28"/>
                <w:rPrChange w:id="53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538" w:author="Sasha Azazlov" w:date="2026-05-20T12:39:00Z" w16du:dateUtc="2026-05-20T09:39:00Z">
                  <w:rPr>
                    <w:rStyle w:val="a3"/>
                    <w:noProof/>
                  </w:rPr>
                </w:rPrChange>
              </w:rPr>
              <w:t>2.1 Критерии выбора инструментов</w:t>
            </w:r>
            <w:r w:rsidRPr="00AA66E8">
              <w:rPr>
                <w:rFonts w:ascii="Times New Roman" w:hAnsi="Times New Roman"/>
                <w:noProof/>
                <w:webHidden/>
                <w:sz w:val="28"/>
                <w:szCs w:val="28"/>
                <w:rPrChange w:id="539" w:author="Sasha Azazlov" w:date="2026-05-20T12:39:00Z" w16du:dateUtc="2026-05-20T09:39:00Z">
                  <w:rPr>
                    <w:noProof/>
                    <w:webHidden/>
                  </w:rPr>
                </w:rPrChange>
              </w:rPr>
              <w:tab/>
            </w:r>
            <w:r w:rsidRPr="00AA66E8">
              <w:rPr>
                <w:rFonts w:ascii="Times New Roman" w:hAnsi="Times New Roman"/>
                <w:noProof/>
                <w:webHidden/>
                <w:sz w:val="28"/>
                <w:szCs w:val="28"/>
                <w:rPrChange w:id="54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541" w:author="Sasha Azazlov" w:date="2026-05-20T12:39:00Z" w16du:dateUtc="2026-05-20T09:39:00Z">
                  <w:rPr>
                    <w:noProof/>
                    <w:webHidden/>
                  </w:rPr>
                </w:rPrChange>
              </w:rPr>
              <w:instrText xml:space="preserve"> PAGEREF _Toc230173169 \h </w:instrText>
            </w:r>
            <w:r w:rsidRPr="00AA66E8">
              <w:rPr>
                <w:rFonts w:ascii="Times New Roman" w:hAnsi="Times New Roman"/>
                <w:noProof/>
                <w:webHidden/>
                <w:sz w:val="28"/>
                <w:szCs w:val="28"/>
                <w:rPrChange w:id="542" w:author="Sasha Azazlov" w:date="2026-05-20T12:39:00Z" w16du:dateUtc="2026-05-20T09:39:00Z">
                  <w:rPr>
                    <w:noProof/>
                    <w:webHidden/>
                  </w:rPr>
                </w:rPrChange>
              </w:rPr>
            </w:r>
            <w:r w:rsidRPr="00AA66E8">
              <w:rPr>
                <w:rFonts w:ascii="Times New Roman" w:hAnsi="Times New Roman"/>
                <w:noProof/>
                <w:webHidden/>
                <w:sz w:val="28"/>
                <w:szCs w:val="28"/>
                <w:rPrChange w:id="54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544" w:author="Sasha Azazlov" w:date="2026-05-20T12:39:00Z" w16du:dateUtc="2026-05-20T09:39:00Z">
                  <w:rPr>
                    <w:noProof/>
                    <w:webHidden/>
                  </w:rPr>
                </w:rPrChange>
              </w:rPr>
              <w:t>22</w:t>
            </w:r>
            <w:r w:rsidRPr="00AA66E8">
              <w:rPr>
                <w:rFonts w:ascii="Times New Roman" w:hAnsi="Times New Roman"/>
                <w:noProof/>
                <w:webHidden/>
                <w:sz w:val="28"/>
                <w:szCs w:val="28"/>
                <w:rPrChange w:id="54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546"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547" w:author="Sasha Azazlov" w:date="2026-05-20T12:38:00Z" w16du:dateUtc="2026-05-20T09:38:00Z"/>
              <w:rFonts w:ascii="Times New Roman" w:eastAsiaTheme="minorEastAsia" w:hAnsi="Times New Roman"/>
              <w:smallCaps w:val="0"/>
              <w:noProof/>
              <w:kern w:val="2"/>
              <w:sz w:val="28"/>
              <w:szCs w:val="28"/>
              <w14:ligatures w14:val="standardContextual"/>
              <w:rPrChange w:id="548" w:author="Sasha Azazlov" w:date="2026-05-20T12:39:00Z" w16du:dateUtc="2026-05-20T09:39:00Z">
                <w:rPr>
                  <w:ins w:id="549" w:author="Sasha Azazlov" w:date="2026-05-20T12:38:00Z" w16du:dateUtc="2026-05-20T09:38:00Z"/>
                  <w:rFonts w:eastAsiaTheme="minorEastAsia" w:cstheme="minorBidi"/>
                  <w:smallCaps w:val="0"/>
                  <w:noProof/>
                  <w:kern w:val="2"/>
                  <w:sz w:val="24"/>
                  <w:szCs w:val="24"/>
                  <w14:ligatures w14:val="standardContextual"/>
                </w:rPr>
              </w:rPrChange>
            </w:rPr>
          </w:pPr>
          <w:ins w:id="550" w:author="Sasha Azazlov" w:date="2026-05-20T12:38:00Z" w16du:dateUtc="2026-05-20T09:38:00Z">
            <w:r w:rsidRPr="00AA66E8">
              <w:rPr>
                <w:rStyle w:val="a3"/>
                <w:rFonts w:ascii="Times New Roman" w:hAnsi="Times New Roman"/>
                <w:noProof/>
                <w:sz w:val="28"/>
                <w:szCs w:val="28"/>
                <w:rPrChange w:id="55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55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553" w:author="Sasha Azazlov" w:date="2026-05-20T12:39:00Z" w16du:dateUtc="2026-05-20T09:39:00Z">
                  <w:rPr>
                    <w:noProof/>
                  </w:rPr>
                </w:rPrChange>
              </w:rPr>
              <w:instrText>HYPERLINK \l "_Toc230173170"</w:instrText>
            </w:r>
            <w:r w:rsidRPr="00AA66E8">
              <w:rPr>
                <w:rStyle w:val="a3"/>
                <w:rFonts w:ascii="Times New Roman" w:hAnsi="Times New Roman"/>
                <w:noProof/>
                <w:sz w:val="28"/>
                <w:szCs w:val="28"/>
                <w:rPrChange w:id="55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555" w:author="Sasha Azazlov" w:date="2026-05-20T12:39:00Z" w16du:dateUtc="2026-05-20T09:39:00Z">
                  <w:rPr>
                    <w:rStyle w:val="a3"/>
                    <w:noProof/>
                  </w:rPr>
                </w:rPrChange>
              </w:rPr>
            </w:r>
            <w:r w:rsidRPr="00AA66E8">
              <w:rPr>
                <w:rStyle w:val="a3"/>
                <w:rFonts w:ascii="Times New Roman" w:hAnsi="Times New Roman"/>
                <w:noProof/>
                <w:sz w:val="28"/>
                <w:szCs w:val="28"/>
                <w:rPrChange w:id="55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557" w:author="Sasha Azazlov" w:date="2026-05-20T12:39:00Z" w16du:dateUtc="2026-05-20T09:39:00Z">
                  <w:rPr>
                    <w:rStyle w:val="a3"/>
                    <w:noProof/>
                  </w:rPr>
                </w:rPrChange>
              </w:rPr>
              <w:t>2.2.1 Обоснование выбора SQLite</w:t>
            </w:r>
            <w:r w:rsidRPr="00AA66E8">
              <w:rPr>
                <w:rFonts w:ascii="Times New Roman" w:hAnsi="Times New Roman"/>
                <w:noProof/>
                <w:webHidden/>
                <w:sz w:val="28"/>
                <w:szCs w:val="28"/>
                <w:rPrChange w:id="558" w:author="Sasha Azazlov" w:date="2026-05-20T12:39:00Z" w16du:dateUtc="2026-05-20T09:39:00Z">
                  <w:rPr>
                    <w:noProof/>
                    <w:webHidden/>
                  </w:rPr>
                </w:rPrChange>
              </w:rPr>
              <w:tab/>
            </w:r>
            <w:r w:rsidRPr="00AA66E8">
              <w:rPr>
                <w:rFonts w:ascii="Times New Roman" w:hAnsi="Times New Roman"/>
                <w:noProof/>
                <w:webHidden/>
                <w:sz w:val="28"/>
                <w:szCs w:val="28"/>
                <w:rPrChange w:id="55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560" w:author="Sasha Azazlov" w:date="2026-05-20T12:39:00Z" w16du:dateUtc="2026-05-20T09:39:00Z">
                  <w:rPr>
                    <w:noProof/>
                    <w:webHidden/>
                  </w:rPr>
                </w:rPrChange>
              </w:rPr>
              <w:instrText xml:space="preserve"> PAGEREF _Toc230173170 \h </w:instrText>
            </w:r>
            <w:r w:rsidRPr="00AA66E8">
              <w:rPr>
                <w:rFonts w:ascii="Times New Roman" w:hAnsi="Times New Roman"/>
                <w:noProof/>
                <w:webHidden/>
                <w:sz w:val="28"/>
                <w:szCs w:val="28"/>
                <w:rPrChange w:id="561" w:author="Sasha Azazlov" w:date="2026-05-20T12:39:00Z" w16du:dateUtc="2026-05-20T09:39:00Z">
                  <w:rPr>
                    <w:noProof/>
                    <w:webHidden/>
                  </w:rPr>
                </w:rPrChange>
              </w:rPr>
            </w:r>
            <w:r w:rsidRPr="00AA66E8">
              <w:rPr>
                <w:rFonts w:ascii="Times New Roman" w:hAnsi="Times New Roman"/>
                <w:noProof/>
                <w:webHidden/>
                <w:sz w:val="28"/>
                <w:szCs w:val="28"/>
                <w:rPrChange w:id="56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563" w:author="Sasha Azazlov" w:date="2026-05-20T12:39:00Z" w16du:dateUtc="2026-05-20T09:39:00Z">
                  <w:rPr>
                    <w:noProof/>
                    <w:webHidden/>
                  </w:rPr>
                </w:rPrChange>
              </w:rPr>
              <w:t>23</w:t>
            </w:r>
            <w:r w:rsidRPr="00AA66E8">
              <w:rPr>
                <w:rFonts w:ascii="Times New Roman" w:hAnsi="Times New Roman"/>
                <w:noProof/>
                <w:webHidden/>
                <w:sz w:val="28"/>
                <w:szCs w:val="28"/>
                <w:rPrChange w:id="56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56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566" w:author="Sasha Azazlov" w:date="2026-05-20T12:38:00Z" w16du:dateUtc="2026-05-20T09:38:00Z"/>
              <w:rFonts w:ascii="Times New Roman" w:eastAsiaTheme="minorEastAsia" w:hAnsi="Times New Roman"/>
              <w:i w:val="0"/>
              <w:iCs w:val="0"/>
              <w:noProof/>
              <w:kern w:val="2"/>
              <w:sz w:val="28"/>
              <w:szCs w:val="28"/>
              <w14:ligatures w14:val="standardContextual"/>
              <w:rPrChange w:id="567" w:author="Sasha Azazlov" w:date="2026-05-20T12:39:00Z" w16du:dateUtc="2026-05-20T09:39:00Z">
                <w:rPr>
                  <w:ins w:id="568" w:author="Sasha Azazlov" w:date="2026-05-20T12:38:00Z" w16du:dateUtc="2026-05-20T09:38:00Z"/>
                  <w:rFonts w:eastAsiaTheme="minorEastAsia" w:cstheme="minorBidi"/>
                  <w:i w:val="0"/>
                  <w:iCs w:val="0"/>
                  <w:noProof/>
                  <w:kern w:val="2"/>
                  <w:sz w:val="24"/>
                  <w:szCs w:val="24"/>
                  <w14:ligatures w14:val="standardContextual"/>
                </w:rPr>
              </w:rPrChange>
            </w:rPr>
          </w:pPr>
          <w:ins w:id="569" w:author="Sasha Azazlov" w:date="2026-05-20T12:38:00Z" w16du:dateUtc="2026-05-20T09:38:00Z">
            <w:r w:rsidRPr="00AA66E8">
              <w:rPr>
                <w:rStyle w:val="a3"/>
                <w:rFonts w:ascii="Times New Roman" w:hAnsi="Times New Roman"/>
                <w:noProof/>
                <w:sz w:val="28"/>
                <w:szCs w:val="28"/>
                <w:rPrChange w:id="57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57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572" w:author="Sasha Azazlov" w:date="2026-05-20T12:39:00Z" w16du:dateUtc="2026-05-20T09:39:00Z">
                  <w:rPr>
                    <w:noProof/>
                  </w:rPr>
                </w:rPrChange>
              </w:rPr>
              <w:instrText>HYPERLINK \l "_Toc230173171"</w:instrText>
            </w:r>
            <w:r w:rsidRPr="00AA66E8">
              <w:rPr>
                <w:rStyle w:val="a3"/>
                <w:rFonts w:ascii="Times New Roman" w:hAnsi="Times New Roman"/>
                <w:noProof/>
                <w:sz w:val="28"/>
                <w:szCs w:val="28"/>
                <w:rPrChange w:id="57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574" w:author="Sasha Azazlov" w:date="2026-05-20T12:39:00Z" w16du:dateUtc="2026-05-20T09:39:00Z">
                  <w:rPr>
                    <w:rStyle w:val="a3"/>
                    <w:noProof/>
                  </w:rPr>
                </w:rPrChange>
              </w:rPr>
            </w:r>
            <w:r w:rsidRPr="00AA66E8">
              <w:rPr>
                <w:rStyle w:val="a3"/>
                <w:rFonts w:ascii="Times New Roman" w:hAnsi="Times New Roman"/>
                <w:noProof/>
                <w:sz w:val="28"/>
                <w:szCs w:val="28"/>
                <w:rPrChange w:id="57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576" w:author="Sasha Azazlov" w:date="2026-05-20T12:39:00Z" w16du:dateUtc="2026-05-20T09:39:00Z">
                  <w:rPr>
                    <w:rStyle w:val="a3"/>
                    <w:rFonts w:ascii="Times New Roman" w:hAnsi="Times New Roman"/>
                    <w:noProof/>
                  </w:rPr>
                </w:rPrChange>
              </w:rPr>
              <w:t>2.2.2 Сравнение с альтернативами</w:t>
            </w:r>
            <w:r w:rsidRPr="00AA66E8">
              <w:rPr>
                <w:rFonts w:ascii="Times New Roman" w:hAnsi="Times New Roman"/>
                <w:noProof/>
                <w:webHidden/>
                <w:sz w:val="28"/>
                <w:szCs w:val="28"/>
                <w:rPrChange w:id="577" w:author="Sasha Azazlov" w:date="2026-05-20T12:39:00Z" w16du:dateUtc="2026-05-20T09:39:00Z">
                  <w:rPr>
                    <w:noProof/>
                    <w:webHidden/>
                  </w:rPr>
                </w:rPrChange>
              </w:rPr>
              <w:tab/>
            </w:r>
            <w:r w:rsidRPr="00AA66E8">
              <w:rPr>
                <w:rFonts w:ascii="Times New Roman" w:hAnsi="Times New Roman"/>
                <w:noProof/>
                <w:webHidden/>
                <w:sz w:val="28"/>
                <w:szCs w:val="28"/>
                <w:rPrChange w:id="57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579" w:author="Sasha Azazlov" w:date="2026-05-20T12:39:00Z" w16du:dateUtc="2026-05-20T09:39:00Z">
                  <w:rPr>
                    <w:noProof/>
                    <w:webHidden/>
                  </w:rPr>
                </w:rPrChange>
              </w:rPr>
              <w:instrText xml:space="preserve"> PAGEREF _Toc230173171 \h </w:instrText>
            </w:r>
            <w:r w:rsidRPr="00AA66E8">
              <w:rPr>
                <w:rFonts w:ascii="Times New Roman" w:hAnsi="Times New Roman"/>
                <w:noProof/>
                <w:webHidden/>
                <w:sz w:val="28"/>
                <w:szCs w:val="28"/>
                <w:rPrChange w:id="580" w:author="Sasha Azazlov" w:date="2026-05-20T12:39:00Z" w16du:dateUtc="2026-05-20T09:39:00Z">
                  <w:rPr>
                    <w:noProof/>
                    <w:webHidden/>
                  </w:rPr>
                </w:rPrChange>
              </w:rPr>
            </w:r>
            <w:r w:rsidRPr="00AA66E8">
              <w:rPr>
                <w:rFonts w:ascii="Times New Roman" w:hAnsi="Times New Roman"/>
                <w:noProof/>
                <w:webHidden/>
                <w:sz w:val="28"/>
                <w:szCs w:val="28"/>
                <w:rPrChange w:id="58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582" w:author="Sasha Azazlov" w:date="2026-05-20T12:39:00Z" w16du:dateUtc="2026-05-20T09:39:00Z">
                  <w:rPr>
                    <w:noProof/>
                    <w:webHidden/>
                  </w:rPr>
                </w:rPrChange>
              </w:rPr>
              <w:t>24</w:t>
            </w:r>
            <w:r w:rsidRPr="00AA66E8">
              <w:rPr>
                <w:rFonts w:ascii="Times New Roman" w:hAnsi="Times New Roman"/>
                <w:noProof/>
                <w:webHidden/>
                <w:sz w:val="28"/>
                <w:szCs w:val="28"/>
                <w:rPrChange w:id="58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584"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585" w:author="Sasha Azazlov" w:date="2026-05-20T12:38:00Z" w16du:dateUtc="2026-05-20T09:38:00Z"/>
              <w:rFonts w:ascii="Times New Roman" w:eastAsiaTheme="minorEastAsia" w:hAnsi="Times New Roman"/>
              <w:smallCaps w:val="0"/>
              <w:noProof/>
              <w:kern w:val="2"/>
              <w:sz w:val="28"/>
              <w:szCs w:val="28"/>
              <w14:ligatures w14:val="standardContextual"/>
              <w:rPrChange w:id="586" w:author="Sasha Azazlov" w:date="2026-05-20T12:39:00Z" w16du:dateUtc="2026-05-20T09:39:00Z">
                <w:rPr>
                  <w:ins w:id="587" w:author="Sasha Azazlov" w:date="2026-05-20T12:38:00Z" w16du:dateUtc="2026-05-20T09:38:00Z"/>
                  <w:rFonts w:eastAsiaTheme="minorEastAsia" w:cstheme="minorBidi"/>
                  <w:smallCaps w:val="0"/>
                  <w:noProof/>
                  <w:kern w:val="2"/>
                  <w:sz w:val="24"/>
                  <w:szCs w:val="24"/>
                  <w14:ligatures w14:val="standardContextual"/>
                </w:rPr>
              </w:rPrChange>
            </w:rPr>
          </w:pPr>
          <w:ins w:id="588" w:author="Sasha Azazlov" w:date="2026-05-20T12:38:00Z" w16du:dateUtc="2026-05-20T09:38:00Z">
            <w:r w:rsidRPr="00AA66E8">
              <w:rPr>
                <w:rStyle w:val="a3"/>
                <w:rFonts w:ascii="Times New Roman" w:hAnsi="Times New Roman"/>
                <w:noProof/>
                <w:sz w:val="28"/>
                <w:szCs w:val="28"/>
                <w:rPrChange w:id="58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59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591" w:author="Sasha Azazlov" w:date="2026-05-20T12:39:00Z" w16du:dateUtc="2026-05-20T09:39:00Z">
                  <w:rPr>
                    <w:noProof/>
                  </w:rPr>
                </w:rPrChange>
              </w:rPr>
              <w:instrText>HYPERLINK \l "_Toc230173172"</w:instrText>
            </w:r>
            <w:r w:rsidRPr="00AA66E8">
              <w:rPr>
                <w:rStyle w:val="a3"/>
                <w:rFonts w:ascii="Times New Roman" w:hAnsi="Times New Roman"/>
                <w:noProof/>
                <w:sz w:val="28"/>
                <w:szCs w:val="28"/>
                <w:rPrChange w:id="59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593" w:author="Sasha Azazlov" w:date="2026-05-20T12:39:00Z" w16du:dateUtc="2026-05-20T09:39:00Z">
                  <w:rPr>
                    <w:rStyle w:val="a3"/>
                    <w:noProof/>
                  </w:rPr>
                </w:rPrChange>
              </w:rPr>
            </w:r>
            <w:r w:rsidRPr="00AA66E8">
              <w:rPr>
                <w:rStyle w:val="a3"/>
                <w:rFonts w:ascii="Times New Roman" w:hAnsi="Times New Roman"/>
                <w:noProof/>
                <w:sz w:val="28"/>
                <w:szCs w:val="28"/>
                <w:rPrChange w:id="59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595" w:author="Sasha Azazlov" w:date="2026-05-20T12:39:00Z" w16du:dateUtc="2026-05-20T09:39:00Z">
                  <w:rPr>
                    <w:rStyle w:val="a3"/>
                    <w:noProof/>
                  </w:rPr>
                </w:rPrChange>
              </w:rPr>
              <w:t>2.3 Выбор языка программирования</w:t>
            </w:r>
            <w:r w:rsidRPr="00AA66E8">
              <w:rPr>
                <w:rFonts w:ascii="Times New Roman" w:hAnsi="Times New Roman"/>
                <w:noProof/>
                <w:webHidden/>
                <w:sz w:val="28"/>
                <w:szCs w:val="28"/>
                <w:rPrChange w:id="596" w:author="Sasha Azazlov" w:date="2026-05-20T12:39:00Z" w16du:dateUtc="2026-05-20T09:39:00Z">
                  <w:rPr>
                    <w:noProof/>
                    <w:webHidden/>
                  </w:rPr>
                </w:rPrChange>
              </w:rPr>
              <w:tab/>
            </w:r>
            <w:r w:rsidRPr="00AA66E8">
              <w:rPr>
                <w:rFonts w:ascii="Times New Roman" w:hAnsi="Times New Roman"/>
                <w:noProof/>
                <w:webHidden/>
                <w:sz w:val="28"/>
                <w:szCs w:val="28"/>
                <w:rPrChange w:id="59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598" w:author="Sasha Azazlov" w:date="2026-05-20T12:39:00Z" w16du:dateUtc="2026-05-20T09:39:00Z">
                  <w:rPr>
                    <w:noProof/>
                    <w:webHidden/>
                  </w:rPr>
                </w:rPrChange>
              </w:rPr>
              <w:instrText xml:space="preserve"> PAGEREF _Toc230173172 \h </w:instrText>
            </w:r>
            <w:r w:rsidRPr="00AA66E8">
              <w:rPr>
                <w:rFonts w:ascii="Times New Roman" w:hAnsi="Times New Roman"/>
                <w:noProof/>
                <w:webHidden/>
                <w:sz w:val="28"/>
                <w:szCs w:val="28"/>
                <w:rPrChange w:id="599" w:author="Sasha Azazlov" w:date="2026-05-20T12:39:00Z" w16du:dateUtc="2026-05-20T09:39:00Z">
                  <w:rPr>
                    <w:noProof/>
                    <w:webHidden/>
                  </w:rPr>
                </w:rPrChange>
              </w:rPr>
            </w:r>
            <w:r w:rsidRPr="00AA66E8">
              <w:rPr>
                <w:rFonts w:ascii="Times New Roman" w:hAnsi="Times New Roman"/>
                <w:noProof/>
                <w:webHidden/>
                <w:sz w:val="28"/>
                <w:szCs w:val="28"/>
                <w:rPrChange w:id="60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601" w:author="Sasha Azazlov" w:date="2026-05-20T12:39:00Z" w16du:dateUtc="2026-05-20T09:39:00Z">
                  <w:rPr>
                    <w:noProof/>
                    <w:webHidden/>
                  </w:rPr>
                </w:rPrChange>
              </w:rPr>
              <w:t>25</w:t>
            </w:r>
            <w:r w:rsidRPr="00AA66E8">
              <w:rPr>
                <w:rFonts w:ascii="Times New Roman" w:hAnsi="Times New Roman"/>
                <w:noProof/>
                <w:webHidden/>
                <w:sz w:val="28"/>
                <w:szCs w:val="28"/>
                <w:rPrChange w:id="60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60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604" w:author="Sasha Azazlov" w:date="2026-05-20T12:38:00Z" w16du:dateUtc="2026-05-20T09:38:00Z"/>
              <w:rFonts w:ascii="Times New Roman" w:eastAsiaTheme="minorEastAsia" w:hAnsi="Times New Roman"/>
              <w:i w:val="0"/>
              <w:iCs w:val="0"/>
              <w:noProof/>
              <w:kern w:val="2"/>
              <w:sz w:val="28"/>
              <w:szCs w:val="28"/>
              <w14:ligatures w14:val="standardContextual"/>
              <w:rPrChange w:id="605" w:author="Sasha Azazlov" w:date="2026-05-20T12:39:00Z" w16du:dateUtc="2026-05-20T09:39:00Z">
                <w:rPr>
                  <w:ins w:id="606" w:author="Sasha Azazlov" w:date="2026-05-20T12:38:00Z" w16du:dateUtc="2026-05-20T09:38:00Z"/>
                  <w:rFonts w:eastAsiaTheme="minorEastAsia" w:cstheme="minorBidi"/>
                  <w:i w:val="0"/>
                  <w:iCs w:val="0"/>
                  <w:noProof/>
                  <w:kern w:val="2"/>
                  <w:sz w:val="24"/>
                  <w:szCs w:val="24"/>
                  <w14:ligatures w14:val="standardContextual"/>
                </w:rPr>
              </w:rPrChange>
            </w:rPr>
          </w:pPr>
          <w:ins w:id="607" w:author="Sasha Azazlov" w:date="2026-05-20T12:38:00Z" w16du:dateUtc="2026-05-20T09:38:00Z">
            <w:r w:rsidRPr="00AA66E8">
              <w:rPr>
                <w:rStyle w:val="a3"/>
                <w:rFonts w:ascii="Times New Roman" w:hAnsi="Times New Roman"/>
                <w:noProof/>
                <w:sz w:val="28"/>
                <w:szCs w:val="28"/>
                <w:rPrChange w:id="60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60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610" w:author="Sasha Azazlov" w:date="2026-05-20T12:39:00Z" w16du:dateUtc="2026-05-20T09:39:00Z">
                  <w:rPr>
                    <w:noProof/>
                  </w:rPr>
                </w:rPrChange>
              </w:rPr>
              <w:instrText>HYPERLINK \l "_Toc230173173"</w:instrText>
            </w:r>
            <w:r w:rsidRPr="00AA66E8">
              <w:rPr>
                <w:rStyle w:val="a3"/>
                <w:rFonts w:ascii="Times New Roman" w:hAnsi="Times New Roman"/>
                <w:noProof/>
                <w:sz w:val="28"/>
                <w:szCs w:val="28"/>
                <w:rPrChange w:id="61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612" w:author="Sasha Azazlov" w:date="2026-05-20T12:39:00Z" w16du:dateUtc="2026-05-20T09:39:00Z">
                  <w:rPr>
                    <w:rStyle w:val="a3"/>
                    <w:noProof/>
                  </w:rPr>
                </w:rPrChange>
              </w:rPr>
            </w:r>
            <w:r w:rsidRPr="00AA66E8">
              <w:rPr>
                <w:rStyle w:val="a3"/>
                <w:rFonts w:ascii="Times New Roman" w:hAnsi="Times New Roman"/>
                <w:noProof/>
                <w:sz w:val="28"/>
                <w:szCs w:val="28"/>
                <w:rPrChange w:id="61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614" w:author="Sasha Azazlov" w:date="2026-05-20T12:39:00Z" w16du:dateUtc="2026-05-20T09:39:00Z">
                  <w:rPr>
                    <w:rStyle w:val="a3"/>
                    <w:rFonts w:ascii="Times New Roman" w:hAnsi="Times New Roman"/>
                    <w:noProof/>
                  </w:rPr>
                </w:rPrChange>
              </w:rPr>
              <w:t>2.3.1 Обоснование выбора Dart</w:t>
            </w:r>
            <w:r w:rsidRPr="00AA66E8">
              <w:rPr>
                <w:rFonts w:ascii="Times New Roman" w:hAnsi="Times New Roman"/>
                <w:noProof/>
                <w:webHidden/>
                <w:sz w:val="28"/>
                <w:szCs w:val="28"/>
                <w:rPrChange w:id="615" w:author="Sasha Azazlov" w:date="2026-05-20T12:39:00Z" w16du:dateUtc="2026-05-20T09:39:00Z">
                  <w:rPr>
                    <w:noProof/>
                    <w:webHidden/>
                  </w:rPr>
                </w:rPrChange>
              </w:rPr>
              <w:tab/>
            </w:r>
            <w:r w:rsidRPr="00AA66E8">
              <w:rPr>
                <w:rFonts w:ascii="Times New Roman" w:hAnsi="Times New Roman"/>
                <w:noProof/>
                <w:webHidden/>
                <w:sz w:val="28"/>
                <w:szCs w:val="28"/>
                <w:rPrChange w:id="61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617" w:author="Sasha Azazlov" w:date="2026-05-20T12:39:00Z" w16du:dateUtc="2026-05-20T09:39:00Z">
                  <w:rPr>
                    <w:noProof/>
                    <w:webHidden/>
                  </w:rPr>
                </w:rPrChange>
              </w:rPr>
              <w:instrText xml:space="preserve"> PAGEREF _Toc230173173 \h </w:instrText>
            </w:r>
            <w:r w:rsidRPr="00AA66E8">
              <w:rPr>
                <w:rFonts w:ascii="Times New Roman" w:hAnsi="Times New Roman"/>
                <w:noProof/>
                <w:webHidden/>
                <w:sz w:val="28"/>
                <w:szCs w:val="28"/>
                <w:rPrChange w:id="618" w:author="Sasha Azazlov" w:date="2026-05-20T12:39:00Z" w16du:dateUtc="2026-05-20T09:39:00Z">
                  <w:rPr>
                    <w:noProof/>
                    <w:webHidden/>
                  </w:rPr>
                </w:rPrChange>
              </w:rPr>
            </w:r>
            <w:r w:rsidRPr="00AA66E8">
              <w:rPr>
                <w:rFonts w:ascii="Times New Roman" w:hAnsi="Times New Roman"/>
                <w:noProof/>
                <w:webHidden/>
                <w:sz w:val="28"/>
                <w:szCs w:val="28"/>
                <w:rPrChange w:id="61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620" w:author="Sasha Azazlov" w:date="2026-05-20T12:39:00Z" w16du:dateUtc="2026-05-20T09:39:00Z">
                  <w:rPr>
                    <w:noProof/>
                    <w:webHidden/>
                  </w:rPr>
                </w:rPrChange>
              </w:rPr>
              <w:t>25</w:t>
            </w:r>
            <w:r w:rsidRPr="00AA66E8">
              <w:rPr>
                <w:rFonts w:ascii="Times New Roman" w:hAnsi="Times New Roman"/>
                <w:noProof/>
                <w:webHidden/>
                <w:sz w:val="28"/>
                <w:szCs w:val="28"/>
                <w:rPrChange w:id="62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622"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623" w:author="Sasha Azazlov" w:date="2026-05-20T12:38:00Z" w16du:dateUtc="2026-05-20T09:38:00Z"/>
              <w:rFonts w:ascii="Times New Roman" w:eastAsiaTheme="minorEastAsia" w:hAnsi="Times New Roman"/>
              <w:i w:val="0"/>
              <w:iCs w:val="0"/>
              <w:noProof/>
              <w:kern w:val="2"/>
              <w:sz w:val="28"/>
              <w:szCs w:val="28"/>
              <w14:ligatures w14:val="standardContextual"/>
              <w:rPrChange w:id="624" w:author="Sasha Azazlov" w:date="2026-05-20T12:39:00Z" w16du:dateUtc="2026-05-20T09:39:00Z">
                <w:rPr>
                  <w:ins w:id="625" w:author="Sasha Azazlov" w:date="2026-05-20T12:38:00Z" w16du:dateUtc="2026-05-20T09:38:00Z"/>
                  <w:rFonts w:eastAsiaTheme="minorEastAsia" w:cstheme="minorBidi"/>
                  <w:i w:val="0"/>
                  <w:iCs w:val="0"/>
                  <w:noProof/>
                  <w:kern w:val="2"/>
                  <w:sz w:val="24"/>
                  <w:szCs w:val="24"/>
                  <w14:ligatures w14:val="standardContextual"/>
                </w:rPr>
              </w:rPrChange>
            </w:rPr>
          </w:pPr>
          <w:ins w:id="626" w:author="Sasha Azazlov" w:date="2026-05-20T12:38:00Z" w16du:dateUtc="2026-05-20T09:38:00Z">
            <w:r w:rsidRPr="00AA66E8">
              <w:rPr>
                <w:rStyle w:val="a3"/>
                <w:rFonts w:ascii="Times New Roman" w:hAnsi="Times New Roman"/>
                <w:noProof/>
                <w:sz w:val="28"/>
                <w:szCs w:val="28"/>
                <w:rPrChange w:id="62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62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629" w:author="Sasha Azazlov" w:date="2026-05-20T12:39:00Z" w16du:dateUtc="2026-05-20T09:39:00Z">
                  <w:rPr>
                    <w:noProof/>
                  </w:rPr>
                </w:rPrChange>
              </w:rPr>
              <w:instrText>HYPERLINK \l "_Toc230173174"</w:instrText>
            </w:r>
            <w:r w:rsidRPr="00AA66E8">
              <w:rPr>
                <w:rStyle w:val="a3"/>
                <w:rFonts w:ascii="Times New Roman" w:hAnsi="Times New Roman"/>
                <w:noProof/>
                <w:sz w:val="28"/>
                <w:szCs w:val="28"/>
                <w:rPrChange w:id="63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631" w:author="Sasha Azazlov" w:date="2026-05-20T12:39:00Z" w16du:dateUtc="2026-05-20T09:39:00Z">
                  <w:rPr>
                    <w:rStyle w:val="a3"/>
                    <w:noProof/>
                  </w:rPr>
                </w:rPrChange>
              </w:rPr>
            </w:r>
            <w:r w:rsidRPr="00AA66E8">
              <w:rPr>
                <w:rStyle w:val="a3"/>
                <w:rFonts w:ascii="Times New Roman" w:hAnsi="Times New Roman"/>
                <w:noProof/>
                <w:sz w:val="28"/>
                <w:szCs w:val="28"/>
                <w:rPrChange w:id="63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633" w:author="Sasha Azazlov" w:date="2026-05-20T12:39:00Z" w16du:dateUtc="2026-05-20T09:39:00Z">
                  <w:rPr>
                    <w:rStyle w:val="a3"/>
                    <w:rFonts w:ascii="Times New Roman" w:hAnsi="Times New Roman"/>
                    <w:noProof/>
                  </w:rPr>
                </w:rPrChange>
              </w:rPr>
              <w:t>2.3.2 Сравнение с альтернативами</w:t>
            </w:r>
            <w:r w:rsidRPr="00AA66E8">
              <w:rPr>
                <w:rFonts w:ascii="Times New Roman" w:hAnsi="Times New Roman"/>
                <w:noProof/>
                <w:webHidden/>
                <w:sz w:val="28"/>
                <w:szCs w:val="28"/>
                <w:rPrChange w:id="634" w:author="Sasha Azazlov" w:date="2026-05-20T12:39:00Z" w16du:dateUtc="2026-05-20T09:39:00Z">
                  <w:rPr>
                    <w:noProof/>
                    <w:webHidden/>
                  </w:rPr>
                </w:rPrChange>
              </w:rPr>
              <w:tab/>
            </w:r>
            <w:r w:rsidRPr="00AA66E8">
              <w:rPr>
                <w:rFonts w:ascii="Times New Roman" w:hAnsi="Times New Roman"/>
                <w:noProof/>
                <w:webHidden/>
                <w:sz w:val="28"/>
                <w:szCs w:val="28"/>
                <w:rPrChange w:id="63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636" w:author="Sasha Azazlov" w:date="2026-05-20T12:39:00Z" w16du:dateUtc="2026-05-20T09:39:00Z">
                  <w:rPr>
                    <w:noProof/>
                    <w:webHidden/>
                  </w:rPr>
                </w:rPrChange>
              </w:rPr>
              <w:instrText xml:space="preserve"> PAGEREF _Toc230173174 \h </w:instrText>
            </w:r>
            <w:r w:rsidRPr="00AA66E8">
              <w:rPr>
                <w:rFonts w:ascii="Times New Roman" w:hAnsi="Times New Roman"/>
                <w:noProof/>
                <w:webHidden/>
                <w:sz w:val="28"/>
                <w:szCs w:val="28"/>
                <w:rPrChange w:id="637" w:author="Sasha Azazlov" w:date="2026-05-20T12:39:00Z" w16du:dateUtc="2026-05-20T09:39:00Z">
                  <w:rPr>
                    <w:noProof/>
                    <w:webHidden/>
                  </w:rPr>
                </w:rPrChange>
              </w:rPr>
            </w:r>
            <w:r w:rsidRPr="00AA66E8">
              <w:rPr>
                <w:rFonts w:ascii="Times New Roman" w:hAnsi="Times New Roman"/>
                <w:noProof/>
                <w:webHidden/>
                <w:sz w:val="28"/>
                <w:szCs w:val="28"/>
                <w:rPrChange w:id="63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639" w:author="Sasha Azazlov" w:date="2026-05-20T12:39:00Z" w16du:dateUtc="2026-05-20T09:39:00Z">
                  <w:rPr>
                    <w:noProof/>
                    <w:webHidden/>
                  </w:rPr>
                </w:rPrChange>
              </w:rPr>
              <w:t>26</w:t>
            </w:r>
            <w:r w:rsidRPr="00AA66E8">
              <w:rPr>
                <w:rFonts w:ascii="Times New Roman" w:hAnsi="Times New Roman"/>
                <w:noProof/>
                <w:webHidden/>
                <w:sz w:val="28"/>
                <w:szCs w:val="28"/>
                <w:rPrChange w:id="64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641"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642" w:author="Sasha Azazlov" w:date="2026-05-20T12:38:00Z" w16du:dateUtc="2026-05-20T09:38:00Z"/>
              <w:rFonts w:ascii="Times New Roman" w:eastAsiaTheme="minorEastAsia" w:hAnsi="Times New Roman"/>
              <w:smallCaps w:val="0"/>
              <w:noProof/>
              <w:kern w:val="2"/>
              <w:sz w:val="28"/>
              <w:szCs w:val="28"/>
              <w14:ligatures w14:val="standardContextual"/>
              <w:rPrChange w:id="643" w:author="Sasha Azazlov" w:date="2026-05-20T12:39:00Z" w16du:dateUtc="2026-05-20T09:39:00Z">
                <w:rPr>
                  <w:ins w:id="644" w:author="Sasha Azazlov" w:date="2026-05-20T12:38:00Z" w16du:dateUtc="2026-05-20T09:38:00Z"/>
                  <w:rFonts w:eastAsiaTheme="minorEastAsia" w:cstheme="minorBidi"/>
                  <w:smallCaps w:val="0"/>
                  <w:noProof/>
                  <w:kern w:val="2"/>
                  <w:sz w:val="24"/>
                  <w:szCs w:val="24"/>
                  <w14:ligatures w14:val="standardContextual"/>
                </w:rPr>
              </w:rPrChange>
            </w:rPr>
          </w:pPr>
          <w:ins w:id="645" w:author="Sasha Azazlov" w:date="2026-05-20T12:38:00Z" w16du:dateUtc="2026-05-20T09:38:00Z">
            <w:r w:rsidRPr="00AA66E8">
              <w:rPr>
                <w:rStyle w:val="a3"/>
                <w:rFonts w:ascii="Times New Roman" w:hAnsi="Times New Roman"/>
                <w:noProof/>
                <w:sz w:val="28"/>
                <w:szCs w:val="28"/>
                <w:rPrChange w:id="64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64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648" w:author="Sasha Azazlov" w:date="2026-05-20T12:39:00Z" w16du:dateUtc="2026-05-20T09:39:00Z">
                  <w:rPr>
                    <w:noProof/>
                  </w:rPr>
                </w:rPrChange>
              </w:rPr>
              <w:instrText>HYPERLINK \l "_Toc230173175"</w:instrText>
            </w:r>
            <w:r w:rsidRPr="00AA66E8">
              <w:rPr>
                <w:rStyle w:val="a3"/>
                <w:rFonts w:ascii="Times New Roman" w:hAnsi="Times New Roman"/>
                <w:noProof/>
                <w:sz w:val="28"/>
                <w:szCs w:val="28"/>
                <w:rPrChange w:id="64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650" w:author="Sasha Azazlov" w:date="2026-05-20T12:39:00Z" w16du:dateUtc="2026-05-20T09:39:00Z">
                  <w:rPr>
                    <w:rStyle w:val="a3"/>
                    <w:noProof/>
                  </w:rPr>
                </w:rPrChange>
              </w:rPr>
            </w:r>
            <w:r w:rsidRPr="00AA66E8">
              <w:rPr>
                <w:rStyle w:val="a3"/>
                <w:rFonts w:ascii="Times New Roman" w:hAnsi="Times New Roman"/>
                <w:noProof/>
                <w:sz w:val="28"/>
                <w:szCs w:val="28"/>
                <w:rPrChange w:id="65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652" w:author="Sasha Azazlov" w:date="2026-05-20T12:39:00Z" w16du:dateUtc="2026-05-20T09:39:00Z">
                  <w:rPr>
                    <w:rStyle w:val="a3"/>
                    <w:noProof/>
                  </w:rPr>
                </w:rPrChange>
              </w:rPr>
              <w:t>2.4 Выбор среды разработки</w:t>
            </w:r>
            <w:r w:rsidRPr="00AA66E8">
              <w:rPr>
                <w:rFonts w:ascii="Times New Roman" w:hAnsi="Times New Roman"/>
                <w:noProof/>
                <w:webHidden/>
                <w:sz w:val="28"/>
                <w:szCs w:val="28"/>
                <w:rPrChange w:id="653" w:author="Sasha Azazlov" w:date="2026-05-20T12:39:00Z" w16du:dateUtc="2026-05-20T09:39:00Z">
                  <w:rPr>
                    <w:noProof/>
                    <w:webHidden/>
                  </w:rPr>
                </w:rPrChange>
              </w:rPr>
              <w:tab/>
            </w:r>
            <w:r w:rsidRPr="00AA66E8">
              <w:rPr>
                <w:rFonts w:ascii="Times New Roman" w:hAnsi="Times New Roman"/>
                <w:noProof/>
                <w:webHidden/>
                <w:sz w:val="28"/>
                <w:szCs w:val="28"/>
                <w:rPrChange w:id="65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655" w:author="Sasha Azazlov" w:date="2026-05-20T12:39:00Z" w16du:dateUtc="2026-05-20T09:39:00Z">
                  <w:rPr>
                    <w:noProof/>
                    <w:webHidden/>
                  </w:rPr>
                </w:rPrChange>
              </w:rPr>
              <w:instrText xml:space="preserve"> PAGEREF _Toc230173175 \h </w:instrText>
            </w:r>
            <w:r w:rsidRPr="00AA66E8">
              <w:rPr>
                <w:rFonts w:ascii="Times New Roman" w:hAnsi="Times New Roman"/>
                <w:noProof/>
                <w:webHidden/>
                <w:sz w:val="28"/>
                <w:szCs w:val="28"/>
                <w:rPrChange w:id="656" w:author="Sasha Azazlov" w:date="2026-05-20T12:39:00Z" w16du:dateUtc="2026-05-20T09:39:00Z">
                  <w:rPr>
                    <w:noProof/>
                    <w:webHidden/>
                  </w:rPr>
                </w:rPrChange>
              </w:rPr>
            </w:r>
            <w:r w:rsidRPr="00AA66E8">
              <w:rPr>
                <w:rFonts w:ascii="Times New Roman" w:hAnsi="Times New Roman"/>
                <w:noProof/>
                <w:webHidden/>
                <w:sz w:val="28"/>
                <w:szCs w:val="28"/>
                <w:rPrChange w:id="65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658" w:author="Sasha Azazlov" w:date="2026-05-20T12:39:00Z" w16du:dateUtc="2026-05-20T09:39:00Z">
                  <w:rPr>
                    <w:noProof/>
                    <w:webHidden/>
                  </w:rPr>
                </w:rPrChange>
              </w:rPr>
              <w:t>27</w:t>
            </w:r>
            <w:r w:rsidRPr="00AA66E8">
              <w:rPr>
                <w:rFonts w:ascii="Times New Roman" w:hAnsi="Times New Roman"/>
                <w:noProof/>
                <w:webHidden/>
                <w:sz w:val="28"/>
                <w:szCs w:val="28"/>
                <w:rPrChange w:id="65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660"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661" w:author="Sasha Azazlov" w:date="2026-05-20T12:38:00Z" w16du:dateUtc="2026-05-20T09:38:00Z"/>
              <w:rFonts w:ascii="Times New Roman" w:eastAsiaTheme="minorEastAsia" w:hAnsi="Times New Roman"/>
              <w:smallCaps w:val="0"/>
              <w:noProof/>
              <w:kern w:val="2"/>
              <w:sz w:val="28"/>
              <w:szCs w:val="28"/>
              <w14:ligatures w14:val="standardContextual"/>
              <w:rPrChange w:id="662" w:author="Sasha Azazlov" w:date="2026-05-20T12:39:00Z" w16du:dateUtc="2026-05-20T09:39:00Z">
                <w:rPr>
                  <w:ins w:id="663" w:author="Sasha Azazlov" w:date="2026-05-20T12:38:00Z" w16du:dateUtc="2026-05-20T09:38:00Z"/>
                  <w:rFonts w:eastAsiaTheme="minorEastAsia" w:cstheme="minorBidi"/>
                  <w:smallCaps w:val="0"/>
                  <w:noProof/>
                  <w:kern w:val="2"/>
                  <w:sz w:val="24"/>
                  <w:szCs w:val="24"/>
                  <w14:ligatures w14:val="standardContextual"/>
                </w:rPr>
              </w:rPrChange>
            </w:rPr>
          </w:pPr>
          <w:ins w:id="664" w:author="Sasha Azazlov" w:date="2026-05-20T12:38:00Z" w16du:dateUtc="2026-05-20T09:38:00Z">
            <w:r w:rsidRPr="00AA66E8">
              <w:rPr>
                <w:rStyle w:val="a3"/>
                <w:rFonts w:ascii="Times New Roman" w:hAnsi="Times New Roman"/>
                <w:noProof/>
                <w:sz w:val="28"/>
                <w:szCs w:val="28"/>
                <w:rPrChange w:id="66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66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667" w:author="Sasha Azazlov" w:date="2026-05-20T12:39:00Z" w16du:dateUtc="2026-05-20T09:39:00Z">
                  <w:rPr>
                    <w:noProof/>
                  </w:rPr>
                </w:rPrChange>
              </w:rPr>
              <w:instrText>HYPERLINK \l "_Toc230173176"</w:instrText>
            </w:r>
            <w:r w:rsidRPr="00AA66E8">
              <w:rPr>
                <w:rStyle w:val="a3"/>
                <w:rFonts w:ascii="Times New Roman" w:hAnsi="Times New Roman"/>
                <w:noProof/>
                <w:sz w:val="28"/>
                <w:szCs w:val="28"/>
                <w:rPrChange w:id="66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669" w:author="Sasha Azazlov" w:date="2026-05-20T12:39:00Z" w16du:dateUtc="2026-05-20T09:39:00Z">
                  <w:rPr>
                    <w:rStyle w:val="a3"/>
                    <w:noProof/>
                  </w:rPr>
                </w:rPrChange>
              </w:rPr>
            </w:r>
            <w:r w:rsidRPr="00AA66E8">
              <w:rPr>
                <w:rStyle w:val="a3"/>
                <w:rFonts w:ascii="Times New Roman" w:hAnsi="Times New Roman"/>
                <w:noProof/>
                <w:sz w:val="28"/>
                <w:szCs w:val="28"/>
                <w:rPrChange w:id="67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671" w:author="Sasha Azazlov" w:date="2026-05-20T12:39:00Z" w16du:dateUtc="2026-05-20T09:39:00Z">
                  <w:rPr>
                    <w:rStyle w:val="a3"/>
                    <w:noProof/>
                  </w:rPr>
                </w:rPrChange>
              </w:rPr>
              <w:t>2.5 Дополнительные инструменты и библиотеки</w:t>
            </w:r>
            <w:r w:rsidRPr="00AA66E8">
              <w:rPr>
                <w:rFonts w:ascii="Times New Roman" w:hAnsi="Times New Roman"/>
                <w:noProof/>
                <w:webHidden/>
                <w:sz w:val="28"/>
                <w:szCs w:val="28"/>
                <w:rPrChange w:id="672" w:author="Sasha Azazlov" w:date="2026-05-20T12:39:00Z" w16du:dateUtc="2026-05-20T09:39:00Z">
                  <w:rPr>
                    <w:noProof/>
                    <w:webHidden/>
                  </w:rPr>
                </w:rPrChange>
              </w:rPr>
              <w:tab/>
            </w:r>
            <w:r w:rsidRPr="00AA66E8">
              <w:rPr>
                <w:rFonts w:ascii="Times New Roman" w:hAnsi="Times New Roman"/>
                <w:noProof/>
                <w:webHidden/>
                <w:sz w:val="28"/>
                <w:szCs w:val="28"/>
                <w:rPrChange w:id="67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674" w:author="Sasha Azazlov" w:date="2026-05-20T12:39:00Z" w16du:dateUtc="2026-05-20T09:39:00Z">
                  <w:rPr>
                    <w:noProof/>
                    <w:webHidden/>
                  </w:rPr>
                </w:rPrChange>
              </w:rPr>
              <w:instrText xml:space="preserve"> PAGEREF _Toc230173176 \h </w:instrText>
            </w:r>
            <w:r w:rsidRPr="00AA66E8">
              <w:rPr>
                <w:rFonts w:ascii="Times New Roman" w:hAnsi="Times New Roman"/>
                <w:noProof/>
                <w:webHidden/>
                <w:sz w:val="28"/>
                <w:szCs w:val="28"/>
                <w:rPrChange w:id="675" w:author="Sasha Azazlov" w:date="2026-05-20T12:39:00Z" w16du:dateUtc="2026-05-20T09:39:00Z">
                  <w:rPr>
                    <w:noProof/>
                    <w:webHidden/>
                  </w:rPr>
                </w:rPrChange>
              </w:rPr>
            </w:r>
            <w:r w:rsidRPr="00AA66E8">
              <w:rPr>
                <w:rFonts w:ascii="Times New Roman" w:hAnsi="Times New Roman"/>
                <w:noProof/>
                <w:webHidden/>
                <w:sz w:val="28"/>
                <w:szCs w:val="28"/>
                <w:rPrChange w:id="67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677" w:author="Sasha Azazlov" w:date="2026-05-20T12:39:00Z" w16du:dateUtc="2026-05-20T09:39:00Z">
                  <w:rPr>
                    <w:noProof/>
                    <w:webHidden/>
                  </w:rPr>
                </w:rPrChange>
              </w:rPr>
              <w:t>28</w:t>
            </w:r>
            <w:r w:rsidRPr="00AA66E8">
              <w:rPr>
                <w:rFonts w:ascii="Times New Roman" w:hAnsi="Times New Roman"/>
                <w:noProof/>
                <w:webHidden/>
                <w:sz w:val="28"/>
                <w:szCs w:val="28"/>
                <w:rPrChange w:id="67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67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680" w:author="Sasha Azazlov" w:date="2026-05-20T12:38:00Z" w16du:dateUtc="2026-05-20T09:38:00Z"/>
              <w:rFonts w:ascii="Times New Roman" w:eastAsiaTheme="minorEastAsia" w:hAnsi="Times New Roman"/>
              <w:i w:val="0"/>
              <w:iCs w:val="0"/>
              <w:noProof/>
              <w:kern w:val="2"/>
              <w:sz w:val="28"/>
              <w:szCs w:val="28"/>
              <w14:ligatures w14:val="standardContextual"/>
              <w:rPrChange w:id="681" w:author="Sasha Azazlov" w:date="2026-05-20T12:39:00Z" w16du:dateUtc="2026-05-20T09:39:00Z">
                <w:rPr>
                  <w:ins w:id="682" w:author="Sasha Azazlov" w:date="2026-05-20T12:38:00Z" w16du:dateUtc="2026-05-20T09:38:00Z"/>
                  <w:rFonts w:eastAsiaTheme="minorEastAsia" w:cstheme="minorBidi"/>
                  <w:i w:val="0"/>
                  <w:iCs w:val="0"/>
                  <w:noProof/>
                  <w:kern w:val="2"/>
                  <w:sz w:val="24"/>
                  <w:szCs w:val="24"/>
                  <w14:ligatures w14:val="standardContextual"/>
                </w:rPr>
              </w:rPrChange>
            </w:rPr>
          </w:pPr>
          <w:ins w:id="683" w:author="Sasha Azazlov" w:date="2026-05-20T12:38:00Z" w16du:dateUtc="2026-05-20T09:38:00Z">
            <w:r w:rsidRPr="00AA66E8">
              <w:rPr>
                <w:rStyle w:val="a3"/>
                <w:rFonts w:ascii="Times New Roman" w:hAnsi="Times New Roman"/>
                <w:noProof/>
                <w:sz w:val="28"/>
                <w:szCs w:val="28"/>
                <w:rPrChange w:id="68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68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686" w:author="Sasha Azazlov" w:date="2026-05-20T12:39:00Z" w16du:dateUtc="2026-05-20T09:39:00Z">
                  <w:rPr>
                    <w:noProof/>
                  </w:rPr>
                </w:rPrChange>
              </w:rPr>
              <w:instrText>HYPERLINK \l "_Toc230173177"</w:instrText>
            </w:r>
            <w:r w:rsidRPr="00AA66E8">
              <w:rPr>
                <w:rStyle w:val="a3"/>
                <w:rFonts w:ascii="Times New Roman" w:hAnsi="Times New Roman"/>
                <w:noProof/>
                <w:sz w:val="28"/>
                <w:szCs w:val="28"/>
                <w:rPrChange w:id="68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688" w:author="Sasha Azazlov" w:date="2026-05-20T12:39:00Z" w16du:dateUtc="2026-05-20T09:39:00Z">
                  <w:rPr>
                    <w:rStyle w:val="a3"/>
                    <w:noProof/>
                  </w:rPr>
                </w:rPrChange>
              </w:rPr>
            </w:r>
            <w:r w:rsidRPr="00AA66E8">
              <w:rPr>
                <w:rStyle w:val="a3"/>
                <w:rFonts w:ascii="Times New Roman" w:hAnsi="Times New Roman"/>
                <w:noProof/>
                <w:sz w:val="28"/>
                <w:szCs w:val="28"/>
                <w:rPrChange w:id="68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690" w:author="Sasha Azazlov" w:date="2026-05-20T12:39:00Z" w16du:dateUtc="2026-05-20T09:39:00Z">
                  <w:rPr>
                    <w:rStyle w:val="a3"/>
                    <w:rFonts w:ascii="Times New Roman" w:hAnsi="Times New Roman"/>
                    <w:noProof/>
                  </w:rPr>
                </w:rPrChange>
              </w:rPr>
              <w:t>2.5.1 Используемые библиотеки</w:t>
            </w:r>
            <w:r w:rsidRPr="00AA66E8">
              <w:rPr>
                <w:rFonts w:ascii="Times New Roman" w:hAnsi="Times New Roman"/>
                <w:noProof/>
                <w:webHidden/>
                <w:sz w:val="28"/>
                <w:szCs w:val="28"/>
                <w:rPrChange w:id="691" w:author="Sasha Azazlov" w:date="2026-05-20T12:39:00Z" w16du:dateUtc="2026-05-20T09:39:00Z">
                  <w:rPr>
                    <w:noProof/>
                    <w:webHidden/>
                  </w:rPr>
                </w:rPrChange>
              </w:rPr>
              <w:tab/>
            </w:r>
            <w:r w:rsidRPr="00AA66E8">
              <w:rPr>
                <w:rFonts w:ascii="Times New Roman" w:hAnsi="Times New Roman"/>
                <w:noProof/>
                <w:webHidden/>
                <w:sz w:val="28"/>
                <w:szCs w:val="28"/>
                <w:rPrChange w:id="69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693" w:author="Sasha Azazlov" w:date="2026-05-20T12:39:00Z" w16du:dateUtc="2026-05-20T09:39:00Z">
                  <w:rPr>
                    <w:noProof/>
                    <w:webHidden/>
                  </w:rPr>
                </w:rPrChange>
              </w:rPr>
              <w:instrText xml:space="preserve"> PAGEREF _Toc230173177 \h </w:instrText>
            </w:r>
            <w:r w:rsidRPr="00AA66E8">
              <w:rPr>
                <w:rFonts w:ascii="Times New Roman" w:hAnsi="Times New Roman"/>
                <w:noProof/>
                <w:webHidden/>
                <w:sz w:val="28"/>
                <w:szCs w:val="28"/>
                <w:rPrChange w:id="694" w:author="Sasha Azazlov" w:date="2026-05-20T12:39:00Z" w16du:dateUtc="2026-05-20T09:39:00Z">
                  <w:rPr>
                    <w:noProof/>
                    <w:webHidden/>
                  </w:rPr>
                </w:rPrChange>
              </w:rPr>
            </w:r>
            <w:r w:rsidRPr="00AA66E8">
              <w:rPr>
                <w:rFonts w:ascii="Times New Roman" w:hAnsi="Times New Roman"/>
                <w:noProof/>
                <w:webHidden/>
                <w:sz w:val="28"/>
                <w:szCs w:val="28"/>
                <w:rPrChange w:id="69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696" w:author="Sasha Azazlov" w:date="2026-05-20T12:39:00Z" w16du:dateUtc="2026-05-20T09:39:00Z">
                  <w:rPr>
                    <w:noProof/>
                    <w:webHidden/>
                  </w:rPr>
                </w:rPrChange>
              </w:rPr>
              <w:t>28</w:t>
            </w:r>
            <w:r w:rsidRPr="00AA66E8">
              <w:rPr>
                <w:rFonts w:ascii="Times New Roman" w:hAnsi="Times New Roman"/>
                <w:noProof/>
                <w:webHidden/>
                <w:sz w:val="28"/>
                <w:szCs w:val="28"/>
                <w:rPrChange w:id="69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69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699" w:author="Sasha Azazlov" w:date="2026-05-20T12:38:00Z" w16du:dateUtc="2026-05-20T09:38:00Z"/>
              <w:rFonts w:ascii="Times New Roman" w:eastAsiaTheme="minorEastAsia" w:hAnsi="Times New Roman"/>
              <w:i w:val="0"/>
              <w:iCs w:val="0"/>
              <w:noProof/>
              <w:kern w:val="2"/>
              <w:sz w:val="28"/>
              <w:szCs w:val="28"/>
              <w14:ligatures w14:val="standardContextual"/>
              <w:rPrChange w:id="700" w:author="Sasha Azazlov" w:date="2026-05-20T12:39:00Z" w16du:dateUtc="2026-05-20T09:39:00Z">
                <w:rPr>
                  <w:ins w:id="701" w:author="Sasha Azazlov" w:date="2026-05-20T12:38:00Z" w16du:dateUtc="2026-05-20T09:38:00Z"/>
                  <w:rFonts w:eastAsiaTheme="minorEastAsia" w:cstheme="minorBidi"/>
                  <w:i w:val="0"/>
                  <w:iCs w:val="0"/>
                  <w:noProof/>
                  <w:kern w:val="2"/>
                  <w:sz w:val="24"/>
                  <w:szCs w:val="24"/>
                  <w14:ligatures w14:val="standardContextual"/>
                </w:rPr>
              </w:rPrChange>
            </w:rPr>
          </w:pPr>
          <w:ins w:id="702" w:author="Sasha Azazlov" w:date="2026-05-20T12:38:00Z" w16du:dateUtc="2026-05-20T09:38:00Z">
            <w:r w:rsidRPr="00AA66E8">
              <w:rPr>
                <w:rStyle w:val="a3"/>
                <w:rFonts w:ascii="Times New Roman" w:hAnsi="Times New Roman"/>
                <w:noProof/>
                <w:sz w:val="28"/>
                <w:szCs w:val="28"/>
                <w:rPrChange w:id="70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70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705" w:author="Sasha Azazlov" w:date="2026-05-20T12:39:00Z" w16du:dateUtc="2026-05-20T09:39:00Z">
                  <w:rPr>
                    <w:noProof/>
                  </w:rPr>
                </w:rPrChange>
              </w:rPr>
              <w:instrText>HYPERLINK \l "_Toc230173178"</w:instrText>
            </w:r>
            <w:r w:rsidRPr="00AA66E8">
              <w:rPr>
                <w:rStyle w:val="a3"/>
                <w:rFonts w:ascii="Times New Roman" w:hAnsi="Times New Roman"/>
                <w:noProof/>
                <w:sz w:val="28"/>
                <w:szCs w:val="28"/>
                <w:rPrChange w:id="70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707" w:author="Sasha Azazlov" w:date="2026-05-20T12:39:00Z" w16du:dateUtc="2026-05-20T09:39:00Z">
                  <w:rPr>
                    <w:rStyle w:val="a3"/>
                    <w:noProof/>
                  </w:rPr>
                </w:rPrChange>
              </w:rPr>
            </w:r>
            <w:r w:rsidRPr="00AA66E8">
              <w:rPr>
                <w:rStyle w:val="a3"/>
                <w:rFonts w:ascii="Times New Roman" w:hAnsi="Times New Roman"/>
                <w:noProof/>
                <w:sz w:val="28"/>
                <w:szCs w:val="28"/>
                <w:rPrChange w:id="70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709" w:author="Sasha Azazlov" w:date="2026-05-20T12:39:00Z" w16du:dateUtc="2026-05-20T09:39:00Z">
                  <w:rPr>
                    <w:rStyle w:val="a3"/>
                    <w:rFonts w:ascii="Times New Roman" w:hAnsi="Times New Roman"/>
                    <w:noProof/>
                  </w:rPr>
                </w:rPrChange>
              </w:rPr>
              <w:t>2.5.2 Криптографические алгоритмы</w:t>
            </w:r>
            <w:r w:rsidRPr="00AA66E8">
              <w:rPr>
                <w:rFonts w:ascii="Times New Roman" w:hAnsi="Times New Roman"/>
                <w:noProof/>
                <w:webHidden/>
                <w:sz w:val="28"/>
                <w:szCs w:val="28"/>
                <w:rPrChange w:id="710" w:author="Sasha Azazlov" w:date="2026-05-20T12:39:00Z" w16du:dateUtc="2026-05-20T09:39:00Z">
                  <w:rPr>
                    <w:noProof/>
                    <w:webHidden/>
                  </w:rPr>
                </w:rPrChange>
              </w:rPr>
              <w:tab/>
            </w:r>
            <w:r w:rsidRPr="00AA66E8">
              <w:rPr>
                <w:rFonts w:ascii="Times New Roman" w:hAnsi="Times New Roman"/>
                <w:noProof/>
                <w:webHidden/>
                <w:sz w:val="28"/>
                <w:szCs w:val="28"/>
                <w:rPrChange w:id="71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712" w:author="Sasha Azazlov" w:date="2026-05-20T12:39:00Z" w16du:dateUtc="2026-05-20T09:39:00Z">
                  <w:rPr>
                    <w:noProof/>
                    <w:webHidden/>
                  </w:rPr>
                </w:rPrChange>
              </w:rPr>
              <w:instrText xml:space="preserve"> PAGEREF _Toc230173178 \h </w:instrText>
            </w:r>
            <w:r w:rsidRPr="00AA66E8">
              <w:rPr>
                <w:rFonts w:ascii="Times New Roman" w:hAnsi="Times New Roman"/>
                <w:noProof/>
                <w:webHidden/>
                <w:sz w:val="28"/>
                <w:szCs w:val="28"/>
                <w:rPrChange w:id="713" w:author="Sasha Azazlov" w:date="2026-05-20T12:39:00Z" w16du:dateUtc="2026-05-20T09:39:00Z">
                  <w:rPr>
                    <w:noProof/>
                    <w:webHidden/>
                  </w:rPr>
                </w:rPrChange>
              </w:rPr>
            </w:r>
            <w:r w:rsidRPr="00AA66E8">
              <w:rPr>
                <w:rFonts w:ascii="Times New Roman" w:hAnsi="Times New Roman"/>
                <w:noProof/>
                <w:webHidden/>
                <w:sz w:val="28"/>
                <w:szCs w:val="28"/>
                <w:rPrChange w:id="71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715" w:author="Sasha Azazlov" w:date="2026-05-20T12:39:00Z" w16du:dateUtc="2026-05-20T09:39:00Z">
                  <w:rPr>
                    <w:noProof/>
                    <w:webHidden/>
                  </w:rPr>
                </w:rPrChange>
              </w:rPr>
              <w:t>29</w:t>
            </w:r>
            <w:r w:rsidRPr="00AA66E8">
              <w:rPr>
                <w:rFonts w:ascii="Times New Roman" w:hAnsi="Times New Roman"/>
                <w:noProof/>
                <w:webHidden/>
                <w:sz w:val="28"/>
                <w:szCs w:val="28"/>
                <w:rPrChange w:id="71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717"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718" w:author="Sasha Azazlov" w:date="2026-05-20T12:38:00Z" w16du:dateUtc="2026-05-20T09:38:00Z"/>
              <w:rFonts w:ascii="Times New Roman" w:eastAsiaTheme="minorEastAsia" w:hAnsi="Times New Roman"/>
              <w:smallCaps w:val="0"/>
              <w:noProof/>
              <w:kern w:val="2"/>
              <w:sz w:val="28"/>
              <w:szCs w:val="28"/>
              <w14:ligatures w14:val="standardContextual"/>
              <w:rPrChange w:id="719" w:author="Sasha Azazlov" w:date="2026-05-20T12:39:00Z" w16du:dateUtc="2026-05-20T09:39:00Z">
                <w:rPr>
                  <w:ins w:id="720" w:author="Sasha Azazlov" w:date="2026-05-20T12:38:00Z" w16du:dateUtc="2026-05-20T09:38:00Z"/>
                  <w:rFonts w:eastAsiaTheme="minorEastAsia" w:cstheme="minorBidi"/>
                  <w:smallCaps w:val="0"/>
                  <w:noProof/>
                  <w:kern w:val="2"/>
                  <w:sz w:val="24"/>
                  <w:szCs w:val="24"/>
                  <w14:ligatures w14:val="standardContextual"/>
                </w:rPr>
              </w:rPrChange>
            </w:rPr>
          </w:pPr>
          <w:ins w:id="721" w:author="Sasha Azazlov" w:date="2026-05-20T12:38:00Z" w16du:dateUtc="2026-05-20T09:38:00Z">
            <w:r w:rsidRPr="00AA66E8">
              <w:rPr>
                <w:rStyle w:val="a3"/>
                <w:rFonts w:ascii="Times New Roman" w:hAnsi="Times New Roman"/>
                <w:noProof/>
                <w:sz w:val="28"/>
                <w:szCs w:val="28"/>
                <w:rPrChange w:id="72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72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724" w:author="Sasha Azazlov" w:date="2026-05-20T12:39:00Z" w16du:dateUtc="2026-05-20T09:39:00Z">
                  <w:rPr>
                    <w:noProof/>
                  </w:rPr>
                </w:rPrChange>
              </w:rPr>
              <w:instrText>HYPERLINK \l "_Toc230173179"</w:instrText>
            </w:r>
            <w:r w:rsidRPr="00AA66E8">
              <w:rPr>
                <w:rStyle w:val="a3"/>
                <w:rFonts w:ascii="Times New Roman" w:hAnsi="Times New Roman"/>
                <w:noProof/>
                <w:sz w:val="28"/>
                <w:szCs w:val="28"/>
                <w:rPrChange w:id="72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726" w:author="Sasha Azazlov" w:date="2026-05-20T12:39:00Z" w16du:dateUtc="2026-05-20T09:39:00Z">
                  <w:rPr>
                    <w:rStyle w:val="a3"/>
                    <w:noProof/>
                  </w:rPr>
                </w:rPrChange>
              </w:rPr>
            </w:r>
            <w:r w:rsidRPr="00AA66E8">
              <w:rPr>
                <w:rStyle w:val="a3"/>
                <w:rFonts w:ascii="Times New Roman" w:hAnsi="Times New Roman"/>
                <w:noProof/>
                <w:sz w:val="28"/>
                <w:szCs w:val="28"/>
                <w:rPrChange w:id="72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728" w:author="Sasha Azazlov" w:date="2026-05-20T12:39:00Z" w16du:dateUtc="2026-05-20T09:39:00Z">
                  <w:rPr>
                    <w:rStyle w:val="a3"/>
                    <w:noProof/>
                  </w:rPr>
                </w:rPrChange>
              </w:rPr>
              <w:t>2.6 Архитектурное решение</w:t>
            </w:r>
            <w:r w:rsidRPr="00AA66E8">
              <w:rPr>
                <w:rFonts w:ascii="Times New Roman" w:hAnsi="Times New Roman"/>
                <w:noProof/>
                <w:webHidden/>
                <w:sz w:val="28"/>
                <w:szCs w:val="28"/>
                <w:rPrChange w:id="729" w:author="Sasha Azazlov" w:date="2026-05-20T12:39:00Z" w16du:dateUtc="2026-05-20T09:39:00Z">
                  <w:rPr>
                    <w:noProof/>
                    <w:webHidden/>
                  </w:rPr>
                </w:rPrChange>
              </w:rPr>
              <w:tab/>
            </w:r>
            <w:r w:rsidRPr="00AA66E8">
              <w:rPr>
                <w:rFonts w:ascii="Times New Roman" w:hAnsi="Times New Roman"/>
                <w:noProof/>
                <w:webHidden/>
                <w:sz w:val="28"/>
                <w:szCs w:val="28"/>
                <w:rPrChange w:id="73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731" w:author="Sasha Azazlov" w:date="2026-05-20T12:39:00Z" w16du:dateUtc="2026-05-20T09:39:00Z">
                  <w:rPr>
                    <w:noProof/>
                    <w:webHidden/>
                  </w:rPr>
                </w:rPrChange>
              </w:rPr>
              <w:instrText xml:space="preserve"> PAGEREF _Toc230173179 \h </w:instrText>
            </w:r>
            <w:r w:rsidRPr="00AA66E8">
              <w:rPr>
                <w:rFonts w:ascii="Times New Roman" w:hAnsi="Times New Roman"/>
                <w:noProof/>
                <w:webHidden/>
                <w:sz w:val="28"/>
                <w:szCs w:val="28"/>
                <w:rPrChange w:id="732" w:author="Sasha Azazlov" w:date="2026-05-20T12:39:00Z" w16du:dateUtc="2026-05-20T09:39:00Z">
                  <w:rPr>
                    <w:noProof/>
                    <w:webHidden/>
                  </w:rPr>
                </w:rPrChange>
              </w:rPr>
            </w:r>
            <w:r w:rsidRPr="00AA66E8">
              <w:rPr>
                <w:rFonts w:ascii="Times New Roman" w:hAnsi="Times New Roman"/>
                <w:noProof/>
                <w:webHidden/>
                <w:sz w:val="28"/>
                <w:szCs w:val="28"/>
                <w:rPrChange w:id="73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734" w:author="Sasha Azazlov" w:date="2026-05-20T12:39:00Z" w16du:dateUtc="2026-05-20T09:39:00Z">
                  <w:rPr>
                    <w:noProof/>
                    <w:webHidden/>
                  </w:rPr>
                </w:rPrChange>
              </w:rPr>
              <w:t>30</w:t>
            </w:r>
            <w:r w:rsidRPr="00AA66E8">
              <w:rPr>
                <w:rFonts w:ascii="Times New Roman" w:hAnsi="Times New Roman"/>
                <w:noProof/>
                <w:webHidden/>
                <w:sz w:val="28"/>
                <w:szCs w:val="28"/>
                <w:rPrChange w:id="73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736"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737" w:author="Sasha Azazlov" w:date="2026-05-20T12:38:00Z" w16du:dateUtc="2026-05-20T09:38:00Z"/>
              <w:rFonts w:ascii="Times New Roman" w:eastAsiaTheme="minorEastAsia" w:hAnsi="Times New Roman"/>
              <w:i w:val="0"/>
              <w:iCs w:val="0"/>
              <w:noProof/>
              <w:kern w:val="2"/>
              <w:sz w:val="28"/>
              <w:szCs w:val="28"/>
              <w14:ligatures w14:val="standardContextual"/>
              <w:rPrChange w:id="738" w:author="Sasha Azazlov" w:date="2026-05-20T12:39:00Z" w16du:dateUtc="2026-05-20T09:39:00Z">
                <w:rPr>
                  <w:ins w:id="739" w:author="Sasha Azazlov" w:date="2026-05-20T12:38:00Z" w16du:dateUtc="2026-05-20T09:38:00Z"/>
                  <w:rFonts w:eastAsiaTheme="minorEastAsia" w:cstheme="minorBidi"/>
                  <w:i w:val="0"/>
                  <w:iCs w:val="0"/>
                  <w:noProof/>
                  <w:kern w:val="2"/>
                  <w:sz w:val="24"/>
                  <w:szCs w:val="24"/>
                  <w14:ligatures w14:val="standardContextual"/>
                </w:rPr>
              </w:rPrChange>
            </w:rPr>
          </w:pPr>
          <w:ins w:id="740" w:author="Sasha Azazlov" w:date="2026-05-20T12:38:00Z" w16du:dateUtc="2026-05-20T09:38:00Z">
            <w:r w:rsidRPr="00AA66E8">
              <w:rPr>
                <w:rStyle w:val="a3"/>
                <w:rFonts w:ascii="Times New Roman" w:hAnsi="Times New Roman"/>
                <w:noProof/>
                <w:sz w:val="28"/>
                <w:szCs w:val="28"/>
                <w:rPrChange w:id="74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74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743" w:author="Sasha Azazlov" w:date="2026-05-20T12:39:00Z" w16du:dateUtc="2026-05-20T09:39:00Z">
                  <w:rPr>
                    <w:noProof/>
                  </w:rPr>
                </w:rPrChange>
              </w:rPr>
              <w:instrText>HYPERLINK \l "_Toc230173180"</w:instrText>
            </w:r>
            <w:r w:rsidRPr="00AA66E8">
              <w:rPr>
                <w:rStyle w:val="a3"/>
                <w:rFonts w:ascii="Times New Roman" w:hAnsi="Times New Roman"/>
                <w:noProof/>
                <w:sz w:val="28"/>
                <w:szCs w:val="28"/>
                <w:rPrChange w:id="74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745" w:author="Sasha Azazlov" w:date="2026-05-20T12:39:00Z" w16du:dateUtc="2026-05-20T09:39:00Z">
                  <w:rPr>
                    <w:rStyle w:val="a3"/>
                    <w:noProof/>
                  </w:rPr>
                </w:rPrChange>
              </w:rPr>
            </w:r>
            <w:r w:rsidRPr="00AA66E8">
              <w:rPr>
                <w:rStyle w:val="a3"/>
                <w:rFonts w:ascii="Times New Roman" w:hAnsi="Times New Roman"/>
                <w:noProof/>
                <w:sz w:val="28"/>
                <w:szCs w:val="28"/>
                <w:rPrChange w:id="74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747" w:author="Sasha Azazlov" w:date="2026-05-20T12:39:00Z" w16du:dateUtc="2026-05-20T09:39:00Z">
                  <w:rPr>
                    <w:rStyle w:val="a3"/>
                    <w:rFonts w:ascii="Times New Roman" w:hAnsi="Times New Roman"/>
                    <w:noProof/>
                  </w:rPr>
                </w:rPrChange>
              </w:rPr>
              <w:t>2.6.1 Clean Architecture</w:t>
            </w:r>
            <w:r w:rsidRPr="00AA66E8">
              <w:rPr>
                <w:rFonts w:ascii="Times New Roman" w:hAnsi="Times New Roman"/>
                <w:noProof/>
                <w:webHidden/>
                <w:sz w:val="28"/>
                <w:szCs w:val="28"/>
                <w:rPrChange w:id="748" w:author="Sasha Azazlov" w:date="2026-05-20T12:39:00Z" w16du:dateUtc="2026-05-20T09:39:00Z">
                  <w:rPr>
                    <w:noProof/>
                    <w:webHidden/>
                  </w:rPr>
                </w:rPrChange>
              </w:rPr>
              <w:tab/>
            </w:r>
            <w:r w:rsidRPr="00AA66E8">
              <w:rPr>
                <w:rFonts w:ascii="Times New Roman" w:hAnsi="Times New Roman"/>
                <w:noProof/>
                <w:webHidden/>
                <w:sz w:val="28"/>
                <w:szCs w:val="28"/>
                <w:rPrChange w:id="74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750" w:author="Sasha Azazlov" w:date="2026-05-20T12:39:00Z" w16du:dateUtc="2026-05-20T09:39:00Z">
                  <w:rPr>
                    <w:noProof/>
                    <w:webHidden/>
                  </w:rPr>
                </w:rPrChange>
              </w:rPr>
              <w:instrText xml:space="preserve"> PAGEREF _Toc230173180 \h </w:instrText>
            </w:r>
            <w:r w:rsidRPr="00AA66E8">
              <w:rPr>
                <w:rFonts w:ascii="Times New Roman" w:hAnsi="Times New Roman"/>
                <w:noProof/>
                <w:webHidden/>
                <w:sz w:val="28"/>
                <w:szCs w:val="28"/>
                <w:rPrChange w:id="751" w:author="Sasha Azazlov" w:date="2026-05-20T12:39:00Z" w16du:dateUtc="2026-05-20T09:39:00Z">
                  <w:rPr>
                    <w:noProof/>
                    <w:webHidden/>
                  </w:rPr>
                </w:rPrChange>
              </w:rPr>
            </w:r>
            <w:r w:rsidRPr="00AA66E8">
              <w:rPr>
                <w:rFonts w:ascii="Times New Roman" w:hAnsi="Times New Roman"/>
                <w:noProof/>
                <w:webHidden/>
                <w:sz w:val="28"/>
                <w:szCs w:val="28"/>
                <w:rPrChange w:id="75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753" w:author="Sasha Azazlov" w:date="2026-05-20T12:39:00Z" w16du:dateUtc="2026-05-20T09:39:00Z">
                  <w:rPr>
                    <w:noProof/>
                    <w:webHidden/>
                  </w:rPr>
                </w:rPrChange>
              </w:rPr>
              <w:t>30</w:t>
            </w:r>
            <w:r w:rsidRPr="00AA66E8">
              <w:rPr>
                <w:rFonts w:ascii="Times New Roman" w:hAnsi="Times New Roman"/>
                <w:noProof/>
                <w:webHidden/>
                <w:sz w:val="28"/>
                <w:szCs w:val="28"/>
                <w:rPrChange w:id="75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75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756" w:author="Sasha Azazlov" w:date="2026-05-20T12:38:00Z" w16du:dateUtc="2026-05-20T09:38:00Z"/>
              <w:rFonts w:ascii="Times New Roman" w:eastAsiaTheme="minorEastAsia" w:hAnsi="Times New Roman"/>
              <w:i w:val="0"/>
              <w:iCs w:val="0"/>
              <w:noProof/>
              <w:kern w:val="2"/>
              <w:sz w:val="28"/>
              <w:szCs w:val="28"/>
              <w14:ligatures w14:val="standardContextual"/>
              <w:rPrChange w:id="757" w:author="Sasha Azazlov" w:date="2026-05-20T12:39:00Z" w16du:dateUtc="2026-05-20T09:39:00Z">
                <w:rPr>
                  <w:ins w:id="758" w:author="Sasha Azazlov" w:date="2026-05-20T12:38:00Z" w16du:dateUtc="2026-05-20T09:38:00Z"/>
                  <w:rFonts w:eastAsiaTheme="minorEastAsia" w:cstheme="minorBidi"/>
                  <w:i w:val="0"/>
                  <w:iCs w:val="0"/>
                  <w:noProof/>
                  <w:kern w:val="2"/>
                  <w:sz w:val="24"/>
                  <w:szCs w:val="24"/>
                  <w14:ligatures w14:val="standardContextual"/>
                </w:rPr>
              </w:rPrChange>
            </w:rPr>
          </w:pPr>
          <w:ins w:id="759" w:author="Sasha Azazlov" w:date="2026-05-20T12:38:00Z" w16du:dateUtc="2026-05-20T09:38:00Z">
            <w:r w:rsidRPr="00AA66E8">
              <w:rPr>
                <w:rStyle w:val="a3"/>
                <w:rFonts w:ascii="Times New Roman" w:hAnsi="Times New Roman"/>
                <w:noProof/>
                <w:sz w:val="28"/>
                <w:szCs w:val="28"/>
                <w:rPrChange w:id="76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76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762" w:author="Sasha Azazlov" w:date="2026-05-20T12:39:00Z" w16du:dateUtc="2026-05-20T09:39:00Z">
                  <w:rPr>
                    <w:noProof/>
                  </w:rPr>
                </w:rPrChange>
              </w:rPr>
              <w:instrText>HYPERLINK \l "_Toc230173181"</w:instrText>
            </w:r>
            <w:r w:rsidRPr="00AA66E8">
              <w:rPr>
                <w:rStyle w:val="a3"/>
                <w:rFonts w:ascii="Times New Roman" w:hAnsi="Times New Roman"/>
                <w:noProof/>
                <w:sz w:val="28"/>
                <w:szCs w:val="28"/>
                <w:rPrChange w:id="76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764" w:author="Sasha Azazlov" w:date="2026-05-20T12:39:00Z" w16du:dateUtc="2026-05-20T09:39:00Z">
                  <w:rPr>
                    <w:rStyle w:val="a3"/>
                    <w:noProof/>
                  </w:rPr>
                </w:rPrChange>
              </w:rPr>
            </w:r>
            <w:r w:rsidRPr="00AA66E8">
              <w:rPr>
                <w:rStyle w:val="a3"/>
                <w:rFonts w:ascii="Times New Roman" w:hAnsi="Times New Roman"/>
                <w:noProof/>
                <w:sz w:val="28"/>
                <w:szCs w:val="28"/>
                <w:rPrChange w:id="76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766" w:author="Sasha Azazlov" w:date="2026-05-20T12:39:00Z" w16du:dateUtc="2026-05-20T09:39:00Z">
                  <w:rPr>
                    <w:rStyle w:val="a3"/>
                    <w:rFonts w:ascii="Times New Roman" w:hAnsi="Times New Roman"/>
                    <w:noProof/>
                  </w:rPr>
                </w:rPrChange>
              </w:rPr>
              <w:t>2.6.2 Feature-Sliced Design (FSD)</w:t>
            </w:r>
            <w:r w:rsidRPr="00AA66E8">
              <w:rPr>
                <w:rFonts w:ascii="Times New Roman" w:hAnsi="Times New Roman"/>
                <w:noProof/>
                <w:webHidden/>
                <w:sz w:val="28"/>
                <w:szCs w:val="28"/>
                <w:rPrChange w:id="767" w:author="Sasha Azazlov" w:date="2026-05-20T12:39:00Z" w16du:dateUtc="2026-05-20T09:39:00Z">
                  <w:rPr>
                    <w:noProof/>
                    <w:webHidden/>
                  </w:rPr>
                </w:rPrChange>
              </w:rPr>
              <w:tab/>
            </w:r>
            <w:r w:rsidRPr="00AA66E8">
              <w:rPr>
                <w:rFonts w:ascii="Times New Roman" w:hAnsi="Times New Roman"/>
                <w:noProof/>
                <w:webHidden/>
                <w:sz w:val="28"/>
                <w:szCs w:val="28"/>
                <w:rPrChange w:id="76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769" w:author="Sasha Azazlov" w:date="2026-05-20T12:39:00Z" w16du:dateUtc="2026-05-20T09:39:00Z">
                  <w:rPr>
                    <w:noProof/>
                    <w:webHidden/>
                  </w:rPr>
                </w:rPrChange>
              </w:rPr>
              <w:instrText xml:space="preserve"> PAGEREF _Toc230173181 \h </w:instrText>
            </w:r>
            <w:r w:rsidRPr="00AA66E8">
              <w:rPr>
                <w:rFonts w:ascii="Times New Roman" w:hAnsi="Times New Roman"/>
                <w:noProof/>
                <w:webHidden/>
                <w:sz w:val="28"/>
                <w:szCs w:val="28"/>
                <w:rPrChange w:id="770" w:author="Sasha Azazlov" w:date="2026-05-20T12:39:00Z" w16du:dateUtc="2026-05-20T09:39:00Z">
                  <w:rPr>
                    <w:noProof/>
                    <w:webHidden/>
                  </w:rPr>
                </w:rPrChange>
              </w:rPr>
            </w:r>
            <w:r w:rsidRPr="00AA66E8">
              <w:rPr>
                <w:rFonts w:ascii="Times New Roman" w:hAnsi="Times New Roman"/>
                <w:noProof/>
                <w:webHidden/>
                <w:sz w:val="28"/>
                <w:szCs w:val="28"/>
                <w:rPrChange w:id="77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772" w:author="Sasha Azazlov" w:date="2026-05-20T12:39:00Z" w16du:dateUtc="2026-05-20T09:39:00Z">
                  <w:rPr>
                    <w:noProof/>
                    <w:webHidden/>
                  </w:rPr>
                </w:rPrChange>
              </w:rPr>
              <w:t>31</w:t>
            </w:r>
            <w:r w:rsidRPr="00AA66E8">
              <w:rPr>
                <w:rFonts w:ascii="Times New Roman" w:hAnsi="Times New Roman"/>
                <w:noProof/>
                <w:webHidden/>
                <w:sz w:val="28"/>
                <w:szCs w:val="28"/>
                <w:rPrChange w:id="77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774"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775" w:author="Sasha Azazlov" w:date="2026-05-20T12:38:00Z" w16du:dateUtc="2026-05-20T09:38:00Z"/>
              <w:rFonts w:ascii="Times New Roman" w:eastAsiaTheme="minorEastAsia" w:hAnsi="Times New Roman"/>
              <w:i w:val="0"/>
              <w:iCs w:val="0"/>
              <w:noProof/>
              <w:kern w:val="2"/>
              <w:sz w:val="28"/>
              <w:szCs w:val="28"/>
              <w14:ligatures w14:val="standardContextual"/>
              <w:rPrChange w:id="776" w:author="Sasha Azazlov" w:date="2026-05-20T12:39:00Z" w16du:dateUtc="2026-05-20T09:39:00Z">
                <w:rPr>
                  <w:ins w:id="777" w:author="Sasha Azazlov" w:date="2026-05-20T12:38:00Z" w16du:dateUtc="2026-05-20T09:38:00Z"/>
                  <w:rFonts w:eastAsiaTheme="minorEastAsia" w:cstheme="minorBidi"/>
                  <w:i w:val="0"/>
                  <w:iCs w:val="0"/>
                  <w:noProof/>
                  <w:kern w:val="2"/>
                  <w:sz w:val="24"/>
                  <w:szCs w:val="24"/>
                  <w14:ligatures w14:val="standardContextual"/>
                </w:rPr>
              </w:rPrChange>
            </w:rPr>
          </w:pPr>
          <w:ins w:id="778" w:author="Sasha Azazlov" w:date="2026-05-20T12:38:00Z" w16du:dateUtc="2026-05-20T09:38:00Z">
            <w:r w:rsidRPr="00AA66E8">
              <w:rPr>
                <w:rStyle w:val="a3"/>
                <w:rFonts w:ascii="Times New Roman" w:hAnsi="Times New Roman"/>
                <w:noProof/>
                <w:sz w:val="28"/>
                <w:szCs w:val="28"/>
                <w:rPrChange w:id="779" w:author="Sasha Azazlov" w:date="2026-05-20T12:39:00Z" w16du:dateUtc="2026-05-20T09:39:00Z">
                  <w:rPr>
                    <w:rStyle w:val="a3"/>
                    <w:noProof/>
                  </w:rPr>
                </w:rPrChange>
              </w:rPr>
              <w:lastRenderedPageBreak/>
              <w:fldChar w:fldCharType="begin"/>
            </w:r>
            <w:r w:rsidRPr="00AA66E8">
              <w:rPr>
                <w:rStyle w:val="a3"/>
                <w:rFonts w:ascii="Times New Roman" w:hAnsi="Times New Roman"/>
                <w:noProof/>
                <w:sz w:val="28"/>
                <w:szCs w:val="28"/>
                <w:rPrChange w:id="78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781" w:author="Sasha Azazlov" w:date="2026-05-20T12:39:00Z" w16du:dateUtc="2026-05-20T09:39:00Z">
                  <w:rPr>
                    <w:noProof/>
                  </w:rPr>
                </w:rPrChange>
              </w:rPr>
              <w:instrText>HYPERLINK \l "_Toc230173182"</w:instrText>
            </w:r>
            <w:r w:rsidRPr="00AA66E8">
              <w:rPr>
                <w:rStyle w:val="a3"/>
                <w:rFonts w:ascii="Times New Roman" w:hAnsi="Times New Roman"/>
                <w:noProof/>
                <w:sz w:val="28"/>
                <w:szCs w:val="28"/>
                <w:rPrChange w:id="78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783" w:author="Sasha Azazlov" w:date="2026-05-20T12:39:00Z" w16du:dateUtc="2026-05-20T09:39:00Z">
                  <w:rPr>
                    <w:rStyle w:val="a3"/>
                    <w:noProof/>
                  </w:rPr>
                </w:rPrChange>
              </w:rPr>
            </w:r>
            <w:r w:rsidRPr="00AA66E8">
              <w:rPr>
                <w:rStyle w:val="a3"/>
                <w:rFonts w:ascii="Times New Roman" w:hAnsi="Times New Roman"/>
                <w:noProof/>
                <w:sz w:val="28"/>
                <w:szCs w:val="28"/>
                <w:rPrChange w:id="78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785" w:author="Sasha Azazlov" w:date="2026-05-20T12:39:00Z" w16du:dateUtc="2026-05-20T09:39:00Z">
                  <w:rPr>
                    <w:rStyle w:val="a3"/>
                    <w:rFonts w:ascii="Times New Roman" w:hAnsi="Times New Roman"/>
                    <w:noProof/>
                  </w:rPr>
                </w:rPrChange>
              </w:rPr>
              <w:t>2.6.3 Структура проекта</w:t>
            </w:r>
            <w:r w:rsidRPr="00AA66E8">
              <w:rPr>
                <w:rFonts w:ascii="Times New Roman" w:hAnsi="Times New Roman"/>
                <w:noProof/>
                <w:webHidden/>
                <w:sz w:val="28"/>
                <w:szCs w:val="28"/>
                <w:rPrChange w:id="786" w:author="Sasha Azazlov" w:date="2026-05-20T12:39:00Z" w16du:dateUtc="2026-05-20T09:39:00Z">
                  <w:rPr>
                    <w:noProof/>
                    <w:webHidden/>
                  </w:rPr>
                </w:rPrChange>
              </w:rPr>
              <w:tab/>
            </w:r>
            <w:r w:rsidRPr="00AA66E8">
              <w:rPr>
                <w:rFonts w:ascii="Times New Roman" w:hAnsi="Times New Roman"/>
                <w:noProof/>
                <w:webHidden/>
                <w:sz w:val="28"/>
                <w:szCs w:val="28"/>
                <w:rPrChange w:id="78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788" w:author="Sasha Azazlov" w:date="2026-05-20T12:39:00Z" w16du:dateUtc="2026-05-20T09:39:00Z">
                  <w:rPr>
                    <w:noProof/>
                    <w:webHidden/>
                  </w:rPr>
                </w:rPrChange>
              </w:rPr>
              <w:instrText xml:space="preserve"> PAGEREF _Toc230173182 \h </w:instrText>
            </w:r>
            <w:r w:rsidRPr="00AA66E8">
              <w:rPr>
                <w:rFonts w:ascii="Times New Roman" w:hAnsi="Times New Roman"/>
                <w:noProof/>
                <w:webHidden/>
                <w:sz w:val="28"/>
                <w:szCs w:val="28"/>
                <w:rPrChange w:id="789" w:author="Sasha Azazlov" w:date="2026-05-20T12:39:00Z" w16du:dateUtc="2026-05-20T09:39:00Z">
                  <w:rPr>
                    <w:noProof/>
                    <w:webHidden/>
                  </w:rPr>
                </w:rPrChange>
              </w:rPr>
            </w:r>
            <w:r w:rsidRPr="00AA66E8">
              <w:rPr>
                <w:rFonts w:ascii="Times New Roman" w:hAnsi="Times New Roman"/>
                <w:noProof/>
                <w:webHidden/>
                <w:sz w:val="28"/>
                <w:szCs w:val="28"/>
                <w:rPrChange w:id="79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791" w:author="Sasha Azazlov" w:date="2026-05-20T12:39:00Z" w16du:dateUtc="2026-05-20T09:39:00Z">
                  <w:rPr>
                    <w:noProof/>
                    <w:webHidden/>
                  </w:rPr>
                </w:rPrChange>
              </w:rPr>
              <w:t>31</w:t>
            </w:r>
            <w:r w:rsidRPr="00AA66E8">
              <w:rPr>
                <w:rFonts w:ascii="Times New Roman" w:hAnsi="Times New Roman"/>
                <w:noProof/>
                <w:webHidden/>
                <w:sz w:val="28"/>
                <w:szCs w:val="28"/>
                <w:rPrChange w:id="79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793"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794" w:author="Sasha Azazlov" w:date="2026-05-20T12:38:00Z" w16du:dateUtc="2026-05-20T09:38:00Z"/>
              <w:rFonts w:ascii="Times New Roman" w:eastAsiaTheme="minorEastAsia" w:hAnsi="Times New Roman"/>
              <w:smallCaps w:val="0"/>
              <w:noProof/>
              <w:kern w:val="2"/>
              <w:sz w:val="28"/>
              <w:szCs w:val="28"/>
              <w14:ligatures w14:val="standardContextual"/>
              <w:rPrChange w:id="795" w:author="Sasha Azazlov" w:date="2026-05-20T12:39:00Z" w16du:dateUtc="2026-05-20T09:39:00Z">
                <w:rPr>
                  <w:ins w:id="796" w:author="Sasha Azazlov" w:date="2026-05-20T12:38:00Z" w16du:dateUtc="2026-05-20T09:38:00Z"/>
                  <w:rFonts w:eastAsiaTheme="minorEastAsia" w:cstheme="minorBidi"/>
                  <w:smallCaps w:val="0"/>
                  <w:noProof/>
                  <w:kern w:val="2"/>
                  <w:sz w:val="24"/>
                  <w:szCs w:val="24"/>
                  <w14:ligatures w14:val="standardContextual"/>
                </w:rPr>
              </w:rPrChange>
            </w:rPr>
          </w:pPr>
          <w:ins w:id="797" w:author="Sasha Azazlov" w:date="2026-05-20T12:38:00Z" w16du:dateUtc="2026-05-20T09:38:00Z">
            <w:r w:rsidRPr="00AA66E8">
              <w:rPr>
                <w:rStyle w:val="a3"/>
                <w:rFonts w:ascii="Times New Roman" w:hAnsi="Times New Roman"/>
                <w:noProof/>
                <w:sz w:val="28"/>
                <w:szCs w:val="28"/>
                <w:rPrChange w:id="79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79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800" w:author="Sasha Azazlov" w:date="2026-05-20T12:39:00Z" w16du:dateUtc="2026-05-20T09:39:00Z">
                  <w:rPr>
                    <w:noProof/>
                  </w:rPr>
                </w:rPrChange>
              </w:rPr>
              <w:instrText>HYPERLINK \l "_Toc230173183"</w:instrText>
            </w:r>
            <w:r w:rsidRPr="00AA66E8">
              <w:rPr>
                <w:rStyle w:val="a3"/>
                <w:rFonts w:ascii="Times New Roman" w:hAnsi="Times New Roman"/>
                <w:noProof/>
                <w:sz w:val="28"/>
                <w:szCs w:val="28"/>
                <w:rPrChange w:id="80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802" w:author="Sasha Azazlov" w:date="2026-05-20T12:39:00Z" w16du:dateUtc="2026-05-20T09:39:00Z">
                  <w:rPr>
                    <w:rStyle w:val="a3"/>
                    <w:noProof/>
                  </w:rPr>
                </w:rPrChange>
              </w:rPr>
            </w:r>
            <w:r w:rsidRPr="00AA66E8">
              <w:rPr>
                <w:rStyle w:val="a3"/>
                <w:rFonts w:ascii="Times New Roman" w:hAnsi="Times New Roman"/>
                <w:noProof/>
                <w:sz w:val="28"/>
                <w:szCs w:val="28"/>
                <w:rPrChange w:id="80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804" w:author="Sasha Azazlov" w:date="2026-05-20T12:39:00Z" w16du:dateUtc="2026-05-20T09:39:00Z">
                  <w:rPr>
                    <w:rStyle w:val="a3"/>
                    <w:noProof/>
                  </w:rPr>
                </w:rPrChange>
              </w:rPr>
              <w:t>2.7 Схема взаимодействия компонентов</w:t>
            </w:r>
            <w:r w:rsidRPr="00AA66E8">
              <w:rPr>
                <w:rFonts w:ascii="Times New Roman" w:hAnsi="Times New Roman"/>
                <w:noProof/>
                <w:webHidden/>
                <w:sz w:val="28"/>
                <w:szCs w:val="28"/>
                <w:rPrChange w:id="805" w:author="Sasha Azazlov" w:date="2026-05-20T12:39:00Z" w16du:dateUtc="2026-05-20T09:39:00Z">
                  <w:rPr>
                    <w:noProof/>
                    <w:webHidden/>
                  </w:rPr>
                </w:rPrChange>
              </w:rPr>
              <w:tab/>
            </w:r>
            <w:r w:rsidRPr="00AA66E8">
              <w:rPr>
                <w:rFonts w:ascii="Times New Roman" w:hAnsi="Times New Roman"/>
                <w:noProof/>
                <w:webHidden/>
                <w:sz w:val="28"/>
                <w:szCs w:val="28"/>
                <w:rPrChange w:id="80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807" w:author="Sasha Azazlov" w:date="2026-05-20T12:39:00Z" w16du:dateUtc="2026-05-20T09:39:00Z">
                  <w:rPr>
                    <w:noProof/>
                    <w:webHidden/>
                  </w:rPr>
                </w:rPrChange>
              </w:rPr>
              <w:instrText xml:space="preserve"> PAGEREF _Toc230173183 \h </w:instrText>
            </w:r>
            <w:r w:rsidRPr="00AA66E8">
              <w:rPr>
                <w:rFonts w:ascii="Times New Roman" w:hAnsi="Times New Roman"/>
                <w:noProof/>
                <w:webHidden/>
                <w:sz w:val="28"/>
                <w:szCs w:val="28"/>
                <w:rPrChange w:id="808" w:author="Sasha Azazlov" w:date="2026-05-20T12:39:00Z" w16du:dateUtc="2026-05-20T09:39:00Z">
                  <w:rPr>
                    <w:noProof/>
                    <w:webHidden/>
                  </w:rPr>
                </w:rPrChange>
              </w:rPr>
            </w:r>
            <w:r w:rsidRPr="00AA66E8">
              <w:rPr>
                <w:rFonts w:ascii="Times New Roman" w:hAnsi="Times New Roman"/>
                <w:noProof/>
                <w:webHidden/>
                <w:sz w:val="28"/>
                <w:szCs w:val="28"/>
                <w:rPrChange w:id="80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810" w:author="Sasha Azazlov" w:date="2026-05-20T12:39:00Z" w16du:dateUtc="2026-05-20T09:39:00Z">
                  <w:rPr>
                    <w:noProof/>
                    <w:webHidden/>
                  </w:rPr>
                </w:rPrChange>
              </w:rPr>
              <w:t>32</w:t>
            </w:r>
            <w:r w:rsidRPr="00AA66E8">
              <w:rPr>
                <w:rFonts w:ascii="Times New Roman" w:hAnsi="Times New Roman"/>
                <w:noProof/>
                <w:webHidden/>
                <w:sz w:val="28"/>
                <w:szCs w:val="28"/>
                <w:rPrChange w:id="81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812"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813" w:author="Sasha Azazlov" w:date="2026-05-20T12:38:00Z" w16du:dateUtc="2026-05-20T09:38:00Z"/>
              <w:rFonts w:ascii="Times New Roman" w:eastAsiaTheme="minorEastAsia" w:hAnsi="Times New Roman"/>
              <w:i w:val="0"/>
              <w:iCs w:val="0"/>
              <w:noProof/>
              <w:kern w:val="2"/>
              <w:sz w:val="28"/>
              <w:szCs w:val="28"/>
              <w14:ligatures w14:val="standardContextual"/>
              <w:rPrChange w:id="814" w:author="Sasha Azazlov" w:date="2026-05-20T12:39:00Z" w16du:dateUtc="2026-05-20T09:39:00Z">
                <w:rPr>
                  <w:ins w:id="815" w:author="Sasha Azazlov" w:date="2026-05-20T12:38:00Z" w16du:dateUtc="2026-05-20T09:38:00Z"/>
                  <w:rFonts w:eastAsiaTheme="minorEastAsia" w:cstheme="minorBidi"/>
                  <w:i w:val="0"/>
                  <w:iCs w:val="0"/>
                  <w:noProof/>
                  <w:kern w:val="2"/>
                  <w:sz w:val="24"/>
                  <w:szCs w:val="24"/>
                  <w14:ligatures w14:val="standardContextual"/>
                </w:rPr>
              </w:rPrChange>
            </w:rPr>
          </w:pPr>
          <w:ins w:id="816" w:author="Sasha Azazlov" w:date="2026-05-20T12:38:00Z" w16du:dateUtc="2026-05-20T09:38:00Z">
            <w:r w:rsidRPr="00AA66E8">
              <w:rPr>
                <w:rStyle w:val="a3"/>
                <w:rFonts w:ascii="Times New Roman" w:hAnsi="Times New Roman"/>
                <w:noProof/>
                <w:sz w:val="28"/>
                <w:szCs w:val="28"/>
                <w:rPrChange w:id="81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81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819" w:author="Sasha Azazlov" w:date="2026-05-20T12:39:00Z" w16du:dateUtc="2026-05-20T09:39:00Z">
                  <w:rPr>
                    <w:noProof/>
                  </w:rPr>
                </w:rPrChange>
              </w:rPr>
              <w:instrText>HYPERLINK \l "_Toc230173184"</w:instrText>
            </w:r>
            <w:r w:rsidRPr="00AA66E8">
              <w:rPr>
                <w:rStyle w:val="a3"/>
                <w:rFonts w:ascii="Times New Roman" w:hAnsi="Times New Roman"/>
                <w:noProof/>
                <w:sz w:val="28"/>
                <w:szCs w:val="28"/>
                <w:rPrChange w:id="82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821" w:author="Sasha Azazlov" w:date="2026-05-20T12:39:00Z" w16du:dateUtc="2026-05-20T09:39:00Z">
                  <w:rPr>
                    <w:rStyle w:val="a3"/>
                    <w:noProof/>
                  </w:rPr>
                </w:rPrChange>
              </w:rPr>
            </w:r>
            <w:r w:rsidRPr="00AA66E8">
              <w:rPr>
                <w:rStyle w:val="a3"/>
                <w:rFonts w:ascii="Times New Roman" w:hAnsi="Times New Roman"/>
                <w:noProof/>
                <w:sz w:val="28"/>
                <w:szCs w:val="28"/>
                <w:rPrChange w:id="82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lang w:val="en-US"/>
                <w:rPrChange w:id="823" w:author="Sasha Azazlov" w:date="2026-05-20T12:39:00Z" w16du:dateUtc="2026-05-20T09:39:00Z">
                  <w:rPr>
                    <w:rStyle w:val="a3"/>
                    <w:rFonts w:ascii="Times New Roman" w:hAnsi="Times New Roman"/>
                    <w:noProof/>
                    <w:lang w:val="en-US"/>
                  </w:rPr>
                </w:rPrChange>
              </w:rPr>
              <w:t xml:space="preserve">2.7.1 </w:t>
            </w:r>
            <w:r w:rsidRPr="00AA66E8">
              <w:rPr>
                <w:rStyle w:val="a3"/>
                <w:rFonts w:ascii="Times New Roman" w:hAnsi="Times New Roman"/>
                <w:noProof/>
                <w:sz w:val="28"/>
                <w:szCs w:val="28"/>
                <w:rPrChange w:id="824" w:author="Sasha Azazlov" w:date="2026-05-20T12:39:00Z" w16du:dateUtc="2026-05-20T09:39:00Z">
                  <w:rPr>
                    <w:rStyle w:val="a3"/>
                    <w:rFonts w:ascii="Times New Roman" w:hAnsi="Times New Roman"/>
                    <w:noProof/>
                  </w:rPr>
                </w:rPrChange>
              </w:rPr>
              <w:t>Компоненты</w:t>
            </w:r>
            <w:r w:rsidRPr="00AA66E8">
              <w:rPr>
                <w:rStyle w:val="a3"/>
                <w:rFonts w:ascii="Times New Roman" w:hAnsi="Times New Roman"/>
                <w:noProof/>
                <w:sz w:val="28"/>
                <w:szCs w:val="28"/>
                <w:lang w:val="en-US"/>
                <w:rPrChange w:id="825" w:author="Sasha Azazlov" w:date="2026-05-20T12:39:00Z" w16du:dateUtc="2026-05-20T09:39:00Z">
                  <w:rPr>
                    <w:rStyle w:val="a3"/>
                    <w:rFonts w:ascii="Times New Roman" w:hAnsi="Times New Roman"/>
                    <w:noProof/>
                    <w:lang w:val="en-US"/>
                  </w:rPr>
                </w:rPrChange>
              </w:rPr>
              <w:t xml:space="preserve"> </w:t>
            </w:r>
            <w:r w:rsidRPr="00AA66E8">
              <w:rPr>
                <w:rStyle w:val="a3"/>
                <w:rFonts w:ascii="Times New Roman" w:hAnsi="Times New Roman"/>
                <w:noProof/>
                <w:sz w:val="28"/>
                <w:szCs w:val="28"/>
                <w:rPrChange w:id="826" w:author="Sasha Azazlov" w:date="2026-05-20T12:39:00Z" w16du:dateUtc="2026-05-20T09:39:00Z">
                  <w:rPr>
                    <w:rStyle w:val="a3"/>
                    <w:rFonts w:ascii="Times New Roman" w:hAnsi="Times New Roman"/>
                    <w:noProof/>
                  </w:rPr>
                </w:rPrChange>
              </w:rPr>
              <w:t>системы</w:t>
            </w:r>
            <w:r w:rsidRPr="00AA66E8">
              <w:rPr>
                <w:rFonts w:ascii="Times New Roman" w:hAnsi="Times New Roman"/>
                <w:noProof/>
                <w:webHidden/>
                <w:sz w:val="28"/>
                <w:szCs w:val="28"/>
                <w:rPrChange w:id="827" w:author="Sasha Azazlov" w:date="2026-05-20T12:39:00Z" w16du:dateUtc="2026-05-20T09:39:00Z">
                  <w:rPr>
                    <w:noProof/>
                    <w:webHidden/>
                  </w:rPr>
                </w:rPrChange>
              </w:rPr>
              <w:tab/>
            </w:r>
            <w:r w:rsidRPr="00AA66E8">
              <w:rPr>
                <w:rFonts w:ascii="Times New Roman" w:hAnsi="Times New Roman"/>
                <w:noProof/>
                <w:webHidden/>
                <w:sz w:val="28"/>
                <w:szCs w:val="28"/>
                <w:rPrChange w:id="82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829" w:author="Sasha Azazlov" w:date="2026-05-20T12:39:00Z" w16du:dateUtc="2026-05-20T09:39:00Z">
                  <w:rPr>
                    <w:noProof/>
                    <w:webHidden/>
                  </w:rPr>
                </w:rPrChange>
              </w:rPr>
              <w:instrText xml:space="preserve"> PAGEREF _Toc230173184 \h </w:instrText>
            </w:r>
            <w:r w:rsidRPr="00AA66E8">
              <w:rPr>
                <w:rFonts w:ascii="Times New Roman" w:hAnsi="Times New Roman"/>
                <w:noProof/>
                <w:webHidden/>
                <w:sz w:val="28"/>
                <w:szCs w:val="28"/>
                <w:rPrChange w:id="830" w:author="Sasha Azazlov" w:date="2026-05-20T12:39:00Z" w16du:dateUtc="2026-05-20T09:39:00Z">
                  <w:rPr>
                    <w:noProof/>
                    <w:webHidden/>
                  </w:rPr>
                </w:rPrChange>
              </w:rPr>
            </w:r>
            <w:r w:rsidRPr="00AA66E8">
              <w:rPr>
                <w:rFonts w:ascii="Times New Roman" w:hAnsi="Times New Roman"/>
                <w:noProof/>
                <w:webHidden/>
                <w:sz w:val="28"/>
                <w:szCs w:val="28"/>
                <w:rPrChange w:id="83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832" w:author="Sasha Azazlov" w:date="2026-05-20T12:39:00Z" w16du:dateUtc="2026-05-20T09:39:00Z">
                  <w:rPr>
                    <w:noProof/>
                    <w:webHidden/>
                  </w:rPr>
                </w:rPrChange>
              </w:rPr>
              <w:t>33</w:t>
            </w:r>
            <w:r w:rsidRPr="00AA66E8">
              <w:rPr>
                <w:rFonts w:ascii="Times New Roman" w:hAnsi="Times New Roman"/>
                <w:noProof/>
                <w:webHidden/>
                <w:sz w:val="28"/>
                <w:szCs w:val="28"/>
                <w:rPrChange w:id="83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834"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835" w:author="Sasha Azazlov" w:date="2026-05-20T12:38:00Z" w16du:dateUtc="2026-05-20T09:38:00Z"/>
              <w:rFonts w:ascii="Times New Roman" w:eastAsiaTheme="minorEastAsia" w:hAnsi="Times New Roman"/>
              <w:i w:val="0"/>
              <w:iCs w:val="0"/>
              <w:noProof/>
              <w:kern w:val="2"/>
              <w:sz w:val="28"/>
              <w:szCs w:val="28"/>
              <w14:ligatures w14:val="standardContextual"/>
              <w:rPrChange w:id="836" w:author="Sasha Azazlov" w:date="2026-05-20T12:39:00Z" w16du:dateUtc="2026-05-20T09:39:00Z">
                <w:rPr>
                  <w:ins w:id="837" w:author="Sasha Azazlov" w:date="2026-05-20T12:38:00Z" w16du:dateUtc="2026-05-20T09:38:00Z"/>
                  <w:rFonts w:eastAsiaTheme="minorEastAsia" w:cstheme="minorBidi"/>
                  <w:i w:val="0"/>
                  <w:iCs w:val="0"/>
                  <w:noProof/>
                  <w:kern w:val="2"/>
                  <w:sz w:val="24"/>
                  <w:szCs w:val="24"/>
                  <w14:ligatures w14:val="standardContextual"/>
                </w:rPr>
              </w:rPrChange>
            </w:rPr>
          </w:pPr>
          <w:ins w:id="838" w:author="Sasha Azazlov" w:date="2026-05-20T12:38:00Z" w16du:dateUtc="2026-05-20T09:38:00Z">
            <w:r w:rsidRPr="00AA66E8">
              <w:rPr>
                <w:rStyle w:val="a3"/>
                <w:rFonts w:ascii="Times New Roman" w:hAnsi="Times New Roman"/>
                <w:noProof/>
                <w:sz w:val="28"/>
                <w:szCs w:val="28"/>
                <w:rPrChange w:id="83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84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841" w:author="Sasha Azazlov" w:date="2026-05-20T12:39:00Z" w16du:dateUtc="2026-05-20T09:39:00Z">
                  <w:rPr>
                    <w:noProof/>
                  </w:rPr>
                </w:rPrChange>
              </w:rPr>
              <w:instrText>HYPERLINK \l "_Toc230173185"</w:instrText>
            </w:r>
            <w:r w:rsidRPr="00AA66E8">
              <w:rPr>
                <w:rStyle w:val="a3"/>
                <w:rFonts w:ascii="Times New Roman" w:hAnsi="Times New Roman"/>
                <w:noProof/>
                <w:sz w:val="28"/>
                <w:szCs w:val="28"/>
                <w:rPrChange w:id="84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843" w:author="Sasha Azazlov" w:date="2026-05-20T12:39:00Z" w16du:dateUtc="2026-05-20T09:39:00Z">
                  <w:rPr>
                    <w:rStyle w:val="a3"/>
                    <w:noProof/>
                  </w:rPr>
                </w:rPrChange>
              </w:rPr>
            </w:r>
            <w:r w:rsidRPr="00AA66E8">
              <w:rPr>
                <w:rStyle w:val="a3"/>
                <w:rFonts w:ascii="Times New Roman" w:hAnsi="Times New Roman"/>
                <w:noProof/>
                <w:sz w:val="28"/>
                <w:szCs w:val="28"/>
                <w:rPrChange w:id="84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845" w:author="Sasha Azazlov" w:date="2026-05-20T12:39:00Z" w16du:dateUtc="2026-05-20T09:39:00Z">
                  <w:rPr>
                    <w:rStyle w:val="a3"/>
                    <w:rFonts w:ascii="Times New Roman" w:hAnsi="Times New Roman"/>
                    <w:noProof/>
                  </w:rPr>
                </w:rPrChange>
              </w:rPr>
              <w:t>2.7.2 Схема взаимодействия</w:t>
            </w:r>
            <w:r w:rsidRPr="00AA66E8">
              <w:rPr>
                <w:rFonts w:ascii="Times New Roman" w:hAnsi="Times New Roman"/>
                <w:noProof/>
                <w:webHidden/>
                <w:sz w:val="28"/>
                <w:szCs w:val="28"/>
                <w:rPrChange w:id="846" w:author="Sasha Azazlov" w:date="2026-05-20T12:39:00Z" w16du:dateUtc="2026-05-20T09:39:00Z">
                  <w:rPr>
                    <w:noProof/>
                    <w:webHidden/>
                  </w:rPr>
                </w:rPrChange>
              </w:rPr>
              <w:tab/>
            </w:r>
            <w:r w:rsidRPr="00AA66E8">
              <w:rPr>
                <w:rFonts w:ascii="Times New Roman" w:hAnsi="Times New Roman"/>
                <w:noProof/>
                <w:webHidden/>
                <w:sz w:val="28"/>
                <w:szCs w:val="28"/>
                <w:rPrChange w:id="84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848" w:author="Sasha Azazlov" w:date="2026-05-20T12:39:00Z" w16du:dateUtc="2026-05-20T09:39:00Z">
                  <w:rPr>
                    <w:noProof/>
                    <w:webHidden/>
                  </w:rPr>
                </w:rPrChange>
              </w:rPr>
              <w:instrText xml:space="preserve"> PAGEREF _Toc230173185 \h </w:instrText>
            </w:r>
            <w:r w:rsidRPr="00AA66E8">
              <w:rPr>
                <w:rFonts w:ascii="Times New Roman" w:hAnsi="Times New Roman"/>
                <w:noProof/>
                <w:webHidden/>
                <w:sz w:val="28"/>
                <w:szCs w:val="28"/>
                <w:rPrChange w:id="849" w:author="Sasha Azazlov" w:date="2026-05-20T12:39:00Z" w16du:dateUtc="2026-05-20T09:39:00Z">
                  <w:rPr>
                    <w:noProof/>
                    <w:webHidden/>
                  </w:rPr>
                </w:rPrChange>
              </w:rPr>
            </w:r>
            <w:r w:rsidRPr="00AA66E8">
              <w:rPr>
                <w:rFonts w:ascii="Times New Roman" w:hAnsi="Times New Roman"/>
                <w:noProof/>
                <w:webHidden/>
                <w:sz w:val="28"/>
                <w:szCs w:val="28"/>
                <w:rPrChange w:id="85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851" w:author="Sasha Azazlov" w:date="2026-05-20T12:39:00Z" w16du:dateUtc="2026-05-20T09:39:00Z">
                  <w:rPr>
                    <w:noProof/>
                    <w:webHidden/>
                  </w:rPr>
                </w:rPrChange>
              </w:rPr>
              <w:t>34</w:t>
            </w:r>
            <w:r w:rsidRPr="00AA66E8">
              <w:rPr>
                <w:rFonts w:ascii="Times New Roman" w:hAnsi="Times New Roman"/>
                <w:noProof/>
                <w:webHidden/>
                <w:sz w:val="28"/>
                <w:szCs w:val="28"/>
                <w:rPrChange w:id="85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85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854" w:author="Sasha Azazlov" w:date="2026-05-20T12:38:00Z" w16du:dateUtc="2026-05-20T09:38:00Z"/>
              <w:rFonts w:ascii="Times New Roman" w:eastAsiaTheme="minorEastAsia" w:hAnsi="Times New Roman"/>
              <w:i w:val="0"/>
              <w:iCs w:val="0"/>
              <w:noProof/>
              <w:kern w:val="2"/>
              <w:sz w:val="28"/>
              <w:szCs w:val="28"/>
              <w14:ligatures w14:val="standardContextual"/>
              <w:rPrChange w:id="855" w:author="Sasha Azazlov" w:date="2026-05-20T12:39:00Z" w16du:dateUtc="2026-05-20T09:39:00Z">
                <w:rPr>
                  <w:ins w:id="856" w:author="Sasha Azazlov" w:date="2026-05-20T12:38:00Z" w16du:dateUtc="2026-05-20T09:38:00Z"/>
                  <w:rFonts w:eastAsiaTheme="minorEastAsia" w:cstheme="minorBidi"/>
                  <w:i w:val="0"/>
                  <w:iCs w:val="0"/>
                  <w:noProof/>
                  <w:kern w:val="2"/>
                  <w:sz w:val="24"/>
                  <w:szCs w:val="24"/>
                  <w14:ligatures w14:val="standardContextual"/>
                </w:rPr>
              </w:rPrChange>
            </w:rPr>
          </w:pPr>
          <w:ins w:id="857" w:author="Sasha Azazlov" w:date="2026-05-20T12:38:00Z" w16du:dateUtc="2026-05-20T09:38:00Z">
            <w:r w:rsidRPr="00AA66E8">
              <w:rPr>
                <w:rStyle w:val="a3"/>
                <w:rFonts w:ascii="Times New Roman" w:hAnsi="Times New Roman"/>
                <w:noProof/>
                <w:sz w:val="28"/>
                <w:szCs w:val="28"/>
                <w:rPrChange w:id="85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85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860" w:author="Sasha Azazlov" w:date="2026-05-20T12:39:00Z" w16du:dateUtc="2026-05-20T09:39:00Z">
                  <w:rPr>
                    <w:noProof/>
                  </w:rPr>
                </w:rPrChange>
              </w:rPr>
              <w:instrText>HYPERLINK \l "_Toc230173186"</w:instrText>
            </w:r>
            <w:r w:rsidRPr="00AA66E8">
              <w:rPr>
                <w:rStyle w:val="a3"/>
                <w:rFonts w:ascii="Times New Roman" w:hAnsi="Times New Roman"/>
                <w:noProof/>
                <w:sz w:val="28"/>
                <w:szCs w:val="28"/>
                <w:rPrChange w:id="86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862" w:author="Sasha Azazlov" w:date="2026-05-20T12:39:00Z" w16du:dateUtc="2026-05-20T09:39:00Z">
                  <w:rPr>
                    <w:rStyle w:val="a3"/>
                    <w:noProof/>
                  </w:rPr>
                </w:rPrChange>
              </w:rPr>
            </w:r>
            <w:r w:rsidRPr="00AA66E8">
              <w:rPr>
                <w:rStyle w:val="a3"/>
                <w:rFonts w:ascii="Times New Roman" w:hAnsi="Times New Roman"/>
                <w:noProof/>
                <w:sz w:val="28"/>
                <w:szCs w:val="28"/>
                <w:rPrChange w:id="86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864" w:author="Sasha Azazlov" w:date="2026-05-20T12:39:00Z" w16du:dateUtc="2026-05-20T09:39:00Z">
                  <w:rPr>
                    <w:rStyle w:val="a3"/>
                    <w:rFonts w:ascii="Times New Roman" w:hAnsi="Times New Roman"/>
                    <w:noProof/>
                  </w:rPr>
                </w:rPrChange>
              </w:rPr>
              <w:t>2.7.3 Поток данных</w:t>
            </w:r>
            <w:r w:rsidRPr="00AA66E8">
              <w:rPr>
                <w:rFonts w:ascii="Times New Roman" w:hAnsi="Times New Roman"/>
                <w:noProof/>
                <w:webHidden/>
                <w:sz w:val="28"/>
                <w:szCs w:val="28"/>
                <w:rPrChange w:id="865" w:author="Sasha Azazlov" w:date="2026-05-20T12:39:00Z" w16du:dateUtc="2026-05-20T09:39:00Z">
                  <w:rPr>
                    <w:noProof/>
                    <w:webHidden/>
                  </w:rPr>
                </w:rPrChange>
              </w:rPr>
              <w:tab/>
            </w:r>
            <w:r w:rsidRPr="00AA66E8">
              <w:rPr>
                <w:rFonts w:ascii="Times New Roman" w:hAnsi="Times New Roman"/>
                <w:noProof/>
                <w:webHidden/>
                <w:sz w:val="28"/>
                <w:szCs w:val="28"/>
                <w:rPrChange w:id="86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867" w:author="Sasha Azazlov" w:date="2026-05-20T12:39:00Z" w16du:dateUtc="2026-05-20T09:39:00Z">
                  <w:rPr>
                    <w:noProof/>
                    <w:webHidden/>
                  </w:rPr>
                </w:rPrChange>
              </w:rPr>
              <w:instrText xml:space="preserve"> PAGEREF _Toc230173186 \h </w:instrText>
            </w:r>
            <w:r w:rsidRPr="00AA66E8">
              <w:rPr>
                <w:rFonts w:ascii="Times New Roman" w:hAnsi="Times New Roman"/>
                <w:noProof/>
                <w:webHidden/>
                <w:sz w:val="28"/>
                <w:szCs w:val="28"/>
                <w:rPrChange w:id="868" w:author="Sasha Azazlov" w:date="2026-05-20T12:39:00Z" w16du:dateUtc="2026-05-20T09:39:00Z">
                  <w:rPr>
                    <w:noProof/>
                    <w:webHidden/>
                  </w:rPr>
                </w:rPrChange>
              </w:rPr>
            </w:r>
            <w:r w:rsidRPr="00AA66E8">
              <w:rPr>
                <w:rFonts w:ascii="Times New Roman" w:hAnsi="Times New Roman"/>
                <w:noProof/>
                <w:webHidden/>
                <w:sz w:val="28"/>
                <w:szCs w:val="28"/>
                <w:rPrChange w:id="86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870" w:author="Sasha Azazlov" w:date="2026-05-20T12:39:00Z" w16du:dateUtc="2026-05-20T09:39:00Z">
                  <w:rPr>
                    <w:noProof/>
                    <w:webHidden/>
                  </w:rPr>
                </w:rPrChange>
              </w:rPr>
              <w:t>35</w:t>
            </w:r>
            <w:r w:rsidRPr="00AA66E8">
              <w:rPr>
                <w:rFonts w:ascii="Times New Roman" w:hAnsi="Times New Roman"/>
                <w:noProof/>
                <w:webHidden/>
                <w:sz w:val="28"/>
                <w:szCs w:val="28"/>
                <w:rPrChange w:id="87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872" w:author="Sasha Azazlov" w:date="2026-05-20T12:39:00Z" w16du:dateUtc="2026-05-20T09:39:00Z">
                  <w:rPr>
                    <w:rStyle w:val="a3"/>
                    <w:noProof/>
                  </w:rPr>
                </w:rPrChange>
              </w:rPr>
              <w:fldChar w:fldCharType="end"/>
            </w:r>
          </w:ins>
        </w:p>
        <w:p w:rsidR="00AA66E8" w:rsidRPr="00AA66E8" w:rsidRDefault="00AA66E8">
          <w:pPr>
            <w:pStyle w:val="11"/>
            <w:tabs>
              <w:tab w:val="right" w:leader="dot" w:pos="9628"/>
            </w:tabs>
            <w:rPr>
              <w:ins w:id="873" w:author="Sasha Azazlov" w:date="2026-05-20T12:38:00Z" w16du:dateUtc="2026-05-20T09:38:00Z"/>
              <w:rFonts w:ascii="Times New Roman" w:eastAsiaTheme="minorEastAsia" w:hAnsi="Times New Roman"/>
              <w:b w:val="0"/>
              <w:bCs w:val="0"/>
              <w:caps w:val="0"/>
              <w:noProof/>
              <w:kern w:val="2"/>
              <w:sz w:val="28"/>
              <w:szCs w:val="28"/>
              <w14:ligatures w14:val="standardContextual"/>
              <w:rPrChange w:id="874" w:author="Sasha Azazlov" w:date="2026-05-20T12:39:00Z" w16du:dateUtc="2026-05-20T09:39:00Z">
                <w:rPr>
                  <w:ins w:id="875" w:author="Sasha Azazlov" w:date="2026-05-20T12:38:00Z" w16du:dateUtc="2026-05-20T09:38:00Z"/>
                  <w:rFonts w:eastAsiaTheme="minorEastAsia" w:cstheme="minorBidi"/>
                  <w:b w:val="0"/>
                  <w:bCs w:val="0"/>
                  <w:caps w:val="0"/>
                  <w:noProof/>
                  <w:kern w:val="2"/>
                  <w:sz w:val="24"/>
                  <w:szCs w:val="24"/>
                  <w14:ligatures w14:val="standardContextual"/>
                </w:rPr>
              </w:rPrChange>
            </w:rPr>
          </w:pPr>
          <w:ins w:id="876" w:author="Sasha Azazlov" w:date="2026-05-20T12:38:00Z" w16du:dateUtc="2026-05-20T09:38:00Z">
            <w:r w:rsidRPr="00AA66E8">
              <w:rPr>
                <w:rStyle w:val="a3"/>
                <w:rFonts w:ascii="Times New Roman" w:hAnsi="Times New Roman"/>
                <w:noProof/>
                <w:sz w:val="28"/>
                <w:szCs w:val="28"/>
                <w:rPrChange w:id="87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87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879" w:author="Sasha Azazlov" w:date="2026-05-20T12:39:00Z" w16du:dateUtc="2026-05-20T09:39:00Z">
                  <w:rPr>
                    <w:noProof/>
                  </w:rPr>
                </w:rPrChange>
              </w:rPr>
              <w:instrText>HYPERLINK \l "_Toc230173187"</w:instrText>
            </w:r>
            <w:r w:rsidRPr="00AA66E8">
              <w:rPr>
                <w:rStyle w:val="a3"/>
                <w:rFonts w:ascii="Times New Roman" w:hAnsi="Times New Roman"/>
                <w:noProof/>
                <w:sz w:val="28"/>
                <w:szCs w:val="28"/>
                <w:rPrChange w:id="88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881" w:author="Sasha Azazlov" w:date="2026-05-20T12:39:00Z" w16du:dateUtc="2026-05-20T09:39:00Z">
                  <w:rPr>
                    <w:rStyle w:val="a3"/>
                    <w:noProof/>
                  </w:rPr>
                </w:rPrChange>
              </w:rPr>
            </w:r>
            <w:r w:rsidRPr="00AA66E8">
              <w:rPr>
                <w:rStyle w:val="a3"/>
                <w:rFonts w:ascii="Times New Roman" w:hAnsi="Times New Roman"/>
                <w:noProof/>
                <w:sz w:val="28"/>
                <w:szCs w:val="28"/>
                <w:rPrChange w:id="88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883" w:author="Sasha Azazlov" w:date="2026-05-20T12:39:00Z" w16du:dateUtc="2026-05-20T09:39:00Z">
                  <w:rPr>
                    <w:rStyle w:val="a3"/>
                    <w:rFonts w:ascii="Times New Roman" w:hAnsi="Times New Roman"/>
                    <w:noProof/>
                  </w:rPr>
                </w:rPrChange>
              </w:rPr>
              <w:t>ГЛАВА 3. ПРОЕКТИРОВАНИЕ БАЗЫ ДАННЫХ И РАЗРАБОТКА КЛИЕНТСКОГО ПРИЛОЖЕНИЯ</w:t>
            </w:r>
            <w:r w:rsidRPr="00AA66E8">
              <w:rPr>
                <w:rFonts w:ascii="Times New Roman" w:hAnsi="Times New Roman"/>
                <w:noProof/>
                <w:webHidden/>
                <w:sz w:val="28"/>
                <w:szCs w:val="28"/>
                <w:rPrChange w:id="884" w:author="Sasha Azazlov" w:date="2026-05-20T12:39:00Z" w16du:dateUtc="2026-05-20T09:39:00Z">
                  <w:rPr>
                    <w:noProof/>
                    <w:webHidden/>
                  </w:rPr>
                </w:rPrChange>
              </w:rPr>
              <w:tab/>
            </w:r>
            <w:r w:rsidRPr="00AA66E8">
              <w:rPr>
                <w:rFonts w:ascii="Times New Roman" w:hAnsi="Times New Roman"/>
                <w:noProof/>
                <w:webHidden/>
                <w:sz w:val="28"/>
                <w:szCs w:val="28"/>
                <w:rPrChange w:id="88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886" w:author="Sasha Azazlov" w:date="2026-05-20T12:39:00Z" w16du:dateUtc="2026-05-20T09:39:00Z">
                  <w:rPr>
                    <w:noProof/>
                    <w:webHidden/>
                  </w:rPr>
                </w:rPrChange>
              </w:rPr>
              <w:instrText xml:space="preserve"> PAGEREF _Toc230173187 \h </w:instrText>
            </w:r>
            <w:r w:rsidRPr="00AA66E8">
              <w:rPr>
                <w:rFonts w:ascii="Times New Roman" w:hAnsi="Times New Roman"/>
                <w:noProof/>
                <w:webHidden/>
                <w:sz w:val="28"/>
                <w:szCs w:val="28"/>
                <w:rPrChange w:id="887" w:author="Sasha Azazlov" w:date="2026-05-20T12:39:00Z" w16du:dateUtc="2026-05-20T09:39:00Z">
                  <w:rPr>
                    <w:noProof/>
                    <w:webHidden/>
                  </w:rPr>
                </w:rPrChange>
              </w:rPr>
            </w:r>
            <w:r w:rsidRPr="00AA66E8">
              <w:rPr>
                <w:rFonts w:ascii="Times New Roman" w:hAnsi="Times New Roman"/>
                <w:noProof/>
                <w:webHidden/>
                <w:sz w:val="28"/>
                <w:szCs w:val="28"/>
                <w:rPrChange w:id="88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889" w:author="Sasha Azazlov" w:date="2026-05-20T12:39:00Z" w16du:dateUtc="2026-05-20T09:39:00Z">
                  <w:rPr>
                    <w:noProof/>
                    <w:webHidden/>
                  </w:rPr>
                </w:rPrChange>
              </w:rPr>
              <w:t>37</w:t>
            </w:r>
            <w:r w:rsidRPr="00AA66E8">
              <w:rPr>
                <w:rFonts w:ascii="Times New Roman" w:hAnsi="Times New Roman"/>
                <w:noProof/>
                <w:webHidden/>
                <w:sz w:val="28"/>
                <w:szCs w:val="28"/>
                <w:rPrChange w:id="89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891"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892" w:author="Sasha Azazlov" w:date="2026-05-20T12:38:00Z" w16du:dateUtc="2026-05-20T09:38:00Z"/>
              <w:rFonts w:ascii="Times New Roman" w:eastAsiaTheme="minorEastAsia" w:hAnsi="Times New Roman"/>
              <w:smallCaps w:val="0"/>
              <w:noProof/>
              <w:kern w:val="2"/>
              <w:sz w:val="28"/>
              <w:szCs w:val="28"/>
              <w14:ligatures w14:val="standardContextual"/>
              <w:rPrChange w:id="893" w:author="Sasha Azazlov" w:date="2026-05-20T12:39:00Z" w16du:dateUtc="2026-05-20T09:39:00Z">
                <w:rPr>
                  <w:ins w:id="894" w:author="Sasha Azazlov" w:date="2026-05-20T12:38:00Z" w16du:dateUtc="2026-05-20T09:38:00Z"/>
                  <w:rFonts w:eastAsiaTheme="minorEastAsia" w:cstheme="minorBidi"/>
                  <w:smallCaps w:val="0"/>
                  <w:noProof/>
                  <w:kern w:val="2"/>
                  <w:sz w:val="24"/>
                  <w:szCs w:val="24"/>
                  <w14:ligatures w14:val="standardContextual"/>
                </w:rPr>
              </w:rPrChange>
            </w:rPr>
          </w:pPr>
          <w:ins w:id="895" w:author="Sasha Azazlov" w:date="2026-05-20T12:38:00Z" w16du:dateUtc="2026-05-20T09:38:00Z">
            <w:r w:rsidRPr="00AA66E8">
              <w:rPr>
                <w:rStyle w:val="a3"/>
                <w:rFonts w:ascii="Times New Roman" w:hAnsi="Times New Roman"/>
                <w:noProof/>
                <w:sz w:val="28"/>
                <w:szCs w:val="28"/>
                <w:rPrChange w:id="89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89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898" w:author="Sasha Azazlov" w:date="2026-05-20T12:39:00Z" w16du:dateUtc="2026-05-20T09:39:00Z">
                  <w:rPr>
                    <w:noProof/>
                  </w:rPr>
                </w:rPrChange>
              </w:rPr>
              <w:instrText>HYPERLINK \l "_Toc230173188"</w:instrText>
            </w:r>
            <w:r w:rsidRPr="00AA66E8">
              <w:rPr>
                <w:rStyle w:val="a3"/>
                <w:rFonts w:ascii="Times New Roman" w:hAnsi="Times New Roman"/>
                <w:noProof/>
                <w:sz w:val="28"/>
                <w:szCs w:val="28"/>
                <w:rPrChange w:id="89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900" w:author="Sasha Azazlov" w:date="2026-05-20T12:39:00Z" w16du:dateUtc="2026-05-20T09:39:00Z">
                  <w:rPr>
                    <w:rStyle w:val="a3"/>
                    <w:noProof/>
                  </w:rPr>
                </w:rPrChange>
              </w:rPr>
            </w:r>
            <w:r w:rsidRPr="00AA66E8">
              <w:rPr>
                <w:rStyle w:val="a3"/>
                <w:rFonts w:ascii="Times New Roman" w:hAnsi="Times New Roman"/>
                <w:noProof/>
                <w:sz w:val="28"/>
                <w:szCs w:val="28"/>
                <w:rPrChange w:id="90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902" w:author="Sasha Azazlov" w:date="2026-05-20T12:39:00Z" w16du:dateUtc="2026-05-20T09:39:00Z">
                  <w:rPr>
                    <w:rStyle w:val="a3"/>
                    <w:noProof/>
                  </w:rPr>
                </w:rPrChange>
              </w:rPr>
              <w:t>3.1 Проектирование базы данных</w:t>
            </w:r>
            <w:r w:rsidRPr="00AA66E8">
              <w:rPr>
                <w:rFonts w:ascii="Times New Roman" w:hAnsi="Times New Roman"/>
                <w:noProof/>
                <w:webHidden/>
                <w:sz w:val="28"/>
                <w:szCs w:val="28"/>
                <w:rPrChange w:id="903" w:author="Sasha Azazlov" w:date="2026-05-20T12:39:00Z" w16du:dateUtc="2026-05-20T09:39:00Z">
                  <w:rPr>
                    <w:noProof/>
                    <w:webHidden/>
                  </w:rPr>
                </w:rPrChange>
              </w:rPr>
              <w:tab/>
            </w:r>
            <w:r w:rsidRPr="00AA66E8">
              <w:rPr>
                <w:rFonts w:ascii="Times New Roman" w:hAnsi="Times New Roman"/>
                <w:noProof/>
                <w:webHidden/>
                <w:sz w:val="28"/>
                <w:szCs w:val="28"/>
                <w:rPrChange w:id="90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905" w:author="Sasha Azazlov" w:date="2026-05-20T12:39:00Z" w16du:dateUtc="2026-05-20T09:39:00Z">
                  <w:rPr>
                    <w:noProof/>
                    <w:webHidden/>
                  </w:rPr>
                </w:rPrChange>
              </w:rPr>
              <w:instrText xml:space="preserve"> PAGEREF _Toc230173188 \h </w:instrText>
            </w:r>
            <w:r w:rsidRPr="00AA66E8">
              <w:rPr>
                <w:rFonts w:ascii="Times New Roman" w:hAnsi="Times New Roman"/>
                <w:noProof/>
                <w:webHidden/>
                <w:sz w:val="28"/>
                <w:szCs w:val="28"/>
                <w:rPrChange w:id="906" w:author="Sasha Azazlov" w:date="2026-05-20T12:39:00Z" w16du:dateUtc="2026-05-20T09:39:00Z">
                  <w:rPr>
                    <w:noProof/>
                    <w:webHidden/>
                  </w:rPr>
                </w:rPrChange>
              </w:rPr>
            </w:r>
            <w:r w:rsidRPr="00AA66E8">
              <w:rPr>
                <w:rFonts w:ascii="Times New Roman" w:hAnsi="Times New Roman"/>
                <w:noProof/>
                <w:webHidden/>
                <w:sz w:val="28"/>
                <w:szCs w:val="28"/>
                <w:rPrChange w:id="90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908" w:author="Sasha Azazlov" w:date="2026-05-20T12:39:00Z" w16du:dateUtc="2026-05-20T09:39:00Z">
                  <w:rPr>
                    <w:noProof/>
                    <w:webHidden/>
                  </w:rPr>
                </w:rPrChange>
              </w:rPr>
              <w:t>37</w:t>
            </w:r>
            <w:r w:rsidRPr="00AA66E8">
              <w:rPr>
                <w:rFonts w:ascii="Times New Roman" w:hAnsi="Times New Roman"/>
                <w:noProof/>
                <w:webHidden/>
                <w:sz w:val="28"/>
                <w:szCs w:val="28"/>
                <w:rPrChange w:id="90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910"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911" w:author="Sasha Azazlov" w:date="2026-05-20T12:38:00Z" w16du:dateUtc="2026-05-20T09:38:00Z"/>
              <w:rFonts w:ascii="Times New Roman" w:eastAsiaTheme="minorEastAsia" w:hAnsi="Times New Roman"/>
              <w:i w:val="0"/>
              <w:iCs w:val="0"/>
              <w:noProof/>
              <w:kern w:val="2"/>
              <w:sz w:val="28"/>
              <w:szCs w:val="28"/>
              <w14:ligatures w14:val="standardContextual"/>
              <w:rPrChange w:id="912" w:author="Sasha Azazlov" w:date="2026-05-20T12:39:00Z" w16du:dateUtc="2026-05-20T09:39:00Z">
                <w:rPr>
                  <w:ins w:id="913" w:author="Sasha Azazlov" w:date="2026-05-20T12:38:00Z" w16du:dateUtc="2026-05-20T09:38:00Z"/>
                  <w:rFonts w:eastAsiaTheme="minorEastAsia" w:cstheme="minorBidi"/>
                  <w:i w:val="0"/>
                  <w:iCs w:val="0"/>
                  <w:noProof/>
                  <w:kern w:val="2"/>
                  <w:sz w:val="24"/>
                  <w:szCs w:val="24"/>
                  <w14:ligatures w14:val="standardContextual"/>
                </w:rPr>
              </w:rPrChange>
            </w:rPr>
          </w:pPr>
          <w:ins w:id="914" w:author="Sasha Azazlov" w:date="2026-05-20T12:38:00Z" w16du:dateUtc="2026-05-20T09:38:00Z">
            <w:r w:rsidRPr="00AA66E8">
              <w:rPr>
                <w:rStyle w:val="a3"/>
                <w:rFonts w:ascii="Times New Roman" w:hAnsi="Times New Roman"/>
                <w:noProof/>
                <w:sz w:val="28"/>
                <w:szCs w:val="28"/>
                <w:rPrChange w:id="91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91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917" w:author="Sasha Azazlov" w:date="2026-05-20T12:39:00Z" w16du:dateUtc="2026-05-20T09:39:00Z">
                  <w:rPr>
                    <w:noProof/>
                  </w:rPr>
                </w:rPrChange>
              </w:rPr>
              <w:instrText>HYPERLINK \l "_Toc230173189"</w:instrText>
            </w:r>
            <w:r w:rsidRPr="00AA66E8">
              <w:rPr>
                <w:rStyle w:val="a3"/>
                <w:rFonts w:ascii="Times New Roman" w:hAnsi="Times New Roman"/>
                <w:noProof/>
                <w:sz w:val="28"/>
                <w:szCs w:val="28"/>
                <w:rPrChange w:id="91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919" w:author="Sasha Azazlov" w:date="2026-05-20T12:39:00Z" w16du:dateUtc="2026-05-20T09:39:00Z">
                  <w:rPr>
                    <w:rStyle w:val="a3"/>
                    <w:noProof/>
                  </w:rPr>
                </w:rPrChange>
              </w:rPr>
            </w:r>
            <w:r w:rsidRPr="00AA66E8">
              <w:rPr>
                <w:rStyle w:val="a3"/>
                <w:rFonts w:ascii="Times New Roman" w:hAnsi="Times New Roman"/>
                <w:noProof/>
                <w:sz w:val="28"/>
                <w:szCs w:val="28"/>
                <w:rPrChange w:id="92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921" w:author="Sasha Azazlov" w:date="2026-05-20T12:39:00Z" w16du:dateUtc="2026-05-20T09:39:00Z">
                  <w:rPr>
                    <w:rStyle w:val="a3"/>
                    <w:rFonts w:ascii="Times New Roman" w:hAnsi="Times New Roman"/>
                    <w:noProof/>
                  </w:rPr>
                </w:rPrChange>
              </w:rPr>
              <w:t>3.1.1 ER-диаграмма</w:t>
            </w:r>
            <w:r w:rsidRPr="00AA66E8">
              <w:rPr>
                <w:rFonts w:ascii="Times New Roman" w:hAnsi="Times New Roman"/>
                <w:noProof/>
                <w:webHidden/>
                <w:sz w:val="28"/>
                <w:szCs w:val="28"/>
                <w:rPrChange w:id="922" w:author="Sasha Azazlov" w:date="2026-05-20T12:39:00Z" w16du:dateUtc="2026-05-20T09:39:00Z">
                  <w:rPr>
                    <w:noProof/>
                    <w:webHidden/>
                  </w:rPr>
                </w:rPrChange>
              </w:rPr>
              <w:tab/>
            </w:r>
            <w:r w:rsidRPr="00AA66E8">
              <w:rPr>
                <w:rFonts w:ascii="Times New Roman" w:hAnsi="Times New Roman"/>
                <w:noProof/>
                <w:webHidden/>
                <w:sz w:val="28"/>
                <w:szCs w:val="28"/>
                <w:rPrChange w:id="92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924" w:author="Sasha Azazlov" w:date="2026-05-20T12:39:00Z" w16du:dateUtc="2026-05-20T09:39:00Z">
                  <w:rPr>
                    <w:noProof/>
                    <w:webHidden/>
                  </w:rPr>
                </w:rPrChange>
              </w:rPr>
              <w:instrText xml:space="preserve"> PAGEREF _Toc230173189 \h </w:instrText>
            </w:r>
            <w:r w:rsidRPr="00AA66E8">
              <w:rPr>
                <w:rFonts w:ascii="Times New Roman" w:hAnsi="Times New Roman"/>
                <w:noProof/>
                <w:webHidden/>
                <w:sz w:val="28"/>
                <w:szCs w:val="28"/>
                <w:rPrChange w:id="925" w:author="Sasha Azazlov" w:date="2026-05-20T12:39:00Z" w16du:dateUtc="2026-05-20T09:39:00Z">
                  <w:rPr>
                    <w:noProof/>
                    <w:webHidden/>
                  </w:rPr>
                </w:rPrChange>
              </w:rPr>
            </w:r>
            <w:r w:rsidRPr="00AA66E8">
              <w:rPr>
                <w:rFonts w:ascii="Times New Roman" w:hAnsi="Times New Roman"/>
                <w:noProof/>
                <w:webHidden/>
                <w:sz w:val="28"/>
                <w:szCs w:val="28"/>
                <w:rPrChange w:id="92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927" w:author="Sasha Azazlov" w:date="2026-05-20T12:39:00Z" w16du:dateUtc="2026-05-20T09:39:00Z">
                  <w:rPr>
                    <w:noProof/>
                    <w:webHidden/>
                  </w:rPr>
                </w:rPrChange>
              </w:rPr>
              <w:t>37</w:t>
            </w:r>
            <w:r w:rsidRPr="00AA66E8">
              <w:rPr>
                <w:rFonts w:ascii="Times New Roman" w:hAnsi="Times New Roman"/>
                <w:noProof/>
                <w:webHidden/>
                <w:sz w:val="28"/>
                <w:szCs w:val="28"/>
                <w:rPrChange w:id="92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92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930" w:author="Sasha Azazlov" w:date="2026-05-20T12:38:00Z" w16du:dateUtc="2026-05-20T09:38:00Z"/>
              <w:rFonts w:ascii="Times New Roman" w:eastAsiaTheme="minorEastAsia" w:hAnsi="Times New Roman"/>
              <w:i w:val="0"/>
              <w:iCs w:val="0"/>
              <w:noProof/>
              <w:kern w:val="2"/>
              <w:sz w:val="28"/>
              <w:szCs w:val="28"/>
              <w14:ligatures w14:val="standardContextual"/>
              <w:rPrChange w:id="931" w:author="Sasha Azazlov" w:date="2026-05-20T12:39:00Z" w16du:dateUtc="2026-05-20T09:39:00Z">
                <w:rPr>
                  <w:ins w:id="932" w:author="Sasha Azazlov" w:date="2026-05-20T12:38:00Z" w16du:dateUtc="2026-05-20T09:38:00Z"/>
                  <w:rFonts w:eastAsiaTheme="minorEastAsia" w:cstheme="minorBidi"/>
                  <w:i w:val="0"/>
                  <w:iCs w:val="0"/>
                  <w:noProof/>
                  <w:kern w:val="2"/>
                  <w:sz w:val="24"/>
                  <w:szCs w:val="24"/>
                  <w14:ligatures w14:val="standardContextual"/>
                </w:rPr>
              </w:rPrChange>
            </w:rPr>
          </w:pPr>
          <w:ins w:id="933" w:author="Sasha Azazlov" w:date="2026-05-20T12:38:00Z" w16du:dateUtc="2026-05-20T09:38:00Z">
            <w:r w:rsidRPr="00AA66E8">
              <w:rPr>
                <w:rStyle w:val="a3"/>
                <w:rFonts w:ascii="Times New Roman" w:hAnsi="Times New Roman"/>
                <w:noProof/>
                <w:sz w:val="28"/>
                <w:szCs w:val="28"/>
                <w:rPrChange w:id="93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93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936" w:author="Sasha Azazlov" w:date="2026-05-20T12:39:00Z" w16du:dateUtc="2026-05-20T09:39:00Z">
                  <w:rPr>
                    <w:noProof/>
                  </w:rPr>
                </w:rPrChange>
              </w:rPr>
              <w:instrText>HYPERLINK \l "_Toc230173190"</w:instrText>
            </w:r>
            <w:r w:rsidRPr="00AA66E8">
              <w:rPr>
                <w:rStyle w:val="a3"/>
                <w:rFonts w:ascii="Times New Roman" w:hAnsi="Times New Roman"/>
                <w:noProof/>
                <w:sz w:val="28"/>
                <w:szCs w:val="28"/>
                <w:rPrChange w:id="93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938" w:author="Sasha Azazlov" w:date="2026-05-20T12:39:00Z" w16du:dateUtc="2026-05-20T09:39:00Z">
                  <w:rPr>
                    <w:rStyle w:val="a3"/>
                    <w:noProof/>
                  </w:rPr>
                </w:rPrChange>
              </w:rPr>
            </w:r>
            <w:r w:rsidRPr="00AA66E8">
              <w:rPr>
                <w:rStyle w:val="a3"/>
                <w:rFonts w:ascii="Times New Roman" w:hAnsi="Times New Roman"/>
                <w:noProof/>
                <w:sz w:val="28"/>
                <w:szCs w:val="28"/>
                <w:rPrChange w:id="93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940" w:author="Sasha Azazlov" w:date="2026-05-20T12:39:00Z" w16du:dateUtc="2026-05-20T09:39:00Z">
                  <w:rPr>
                    <w:rStyle w:val="a3"/>
                    <w:rFonts w:ascii="Times New Roman" w:hAnsi="Times New Roman"/>
                    <w:noProof/>
                  </w:rPr>
                </w:rPrChange>
              </w:rPr>
              <w:t>3.1.2 Таблица </w:t>
            </w:r>
            <w:r w:rsidRPr="00AA66E8">
              <w:rPr>
                <w:rStyle w:val="a3"/>
                <w:rFonts w:ascii="Times New Roman" w:hAnsi="Times New Roman"/>
                <w:noProof/>
                <w:sz w:val="28"/>
                <w:szCs w:val="28"/>
                <w:bdr w:val="none" w:sz="0" w:space="0" w:color="auto" w:frame="1"/>
                <w:rPrChange w:id="941" w:author="Sasha Azazlov" w:date="2026-05-20T12:39:00Z" w16du:dateUtc="2026-05-20T09:39:00Z">
                  <w:rPr>
                    <w:rStyle w:val="a3"/>
                    <w:rFonts w:ascii="Times New Roman" w:hAnsi="Times New Roman"/>
                    <w:noProof/>
                    <w:bdr w:val="none" w:sz="0" w:space="0" w:color="auto" w:frame="1"/>
                  </w:rPr>
                </w:rPrChange>
              </w:rPr>
              <w:t>categories</w:t>
            </w:r>
            <w:r w:rsidRPr="00AA66E8">
              <w:rPr>
                <w:rFonts w:ascii="Times New Roman" w:hAnsi="Times New Roman"/>
                <w:noProof/>
                <w:webHidden/>
                <w:sz w:val="28"/>
                <w:szCs w:val="28"/>
                <w:rPrChange w:id="942" w:author="Sasha Azazlov" w:date="2026-05-20T12:39:00Z" w16du:dateUtc="2026-05-20T09:39:00Z">
                  <w:rPr>
                    <w:noProof/>
                    <w:webHidden/>
                  </w:rPr>
                </w:rPrChange>
              </w:rPr>
              <w:tab/>
            </w:r>
            <w:r w:rsidRPr="00AA66E8">
              <w:rPr>
                <w:rFonts w:ascii="Times New Roman" w:hAnsi="Times New Roman"/>
                <w:noProof/>
                <w:webHidden/>
                <w:sz w:val="28"/>
                <w:szCs w:val="28"/>
                <w:rPrChange w:id="94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944" w:author="Sasha Azazlov" w:date="2026-05-20T12:39:00Z" w16du:dateUtc="2026-05-20T09:39:00Z">
                  <w:rPr>
                    <w:noProof/>
                    <w:webHidden/>
                  </w:rPr>
                </w:rPrChange>
              </w:rPr>
              <w:instrText xml:space="preserve"> PAGEREF _Toc230173190 \h </w:instrText>
            </w:r>
            <w:r w:rsidRPr="00AA66E8">
              <w:rPr>
                <w:rFonts w:ascii="Times New Roman" w:hAnsi="Times New Roman"/>
                <w:noProof/>
                <w:webHidden/>
                <w:sz w:val="28"/>
                <w:szCs w:val="28"/>
                <w:rPrChange w:id="945" w:author="Sasha Azazlov" w:date="2026-05-20T12:39:00Z" w16du:dateUtc="2026-05-20T09:39:00Z">
                  <w:rPr>
                    <w:noProof/>
                    <w:webHidden/>
                  </w:rPr>
                </w:rPrChange>
              </w:rPr>
            </w:r>
            <w:r w:rsidRPr="00AA66E8">
              <w:rPr>
                <w:rFonts w:ascii="Times New Roman" w:hAnsi="Times New Roman"/>
                <w:noProof/>
                <w:webHidden/>
                <w:sz w:val="28"/>
                <w:szCs w:val="28"/>
                <w:rPrChange w:id="94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947" w:author="Sasha Azazlov" w:date="2026-05-20T12:39:00Z" w16du:dateUtc="2026-05-20T09:39:00Z">
                  <w:rPr>
                    <w:noProof/>
                    <w:webHidden/>
                  </w:rPr>
                </w:rPrChange>
              </w:rPr>
              <w:t>38</w:t>
            </w:r>
            <w:r w:rsidRPr="00AA66E8">
              <w:rPr>
                <w:rFonts w:ascii="Times New Roman" w:hAnsi="Times New Roman"/>
                <w:noProof/>
                <w:webHidden/>
                <w:sz w:val="28"/>
                <w:szCs w:val="28"/>
                <w:rPrChange w:id="94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94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950" w:author="Sasha Azazlov" w:date="2026-05-20T12:38:00Z" w16du:dateUtc="2026-05-20T09:38:00Z"/>
              <w:rFonts w:ascii="Times New Roman" w:eastAsiaTheme="minorEastAsia" w:hAnsi="Times New Roman"/>
              <w:i w:val="0"/>
              <w:iCs w:val="0"/>
              <w:noProof/>
              <w:kern w:val="2"/>
              <w:sz w:val="28"/>
              <w:szCs w:val="28"/>
              <w14:ligatures w14:val="standardContextual"/>
              <w:rPrChange w:id="951" w:author="Sasha Azazlov" w:date="2026-05-20T12:39:00Z" w16du:dateUtc="2026-05-20T09:39:00Z">
                <w:rPr>
                  <w:ins w:id="952" w:author="Sasha Azazlov" w:date="2026-05-20T12:38:00Z" w16du:dateUtc="2026-05-20T09:38:00Z"/>
                  <w:rFonts w:eastAsiaTheme="minorEastAsia" w:cstheme="minorBidi"/>
                  <w:i w:val="0"/>
                  <w:iCs w:val="0"/>
                  <w:noProof/>
                  <w:kern w:val="2"/>
                  <w:sz w:val="24"/>
                  <w:szCs w:val="24"/>
                  <w14:ligatures w14:val="standardContextual"/>
                </w:rPr>
              </w:rPrChange>
            </w:rPr>
          </w:pPr>
          <w:ins w:id="953" w:author="Sasha Azazlov" w:date="2026-05-20T12:38:00Z" w16du:dateUtc="2026-05-20T09:38:00Z">
            <w:r w:rsidRPr="00AA66E8">
              <w:rPr>
                <w:rStyle w:val="a3"/>
                <w:rFonts w:ascii="Times New Roman" w:hAnsi="Times New Roman"/>
                <w:noProof/>
                <w:sz w:val="28"/>
                <w:szCs w:val="28"/>
                <w:rPrChange w:id="95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95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956" w:author="Sasha Azazlov" w:date="2026-05-20T12:39:00Z" w16du:dateUtc="2026-05-20T09:39:00Z">
                  <w:rPr>
                    <w:noProof/>
                  </w:rPr>
                </w:rPrChange>
              </w:rPr>
              <w:instrText>HYPERLINK \l "_Toc230173191"</w:instrText>
            </w:r>
            <w:r w:rsidRPr="00AA66E8">
              <w:rPr>
                <w:rStyle w:val="a3"/>
                <w:rFonts w:ascii="Times New Roman" w:hAnsi="Times New Roman"/>
                <w:noProof/>
                <w:sz w:val="28"/>
                <w:szCs w:val="28"/>
                <w:rPrChange w:id="95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958" w:author="Sasha Azazlov" w:date="2026-05-20T12:39:00Z" w16du:dateUtc="2026-05-20T09:39:00Z">
                  <w:rPr>
                    <w:rStyle w:val="a3"/>
                    <w:noProof/>
                  </w:rPr>
                </w:rPrChange>
              </w:rPr>
            </w:r>
            <w:r w:rsidRPr="00AA66E8">
              <w:rPr>
                <w:rStyle w:val="a3"/>
                <w:rFonts w:ascii="Times New Roman" w:hAnsi="Times New Roman"/>
                <w:noProof/>
                <w:sz w:val="28"/>
                <w:szCs w:val="28"/>
                <w:rPrChange w:id="95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960" w:author="Sasha Azazlov" w:date="2026-05-20T12:39:00Z" w16du:dateUtc="2026-05-20T09:39:00Z">
                  <w:rPr>
                    <w:rStyle w:val="a3"/>
                    <w:rFonts w:ascii="Times New Roman" w:hAnsi="Times New Roman"/>
                    <w:noProof/>
                  </w:rPr>
                </w:rPrChange>
              </w:rPr>
              <w:t>3.1.3 Таблица </w:t>
            </w:r>
            <w:r w:rsidRPr="00AA66E8">
              <w:rPr>
                <w:rStyle w:val="a3"/>
                <w:rFonts w:ascii="Times New Roman" w:hAnsi="Times New Roman"/>
                <w:noProof/>
                <w:sz w:val="28"/>
                <w:szCs w:val="28"/>
                <w:bdr w:val="none" w:sz="0" w:space="0" w:color="auto" w:frame="1"/>
                <w:rPrChange w:id="961" w:author="Sasha Azazlov" w:date="2026-05-20T12:39:00Z" w16du:dateUtc="2026-05-20T09:39:00Z">
                  <w:rPr>
                    <w:rStyle w:val="a3"/>
                    <w:rFonts w:ascii="Times New Roman" w:hAnsi="Times New Roman"/>
                    <w:noProof/>
                    <w:bdr w:val="none" w:sz="0" w:space="0" w:color="auto" w:frame="1"/>
                  </w:rPr>
                </w:rPrChange>
              </w:rPr>
              <w:t>password_entries</w:t>
            </w:r>
            <w:r w:rsidRPr="00AA66E8">
              <w:rPr>
                <w:rFonts w:ascii="Times New Roman" w:hAnsi="Times New Roman"/>
                <w:noProof/>
                <w:webHidden/>
                <w:sz w:val="28"/>
                <w:szCs w:val="28"/>
                <w:rPrChange w:id="962" w:author="Sasha Azazlov" w:date="2026-05-20T12:39:00Z" w16du:dateUtc="2026-05-20T09:39:00Z">
                  <w:rPr>
                    <w:noProof/>
                    <w:webHidden/>
                  </w:rPr>
                </w:rPrChange>
              </w:rPr>
              <w:tab/>
            </w:r>
            <w:r w:rsidRPr="00AA66E8">
              <w:rPr>
                <w:rFonts w:ascii="Times New Roman" w:hAnsi="Times New Roman"/>
                <w:noProof/>
                <w:webHidden/>
                <w:sz w:val="28"/>
                <w:szCs w:val="28"/>
                <w:rPrChange w:id="96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964" w:author="Sasha Azazlov" w:date="2026-05-20T12:39:00Z" w16du:dateUtc="2026-05-20T09:39:00Z">
                  <w:rPr>
                    <w:noProof/>
                    <w:webHidden/>
                  </w:rPr>
                </w:rPrChange>
              </w:rPr>
              <w:instrText xml:space="preserve"> PAGEREF _Toc230173191 \h </w:instrText>
            </w:r>
            <w:r w:rsidRPr="00AA66E8">
              <w:rPr>
                <w:rFonts w:ascii="Times New Roman" w:hAnsi="Times New Roman"/>
                <w:noProof/>
                <w:webHidden/>
                <w:sz w:val="28"/>
                <w:szCs w:val="28"/>
                <w:rPrChange w:id="965" w:author="Sasha Azazlov" w:date="2026-05-20T12:39:00Z" w16du:dateUtc="2026-05-20T09:39:00Z">
                  <w:rPr>
                    <w:noProof/>
                    <w:webHidden/>
                  </w:rPr>
                </w:rPrChange>
              </w:rPr>
            </w:r>
            <w:r w:rsidRPr="00AA66E8">
              <w:rPr>
                <w:rFonts w:ascii="Times New Roman" w:hAnsi="Times New Roman"/>
                <w:noProof/>
                <w:webHidden/>
                <w:sz w:val="28"/>
                <w:szCs w:val="28"/>
                <w:rPrChange w:id="96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967" w:author="Sasha Azazlov" w:date="2026-05-20T12:39:00Z" w16du:dateUtc="2026-05-20T09:39:00Z">
                  <w:rPr>
                    <w:noProof/>
                    <w:webHidden/>
                  </w:rPr>
                </w:rPrChange>
              </w:rPr>
              <w:t>38</w:t>
            </w:r>
            <w:r w:rsidRPr="00AA66E8">
              <w:rPr>
                <w:rFonts w:ascii="Times New Roman" w:hAnsi="Times New Roman"/>
                <w:noProof/>
                <w:webHidden/>
                <w:sz w:val="28"/>
                <w:szCs w:val="28"/>
                <w:rPrChange w:id="96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96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970" w:author="Sasha Azazlov" w:date="2026-05-20T12:38:00Z" w16du:dateUtc="2026-05-20T09:38:00Z"/>
              <w:rFonts w:ascii="Times New Roman" w:eastAsiaTheme="minorEastAsia" w:hAnsi="Times New Roman"/>
              <w:i w:val="0"/>
              <w:iCs w:val="0"/>
              <w:noProof/>
              <w:kern w:val="2"/>
              <w:sz w:val="28"/>
              <w:szCs w:val="28"/>
              <w14:ligatures w14:val="standardContextual"/>
              <w:rPrChange w:id="971" w:author="Sasha Azazlov" w:date="2026-05-20T12:39:00Z" w16du:dateUtc="2026-05-20T09:39:00Z">
                <w:rPr>
                  <w:ins w:id="972" w:author="Sasha Azazlov" w:date="2026-05-20T12:38:00Z" w16du:dateUtc="2026-05-20T09:38:00Z"/>
                  <w:rFonts w:eastAsiaTheme="minorEastAsia" w:cstheme="minorBidi"/>
                  <w:i w:val="0"/>
                  <w:iCs w:val="0"/>
                  <w:noProof/>
                  <w:kern w:val="2"/>
                  <w:sz w:val="24"/>
                  <w:szCs w:val="24"/>
                  <w14:ligatures w14:val="standardContextual"/>
                </w:rPr>
              </w:rPrChange>
            </w:rPr>
          </w:pPr>
          <w:ins w:id="973" w:author="Sasha Azazlov" w:date="2026-05-20T12:38:00Z" w16du:dateUtc="2026-05-20T09:38:00Z">
            <w:r w:rsidRPr="00AA66E8">
              <w:rPr>
                <w:rStyle w:val="a3"/>
                <w:rFonts w:ascii="Times New Roman" w:hAnsi="Times New Roman"/>
                <w:noProof/>
                <w:sz w:val="28"/>
                <w:szCs w:val="28"/>
                <w:rPrChange w:id="97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97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976" w:author="Sasha Azazlov" w:date="2026-05-20T12:39:00Z" w16du:dateUtc="2026-05-20T09:39:00Z">
                  <w:rPr>
                    <w:noProof/>
                  </w:rPr>
                </w:rPrChange>
              </w:rPr>
              <w:instrText>HYPERLINK \l "_Toc230173192"</w:instrText>
            </w:r>
            <w:r w:rsidRPr="00AA66E8">
              <w:rPr>
                <w:rStyle w:val="a3"/>
                <w:rFonts w:ascii="Times New Roman" w:hAnsi="Times New Roman"/>
                <w:noProof/>
                <w:sz w:val="28"/>
                <w:szCs w:val="28"/>
                <w:rPrChange w:id="97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978" w:author="Sasha Azazlov" w:date="2026-05-20T12:39:00Z" w16du:dateUtc="2026-05-20T09:39:00Z">
                  <w:rPr>
                    <w:rStyle w:val="a3"/>
                    <w:noProof/>
                  </w:rPr>
                </w:rPrChange>
              </w:rPr>
            </w:r>
            <w:r w:rsidRPr="00AA66E8">
              <w:rPr>
                <w:rStyle w:val="a3"/>
                <w:rFonts w:ascii="Times New Roman" w:hAnsi="Times New Roman"/>
                <w:noProof/>
                <w:sz w:val="28"/>
                <w:szCs w:val="28"/>
                <w:rPrChange w:id="97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980" w:author="Sasha Azazlov" w:date="2026-05-20T12:39:00Z" w16du:dateUtc="2026-05-20T09:39:00Z">
                  <w:rPr>
                    <w:rStyle w:val="a3"/>
                    <w:rFonts w:ascii="Times New Roman" w:hAnsi="Times New Roman"/>
                    <w:noProof/>
                  </w:rPr>
                </w:rPrChange>
              </w:rPr>
              <w:t>3.1.4 Таблица </w:t>
            </w:r>
            <w:r w:rsidRPr="00AA66E8">
              <w:rPr>
                <w:rStyle w:val="a3"/>
                <w:rFonts w:ascii="Times New Roman" w:hAnsi="Times New Roman"/>
                <w:noProof/>
                <w:sz w:val="28"/>
                <w:szCs w:val="28"/>
                <w:bdr w:val="none" w:sz="0" w:space="0" w:color="auto" w:frame="1"/>
                <w:rPrChange w:id="981" w:author="Sasha Azazlov" w:date="2026-05-20T12:39:00Z" w16du:dateUtc="2026-05-20T09:39:00Z">
                  <w:rPr>
                    <w:rStyle w:val="a3"/>
                    <w:rFonts w:ascii="Times New Roman" w:hAnsi="Times New Roman"/>
                    <w:noProof/>
                    <w:bdr w:val="none" w:sz="0" w:space="0" w:color="auto" w:frame="1"/>
                  </w:rPr>
                </w:rPrChange>
              </w:rPr>
              <w:t>password_configs</w:t>
            </w:r>
            <w:r w:rsidRPr="00AA66E8">
              <w:rPr>
                <w:rFonts w:ascii="Times New Roman" w:hAnsi="Times New Roman"/>
                <w:noProof/>
                <w:webHidden/>
                <w:sz w:val="28"/>
                <w:szCs w:val="28"/>
                <w:rPrChange w:id="982" w:author="Sasha Azazlov" w:date="2026-05-20T12:39:00Z" w16du:dateUtc="2026-05-20T09:39:00Z">
                  <w:rPr>
                    <w:noProof/>
                    <w:webHidden/>
                  </w:rPr>
                </w:rPrChange>
              </w:rPr>
              <w:tab/>
            </w:r>
            <w:r w:rsidRPr="00AA66E8">
              <w:rPr>
                <w:rFonts w:ascii="Times New Roman" w:hAnsi="Times New Roman"/>
                <w:noProof/>
                <w:webHidden/>
                <w:sz w:val="28"/>
                <w:szCs w:val="28"/>
                <w:rPrChange w:id="98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984" w:author="Sasha Azazlov" w:date="2026-05-20T12:39:00Z" w16du:dateUtc="2026-05-20T09:39:00Z">
                  <w:rPr>
                    <w:noProof/>
                    <w:webHidden/>
                  </w:rPr>
                </w:rPrChange>
              </w:rPr>
              <w:instrText xml:space="preserve"> PAGEREF _Toc230173192 \h </w:instrText>
            </w:r>
            <w:r w:rsidRPr="00AA66E8">
              <w:rPr>
                <w:rFonts w:ascii="Times New Roman" w:hAnsi="Times New Roman"/>
                <w:noProof/>
                <w:webHidden/>
                <w:sz w:val="28"/>
                <w:szCs w:val="28"/>
                <w:rPrChange w:id="985" w:author="Sasha Azazlov" w:date="2026-05-20T12:39:00Z" w16du:dateUtc="2026-05-20T09:39:00Z">
                  <w:rPr>
                    <w:noProof/>
                    <w:webHidden/>
                  </w:rPr>
                </w:rPrChange>
              </w:rPr>
            </w:r>
            <w:r w:rsidRPr="00AA66E8">
              <w:rPr>
                <w:rFonts w:ascii="Times New Roman" w:hAnsi="Times New Roman"/>
                <w:noProof/>
                <w:webHidden/>
                <w:sz w:val="28"/>
                <w:szCs w:val="28"/>
                <w:rPrChange w:id="98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987" w:author="Sasha Azazlov" w:date="2026-05-20T12:39:00Z" w16du:dateUtc="2026-05-20T09:39:00Z">
                  <w:rPr>
                    <w:noProof/>
                    <w:webHidden/>
                  </w:rPr>
                </w:rPrChange>
              </w:rPr>
              <w:t>40</w:t>
            </w:r>
            <w:r w:rsidRPr="00AA66E8">
              <w:rPr>
                <w:rFonts w:ascii="Times New Roman" w:hAnsi="Times New Roman"/>
                <w:noProof/>
                <w:webHidden/>
                <w:sz w:val="28"/>
                <w:szCs w:val="28"/>
                <w:rPrChange w:id="98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98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990" w:author="Sasha Azazlov" w:date="2026-05-20T12:38:00Z" w16du:dateUtc="2026-05-20T09:38:00Z"/>
              <w:rFonts w:ascii="Times New Roman" w:eastAsiaTheme="minorEastAsia" w:hAnsi="Times New Roman"/>
              <w:i w:val="0"/>
              <w:iCs w:val="0"/>
              <w:noProof/>
              <w:kern w:val="2"/>
              <w:sz w:val="28"/>
              <w:szCs w:val="28"/>
              <w14:ligatures w14:val="standardContextual"/>
              <w:rPrChange w:id="991" w:author="Sasha Azazlov" w:date="2026-05-20T12:39:00Z" w16du:dateUtc="2026-05-20T09:39:00Z">
                <w:rPr>
                  <w:ins w:id="992" w:author="Sasha Azazlov" w:date="2026-05-20T12:38:00Z" w16du:dateUtc="2026-05-20T09:38:00Z"/>
                  <w:rFonts w:eastAsiaTheme="minorEastAsia" w:cstheme="minorBidi"/>
                  <w:i w:val="0"/>
                  <w:iCs w:val="0"/>
                  <w:noProof/>
                  <w:kern w:val="2"/>
                  <w:sz w:val="24"/>
                  <w:szCs w:val="24"/>
                  <w14:ligatures w14:val="standardContextual"/>
                </w:rPr>
              </w:rPrChange>
            </w:rPr>
          </w:pPr>
          <w:ins w:id="993" w:author="Sasha Azazlov" w:date="2026-05-20T12:38:00Z" w16du:dateUtc="2026-05-20T09:38:00Z">
            <w:r w:rsidRPr="00AA66E8">
              <w:rPr>
                <w:rStyle w:val="a3"/>
                <w:rFonts w:ascii="Times New Roman" w:hAnsi="Times New Roman"/>
                <w:noProof/>
                <w:sz w:val="28"/>
                <w:szCs w:val="28"/>
                <w:rPrChange w:id="99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99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996" w:author="Sasha Azazlov" w:date="2026-05-20T12:39:00Z" w16du:dateUtc="2026-05-20T09:39:00Z">
                  <w:rPr>
                    <w:noProof/>
                  </w:rPr>
                </w:rPrChange>
              </w:rPr>
              <w:instrText>HYPERLINK \l "_Toc230173193"</w:instrText>
            </w:r>
            <w:r w:rsidRPr="00AA66E8">
              <w:rPr>
                <w:rStyle w:val="a3"/>
                <w:rFonts w:ascii="Times New Roman" w:hAnsi="Times New Roman"/>
                <w:noProof/>
                <w:sz w:val="28"/>
                <w:szCs w:val="28"/>
                <w:rPrChange w:id="99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998" w:author="Sasha Azazlov" w:date="2026-05-20T12:39:00Z" w16du:dateUtc="2026-05-20T09:39:00Z">
                  <w:rPr>
                    <w:rStyle w:val="a3"/>
                    <w:noProof/>
                  </w:rPr>
                </w:rPrChange>
              </w:rPr>
            </w:r>
            <w:r w:rsidRPr="00AA66E8">
              <w:rPr>
                <w:rStyle w:val="a3"/>
                <w:rFonts w:ascii="Times New Roman" w:hAnsi="Times New Roman"/>
                <w:noProof/>
                <w:sz w:val="28"/>
                <w:szCs w:val="28"/>
                <w:rPrChange w:id="99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000" w:author="Sasha Azazlov" w:date="2026-05-20T12:39:00Z" w16du:dateUtc="2026-05-20T09:39:00Z">
                  <w:rPr>
                    <w:rStyle w:val="a3"/>
                    <w:rFonts w:ascii="Times New Roman" w:hAnsi="Times New Roman"/>
                    <w:noProof/>
                  </w:rPr>
                </w:rPrChange>
              </w:rPr>
              <w:t>3.1.5 Таблица </w:t>
            </w:r>
            <w:r w:rsidRPr="00AA66E8">
              <w:rPr>
                <w:rStyle w:val="a3"/>
                <w:rFonts w:ascii="Times New Roman" w:hAnsi="Times New Roman"/>
                <w:noProof/>
                <w:sz w:val="28"/>
                <w:szCs w:val="28"/>
                <w:bdr w:val="none" w:sz="0" w:space="0" w:color="auto" w:frame="1"/>
                <w:rPrChange w:id="1001" w:author="Sasha Azazlov" w:date="2026-05-20T12:39:00Z" w16du:dateUtc="2026-05-20T09:39:00Z">
                  <w:rPr>
                    <w:rStyle w:val="a3"/>
                    <w:rFonts w:ascii="Times New Roman" w:hAnsi="Times New Roman"/>
                    <w:noProof/>
                    <w:bdr w:val="none" w:sz="0" w:space="0" w:color="auto" w:frame="1"/>
                  </w:rPr>
                </w:rPrChange>
              </w:rPr>
              <w:t>password_history</w:t>
            </w:r>
            <w:r w:rsidRPr="00AA66E8">
              <w:rPr>
                <w:rFonts w:ascii="Times New Roman" w:hAnsi="Times New Roman"/>
                <w:noProof/>
                <w:webHidden/>
                <w:sz w:val="28"/>
                <w:szCs w:val="28"/>
                <w:rPrChange w:id="1002" w:author="Sasha Azazlov" w:date="2026-05-20T12:39:00Z" w16du:dateUtc="2026-05-20T09:39:00Z">
                  <w:rPr>
                    <w:noProof/>
                    <w:webHidden/>
                  </w:rPr>
                </w:rPrChange>
              </w:rPr>
              <w:tab/>
            </w:r>
            <w:r w:rsidRPr="00AA66E8">
              <w:rPr>
                <w:rFonts w:ascii="Times New Roman" w:hAnsi="Times New Roman"/>
                <w:noProof/>
                <w:webHidden/>
                <w:sz w:val="28"/>
                <w:szCs w:val="28"/>
                <w:rPrChange w:id="100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004" w:author="Sasha Azazlov" w:date="2026-05-20T12:39:00Z" w16du:dateUtc="2026-05-20T09:39:00Z">
                  <w:rPr>
                    <w:noProof/>
                    <w:webHidden/>
                  </w:rPr>
                </w:rPrChange>
              </w:rPr>
              <w:instrText xml:space="preserve"> PAGEREF _Toc230173193 \h </w:instrText>
            </w:r>
            <w:r w:rsidRPr="00AA66E8">
              <w:rPr>
                <w:rFonts w:ascii="Times New Roman" w:hAnsi="Times New Roman"/>
                <w:noProof/>
                <w:webHidden/>
                <w:sz w:val="28"/>
                <w:szCs w:val="28"/>
                <w:rPrChange w:id="1005" w:author="Sasha Azazlov" w:date="2026-05-20T12:39:00Z" w16du:dateUtc="2026-05-20T09:39:00Z">
                  <w:rPr>
                    <w:noProof/>
                    <w:webHidden/>
                  </w:rPr>
                </w:rPrChange>
              </w:rPr>
            </w:r>
            <w:r w:rsidRPr="00AA66E8">
              <w:rPr>
                <w:rFonts w:ascii="Times New Roman" w:hAnsi="Times New Roman"/>
                <w:noProof/>
                <w:webHidden/>
                <w:sz w:val="28"/>
                <w:szCs w:val="28"/>
                <w:rPrChange w:id="100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007" w:author="Sasha Azazlov" w:date="2026-05-20T12:39:00Z" w16du:dateUtc="2026-05-20T09:39:00Z">
                  <w:rPr>
                    <w:noProof/>
                    <w:webHidden/>
                  </w:rPr>
                </w:rPrChange>
              </w:rPr>
              <w:t>41</w:t>
            </w:r>
            <w:r w:rsidRPr="00AA66E8">
              <w:rPr>
                <w:rFonts w:ascii="Times New Roman" w:hAnsi="Times New Roman"/>
                <w:noProof/>
                <w:webHidden/>
                <w:sz w:val="28"/>
                <w:szCs w:val="28"/>
                <w:rPrChange w:id="100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00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010" w:author="Sasha Azazlov" w:date="2026-05-20T12:38:00Z" w16du:dateUtc="2026-05-20T09:38:00Z"/>
              <w:rFonts w:ascii="Times New Roman" w:eastAsiaTheme="minorEastAsia" w:hAnsi="Times New Roman"/>
              <w:i w:val="0"/>
              <w:iCs w:val="0"/>
              <w:noProof/>
              <w:kern w:val="2"/>
              <w:sz w:val="28"/>
              <w:szCs w:val="28"/>
              <w14:ligatures w14:val="standardContextual"/>
              <w:rPrChange w:id="1011" w:author="Sasha Azazlov" w:date="2026-05-20T12:39:00Z" w16du:dateUtc="2026-05-20T09:39:00Z">
                <w:rPr>
                  <w:ins w:id="1012" w:author="Sasha Azazlov" w:date="2026-05-20T12:38:00Z" w16du:dateUtc="2026-05-20T09:38:00Z"/>
                  <w:rFonts w:eastAsiaTheme="minorEastAsia" w:cstheme="minorBidi"/>
                  <w:i w:val="0"/>
                  <w:iCs w:val="0"/>
                  <w:noProof/>
                  <w:kern w:val="2"/>
                  <w:sz w:val="24"/>
                  <w:szCs w:val="24"/>
                  <w14:ligatures w14:val="standardContextual"/>
                </w:rPr>
              </w:rPrChange>
            </w:rPr>
          </w:pPr>
          <w:ins w:id="1013" w:author="Sasha Azazlov" w:date="2026-05-20T12:38:00Z" w16du:dateUtc="2026-05-20T09:38:00Z">
            <w:r w:rsidRPr="00AA66E8">
              <w:rPr>
                <w:rStyle w:val="a3"/>
                <w:rFonts w:ascii="Times New Roman" w:hAnsi="Times New Roman"/>
                <w:noProof/>
                <w:sz w:val="28"/>
                <w:szCs w:val="28"/>
                <w:rPrChange w:id="101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01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016" w:author="Sasha Azazlov" w:date="2026-05-20T12:39:00Z" w16du:dateUtc="2026-05-20T09:39:00Z">
                  <w:rPr>
                    <w:noProof/>
                  </w:rPr>
                </w:rPrChange>
              </w:rPr>
              <w:instrText>HYPERLINK \l "_Toc230173194"</w:instrText>
            </w:r>
            <w:r w:rsidRPr="00AA66E8">
              <w:rPr>
                <w:rStyle w:val="a3"/>
                <w:rFonts w:ascii="Times New Roman" w:hAnsi="Times New Roman"/>
                <w:noProof/>
                <w:sz w:val="28"/>
                <w:szCs w:val="28"/>
                <w:rPrChange w:id="101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018" w:author="Sasha Azazlov" w:date="2026-05-20T12:39:00Z" w16du:dateUtc="2026-05-20T09:39:00Z">
                  <w:rPr>
                    <w:rStyle w:val="a3"/>
                    <w:noProof/>
                  </w:rPr>
                </w:rPrChange>
              </w:rPr>
            </w:r>
            <w:r w:rsidRPr="00AA66E8">
              <w:rPr>
                <w:rStyle w:val="a3"/>
                <w:rFonts w:ascii="Times New Roman" w:hAnsi="Times New Roman"/>
                <w:noProof/>
                <w:sz w:val="28"/>
                <w:szCs w:val="28"/>
                <w:rPrChange w:id="101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020" w:author="Sasha Azazlov" w:date="2026-05-20T12:39:00Z" w16du:dateUtc="2026-05-20T09:39:00Z">
                  <w:rPr>
                    <w:rStyle w:val="a3"/>
                    <w:rFonts w:ascii="Times New Roman" w:hAnsi="Times New Roman"/>
                    <w:noProof/>
                  </w:rPr>
                </w:rPrChange>
              </w:rPr>
              <w:t>3.1.6 Таблица </w:t>
            </w:r>
            <w:r w:rsidRPr="00AA66E8">
              <w:rPr>
                <w:rStyle w:val="a3"/>
                <w:rFonts w:ascii="Times New Roman" w:hAnsi="Times New Roman"/>
                <w:noProof/>
                <w:sz w:val="28"/>
                <w:szCs w:val="28"/>
                <w:bdr w:val="none" w:sz="0" w:space="0" w:color="auto" w:frame="1"/>
                <w:rPrChange w:id="1021" w:author="Sasha Azazlov" w:date="2026-05-20T12:39:00Z" w16du:dateUtc="2026-05-20T09:39:00Z">
                  <w:rPr>
                    <w:rStyle w:val="a3"/>
                    <w:rFonts w:ascii="Times New Roman" w:hAnsi="Times New Roman"/>
                    <w:noProof/>
                    <w:bdr w:val="none" w:sz="0" w:space="0" w:color="auto" w:frame="1"/>
                  </w:rPr>
                </w:rPrChange>
              </w:rPr>
              <w:t>security_logs</w:t>
            </w:r>
            <w:r w:rsidRPr="00AA66E8">
              <w:rPr>
                <w:rFonts w:ascii="Times New Roman" w:hAnsi="Times New Roman"/>
                <w:noProof/>
                <w:webHidden/>
                <w:sz w:val="28"/>
                <w:szCs w:val="28"/>
                <w:rPrChange w:id="1022" w:author="Sasha Azazlov" w:date="2026-05-20T12:39:00Z" w16du:dateUtc="2026-05-20T09:39:00Z">
                  <w:rPr>
                    <w:noProof/>
                    <w:webHidden/>
                  </w:rPr>
                </w:rPrChange>
              </w:rPr>
              <w:tab/>
            </w:r>
            <w:r w:rsidRPr="00AA66E8">
              <w:rPr>
                <w:rFonts w:ascii="Times New Roman" w:hAnsi="Times New Roman"/>
                <w:noProof/>
                <w:webHidden/>
                <w:sz w:val="28"/>
                <w:szCs w:val="28"/>
                <w:rPrChange w:id="102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024" w:author="Sasha Azazlov" w:date="2026-05-20T12:39:00Z" w16du:dateUtc="2026-05-20T09:39:00Z">
                  <w:rPr>
                    <w:noProof/>
                    <w:webHidden/>
                  </w:rPr>
                </w:rPrChange>
              </w:rPr>
              <w:instrText xml:space="preserve"> PAGEREF _Toc230173194 \h </w:instrText>
            </w:r>
            <w:r w:rsidRPr="00AA66E8">
              <w:rPr>
                <w:rFonts w:ascii="Times New Roman" w:hAnsi="Times New Roman"/>
                <w:noProof/>
                <w:webHidden/>
                <w:sz w:val="28"/>
                <w:szCs w:val="28"/>
                <w:rPrChange w:id="1025" w:author="Sasha Azazlov" w:date="2026-05-20T12:39:00Z" w16du:dateUtc="2026-05-20T09:39:00Z">
                  <w:rPr>
                    <w:noProof/>
                    <w:webHidden/>
                  </w:rPr>
                </w:rPrChange>
              </w:rPr>
            </w:r>
            <w:r w:rsidRPr="00AA66E8">
              <w:rPr>
                <w:rFonts w:ascii="Times New Roman" w:hAnsi="Times New Roman"/>
                <w:noProof/>
                <w:webHidden/>
                <w:sz w:val="28"/>
                <w:szCs w:val="28"/>
                <w:rPrChange w:id="102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027" w:author="Sasha Azazlov" w:date="2026-05-20T12:39:00Z" w16du:dateUtc="2026-05-20T09:39:00Z">
                  <w:rPr>
                    <w:noProof/>
                    <w:webHidden/>
                  </w:rPr>
                </w:rPrChange>
              </w:rPr>
              <w:t>42</w:t>
            </w:r>
            <w:r w:rsidRPr="00AA66E8">
              <w:rPr>
                <w:rFonts w:ascii="Times New Roman" w:hAnsi="Times New Roman"/>
                <w:noProof/>
                <w:webHidden/>
                <w:sz w:val="28"/>
                <w:szCs w:val="28"/>
                <w:rPrChange w:id="102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02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030" w:author="Sasha Azazlov" w:date="2026-05-20T12:38:00Z" w16du:dateUtc="2026-05-20T09:38:00Z"/>
              <w:rFonts w:ascii="Times New Roman" w:eastAsiaTheme="minorEastAsia" w:hAnsi="Times New Roman"/>
              <w:i w:val="0"/>
              <w:iCs w:val="0"/>
              <w:noProof/>
              <w:kern w:val="2"/>
              <w:sz w:val="28"/>
              <w:szCs w:val="28"/>
              <w14:ligatures w14:val="standardContextual"/>
              <w:rPrChange w:id="1031" w:author="Sasha Azazlov" w:date="2026-05-20T12:39:00Z" w16du:dateUtc="2026-05-20T09:39:00Z">
                <w:rPr>
                  <w:ins w:id="1032" w:author="Sasha Azazlov" w:date="2026-05-20T12:38:00Z" w16du:dateUtc="2026-05-20T09:38:00Z"/>
                  <w:rFonts w:eastAsiaTheme="minorEastAsia" w:cstheme="minorBidi"/>
                  <w:i w:val="0"/>
                  <w:iCs w:val="0"/>
                  <w:noProof/>
                  <w:kern w:val="2"/>
                  <w:sz w:val="24"/>
                  <w:szCs w:val="24"/>
                  <w14:ligatures w14:val="standardContextual"/>
                </w:rPr>
              </w:rPrChange>
            </w:rPr>
          </w:pPr>
          <w:ins w:id="1033" w:author="Sasha Azazlov" w:date="2026-05-20T12:38:00Z" w16du:dateUtc="2026-05-20T09:38:00Z">
            <w:r w:rsidRPr="00AA66E8">
              <w:rPr>
                <w:rStyle w:val="a3"/>
                <w:rFonts w:ascii="Times New Roman" w:hAnsi="Times New Roman"/>
                <w:noProof/>
                <w:sz w:val="28"/>
                <w:szCs w:val="28"/>
                <w:rPrChange w:id="103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03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036" w:author="Sasha Azazlov" w:date="2026-05-20T12:39:00Z" w16du:dateUtc="2026-05-20T09:39:00Z">
                  <w:rPr>
                    <w:noProof/>
                  </w:rPr>
                </w:rPrChange>
              </w:rPr>
              <w:instrText>HYPERLINK \l "_Toc230173195"</w:instrText>
            </w:r>
            <w:r w:rsidRPr="00AA66E8">
              <w:rPr>
                <w:rStyle w:val="a3"/>
                <w:rFonts w:ascii="Times New Roman" w:hAnsi="Times New Roman"/>
                <w:noProof/>
                <w:sz w:val="28"/>
                <w:szCs w:val="28"/>
                <w:rPrChange w:id="103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038" w:author="Sasha Azazlov" w:date="2026-05-20T12:39:00Z" w16du:dateUtc="2026-05-20T09:39:00Z">
                  <w:rPr>
                    <w:rStyle w:val="a3"/>
                    <w:noProof/>
                  </w:rPr>
                </w:rPrChange>
              </w:rPr>
            </w:r>
            <w:r w:rsidRPr="00AA66E8">
              <w:rPr>
                <w:rStyle w:val="a3"/>
                <w:rFonts w:ascii="Times New Roman" w:hAnsi="Times New Roman"/>
                <w:noProof/>
                <w:sz w:val="28"/>
                <w:szCs w:val="28"/>
                <w:rPrChange w:id="103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040" w:author="Sasha Azazlov" w:date="2026-05-20T12:39:00Z" w16du:dateUtc="2026-05-20T09:39:00Z">
                  <w:rPr>
                    <w:rStyle w:val="a3"/>
                    <w:rFonts w:ascii="Times New Roman" w:hAnsi="Times New Roman"/>
                    <w:noProof/>
                  </w:rPr>
                </w:rPrChange>
              </w:rPr>
              <w:t>3.1.7 Таблица </w:t>
            </w:r>
            <w:r w:rsidRPr="00AA66E8">
              <w:rPr>
                <w:rStyle w:val="a3"/>
                <w:rFonts w:ascii="Times New Roman" w:hAnsi="Times New Roman"/>
                <w:noProof/>
                <w:sz w:val="28"/>
                <w:szCs w:val="28"/>
                <w:bdr w:val="none" w:sz="0" w:space="0" w:color="auto" w:frame="1"/>
                <w:rPrChange w:id="1041" w:author="Sasha Azazlov" w:date="2026-05-20T12:39:00Z" w16du:dateUtc="2026-05-20T09:39:00Z">
                  <w:rPr>
                    <w:rStyle w:val="a3"/>
                    <w:rFonts w:ascii="Times New Roman" w:hAnsi="Times New Roman"/>
                    <w:noProof/>
                    <w:bdr w:val="none" w:sz="0" w:space="0" w:color="auto" w:frame="1"/>
                  </w:rPr>
                </w:rPrChange>
              </w:rPr>
              <w:t>app_settings</w:t>
            </w:r>
            <w:r w:rsidRPr="00AA66E8">
              <w:rPr>
                <w:rFonts w:ascii="Times New Roman" w:hAnsi="Times New Roman"/>
                <w:noProof/>
                <w:webHidden/>
                <w:sz w:val="28"/>
                <w:szCs w:val="28"/>
                <w:rPrChange w:id="1042" w:author="Sasha Azazlov" w:date="2026-05-20T12:39:00Z" w16du:dateUtc="2026-05-20T09:39:00Z">
                  <w:rPr>
                    <w:noProof/>
                    <w:webHidden/>
                  </w:rPr>
                </w:rPrChange>
              </w:rPr>
              <w:tab/>
            </w:r>
            <w:r w:rsidRPr="00AA66E8">
              <w:rPr>
                <w:rFonts w:ascii="Times New Roman" w:hAnsi="Times New Roman"/>
                <w:noProof/>
                <w:webHidden/>
                <w:sz w:val="28"/>
                <w:szCs w:val="28"/>
                <w:rPrChange w:id="104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044" w:author="Sasha Azazlov" w:date="2026-05-20T12:39:00Z" w16du:dateUtc="2026-05-20T09:39:00Z">
                  <w:rPr>
                    <w:noProof/>
                    <w:webHidden/>
                  </w:rPr>
                </w:rPrChange>
              </w:rPr>
              <w:instrText xml:space="preserve"> PAGEREF _Toc230173195 \h </w:instrText>
            </w:r>
            <w:r w:rsidRPr="00AA66E8">
              <w:rPr>
                <w:rFonts w:ascii="Times New Roman" w:hAnsi="Times New Roman"/>
                <w:noProof/>
                <w:webHidden/>
                <w:sz w:val="28"/>
                <w:szCs w:val="28"/>
                <w:rPrChange w:id="1045" w:author="Sasha Azazlov" w:date="2026-05-20T12:39:00Z" w16du:dateUtc="2026-05-20T09:39:00Z">
                  <w:rPr>
                    <w:noProof/>
                    <w:webHidden/>
                  </w:rPr>
                </w:rPrChange>
              </w:rPr>
            </w:r>
            <w:r w:rsidRPr="00AA66E8">
              <w:rPr>
                <w:rFonts w:ascii="Times New Roman" w:hAnsi="Times New Roman"/>
                <w:noProof/>
                <w:webHidden/>
                <w:sz w:val="28"/>
                <w:szCs w:val="28"/>
                <w:rPrChange w:id="104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047" w:author="Sasha Azazlov" w:date="2026-05-20T12:39:00Z" w16du:dateUtc="2026-05-20T09:39:00Z">
                  <w:rPr>
                    <w:noProof/>
                    <w:webHidden/>
                  </w:rPr>
                </w:rPrChange>
              </w:rPr>
              <w:t>43</w:t>
            </w:r>
            <w:r w:rsidRPr="00AA66E8">
              <w:rPr>
                <w:rFonts w:ascii="Times New Roman" w:hAnsi="Times New Roman"/>
                <w:noProof/>
                <w:webHidden/>
                <w:sz w:val="28"/>
                <w:szCs w:val="28"/>
                <w:rPrChange w:id="104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04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050" w:author="Sasha Azazlov" w:date="2026-05-20T12:38:00Z" w16du:dateUtc="2026-05-20T09:38:00Z"/>
              <w:rFonts w:ascii="Times New Roman" w:eastAsiaTheme="minorEastAsia" w:hAnsi="Times New Roman"/>
              <w:i w:val="0"/>
              <w:iCs w:val="0"/>
              <w:noProof/>
              <w:kern w:val="2"/>
              <w:sz w:val="28"/>
              <w:szCs w:val="28"/>
              <w14:ligatures w14:val="standardContextual"/>
              <w:rPrChange w:id="1051" w:author="Sasha Azazlov" w:date="2026-05-20T12:39:00Z" w16du:dateUtc="2026-05-20T09:39:00Z">
                <w:rPr>
                  <w:ins w:id="1052" w:author="Sasha Azazlov" w:date="2026-05-20T12:38:00Z" w16du:dateUtc="2026-05-20T09:38:00Z"/>
                  <w:rFonts w:eastAsiaTheme="minorEastAsia" w:cstheme="minorBidi"/>
                  <w:i w:val="0"/>
                  <w:iCs w:val="0"/>
                  <w:noProof/>
                  <w:kern w:val="2"/>
                  <w:sz w:val="24"/>
                  <w:szCs w:val="24"/>
                  <w14:ligatures w14:val="standardContextual"/>
                </w:rPr>
              </w:rPrChange>
            </w:rPr>
          </w:pPr>
          <w:ins w:id="1053" w:author="Sasha Azazlov" w:date="2026-05-20T12:38:00Z" w16du:dateUtc="2026-05-20T09:38:00Z">
            <w:r w:rsidRPr="00AA66E8">
              <w:rPr>
                <w:rStyle w:val="a3"/>
                <w:rFonts w:ascii="Times New Roman" w:hAnsi="Times New Roman"/>
                <w:noProof/>
                <w:sz w:val="28"/>
                <w:szCs w:val="28"/>
                <w:rPrChange w:id="105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05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056" w:author="Sasha Azazlov" w:date="2026-05-20T12:39:00Z" w16du:dateUtc="2026-05-20T09:39:00Z">
                  <w:rPr>
                    <w:noProof/>
                  </w:rPr>
                </w:rPrChange>
              </w:rPr>
              <w:instrText>HYPERLINK \l "_Toc230173196"</w:instrText>
            </w:r>
            <w:r w:rsidRPr="00AA66E8">
              <w:rPr>
                <w:rStyle w:val="a3"/>
                <w:rFonts w:ascii="Times New Roman" w:hAnsi="Times New Roman"/>
                <w:noProof/>
                <w:sz w:val="28"/>
                <w:szCs w:val="28"/>
                <w:rPrChange w:id="105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058" w:author="Sasha Azazlov" w:date="2026-05-20T12:39:00Z" w16du:dateUtc="2026-05-20T09:39:00Z">
                  <w:rPr>
                    <w:rStyle w:val="a3"/>
                    <w:noProof/>
                  </w:rPr>
                </w:rPrChange>
              </w:rPr>
            </w:r>
            <w:r w:rsidRPr="00AA66E8">
              <w:rPr>
                <w:rStyle w:val="a3"/>
                <w:rFonts w:ascii="Times New Roman" w:hAnsi="Times New Roman"/>
                <w:noProof/>
                <w:sz w:val="28"/>
                <w:szCs w:val="28"/>
                <w:rPrChange w:id="105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060" w:author="Sasha Azazlov" w:date="2026-05-20T12:39:00Z" w16du:dateUtc="2026-05-20T09:39:00Z">
                  <w:rPr>
                    <w:rStyle w:val="a3"/>
                    <w:rFonts w:ascii="Times New Roman" w:hAnsi="Times New Roman"/>
                    <w:noProof/>
                  </w:rPr>
                </w:rPrChange>
              </w:rPr>
              <w:t>3.1.8 Таблица profiles</w:t>
            </w:r>
            <w:r w:rsidRPr="00AA66E8">
              <w:rPr>
                <w:rFonts w:ascii="Times New Roman" w:hAnsi="Times New Roman"/>
                <w:noProof/>
                <w:webHidden/>
                <w:sz w:val="28"/>
                <w:szCs w:val="28"/>
                <w:rPrChange w:id="1061" w:author="Sasha Azazlov" w:date="2026-05-20T12:39:00Z" w16du:dateUtc="2026-05-20T09:39:00Z">
                  <w:rPr>
                    <w:noProof/>
                    <w:webHidden/>
                  </w:rPr>
                </w:rPrChange>
              </w:rPr>
              <w:tab/>
            </w:r>
            <w:r w:rsidRPr="00AA66E8">
              <w:rPr>
                <w:rFonts w:ascii="Times New Roman" w:hAnsi="Times New Roman"/>
                <w:noProof/>
                <w:webHidden/>
                <w:sz w:val="28"/>
                <w:szCs w:val="28"/>
                <w:rPrChange w:id="106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063" w:author="Sasha Azazlov" w:date="2026-05-20T12:39:00Z" w16du:dateUtc="2026-05-20T09:39:00Z">
                  <w:rPr>
                    <w:noProof/>
                    <w:webHidden/>
                  </w:rPr>
                </w:rPrChange>
              </w:rPr>
              <w:instrText xml:space="preserve"> PAGEREF _Toc230173196 \h </w:instrText>
            </w:r>
            <w:r w:rsidRPr="00AA66E8">
              <w:rPr>
                <w:rFonts w:ascii="Times New Roman" w:hAnsi="Times New Roman"/>
                <w:noProof/>
                <w:webHidden/>
                <w:sz w:val="28"/>
                <w:szCs w:val="28"/>
                <w:rPrChange w:id="1064" w:author="Sasha Azazlov" w:date="2026-05-20T12:39:00Z" w16du:dateUtc="2026-05-20T09:39:00Z">
                  <w:rPr>
                    <w:noProof/>
                    <w:webHidden/>
                  </w:rPr>
                </w:rPrChange>
              </w:rPr>
            </w:r>
            <w:r w:rsidRPr="00AA66E8">
              <w:rPr>
                <w:rFonts w:ascii="Times New Roman" w:hAnsi="Times New Roman"/>
                <w:noProof/>
                <w:webHidden/>
                <w:sz w:val="28"/>
                <w:szCs w:val="28"/>
                <w:rPrChange w:id="106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066" w:author="Sasha Azazlov" w:date="2026-05-20T12:39:00Z" w16du:dateUtc="2026-05-20T09:39:00Z">
                  <w:rPr>
                    <w:noProof/>
                    <w:webHidden/>
                  </w:rPr>
                </w:rPrChange>
              </w:rPr>
              <w:t>43</w:t>
            </w:r>
            <w:r w:rsidRPr="00AA66E8">
              <w:rPr>
                <w:rFonts w:ascii="Times New Roman" w:hAnsi="Times New Roman"/>
                <w:noProof/>
                <w:webHidden/>
                <w:sz w:val="28"/>
                <w:szCs w:val="28"/>
                <w:rPrChange w:id="106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06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069" w:author="Sasha Azazlov" w:date="2026-05-20T12:38:00Z" w16du:dateUtc="2026-05-20T09:38:00Z"/>
              <w:rFonts w:ascii="Times New Roman" w:eastAsiaTheme="minorEastAsia" w:hAnsi="Times New Roman"/>
              <w:i w:val="0"/>
              <w:iCs w:val="0"/>
              <w:noProof/>
              <w:kern w:val="2"/>
              <w:sz w:val="28"/>
              <w:szCs w:val="28"/>
              <w14:ligatures w14:val="standardContextual"/>
              <w:rPrChange w:id="1070" w:author="Sasha Azazlov" w:date="2026-05-20T12:39:00Z" w16du:dateUtc="2026-05-20T09:39:00Z">
                <w:rPr>
                  <w:ins w:id="1071" w:author="Sasha Azazlov" w:date="2026-05-20T12:38:00Z" w16du:dateUtc="2026-05-20T09:38:00Z"/>
                  <w:rFonts w:eastAsiaTheme="minorEastAsia" w:cstheme="minorBidi"/>
                  <w:i w:val="0"/>
                  <w:iCs w:val="0"/>
                  <w:noProof/>
                  <w:kern w:val="2"/>
                  <w:sz w:val="24"/>
                  <w:szCs w:val="24"/>
                  <w14:ligatures w14:val="standardContextual"/>
                </w:rPr>
              </w:rPrChange>
            </w:rPr>
          </w:pPr>
          <w:ins w:id="1072" w:author="Sasha Azazlov" w:date="2026-05-20T12:38:00Z" w16du:dateUtc="2026-05-20T09:38:00Z">
            <w:r w:rsidRPr="00AA66E8">
              <w:rPr>
                <w:rStyle w:val="a3"/>
                <w:rFonts w:ascii="Times New Roman" w:hAnsi="Times New Roman"/>
                <w:noProof/>
                <w:sz w:val="28"/>
                <w:szCs w:val="28"/>
                <w:rPrChange w:id="107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07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075" w:author="Sasha Azazlov" w:date="2026-05-20T12:39:00Z" w16du:dateUtc="2026-05-20T09:39:00Z">
                  <w:rPr>
                    <w:noProof/>
                  </w:rPr>
                </w:rPrChange>
              </w:rPr>
              <w:instrText>HYPERLINK \l "_Toc230173197"</w:instrText>
            </w:r>
            <w:r w:rsidRPr="00AA66E8">
              <w:rPr>
                <w:rStyle w:val="a3"/>
                <w:rFonts w:ascii="Times New Roman" w:hAnsi="Times New Roman"/>
                <w:noProof/>
                <w:sz w:val="28"/>
                <w:szCs w:val="28"/>
                <w:rPrChange w:id="107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077" w:author="Sasha Azazlov" w:date="2026-05-20T12:39:00Z" w16du:dateUtc="2026-05-20T09:39:00Z">
                  <w:rPr>
                    <w:rStyle w:val="a3"/>
                    <w:noProof/>
                  </w:rPr>
                </w:rPrChange>
              </w:rPr>
            </w:r>
            <w:r w:rsidRPr="00AA66E8">
              <w:rPr>
                <w:rStyle w:val="a3"/>
                <w:rFonts w:ascii="Times New Roman" w:hAnsi="Times New Roman"/>
                <w:noProof/>
                <w:sz w:val="28"/>
                <w:szCs w:val="28"/>
                <w:rPrChange w:id="107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079" w:author="Sasha Azazlov" w:date="2026-05-20T12:39:00Z" w16du:dateUtc="2026-05-20T09:39:00Z">
                  <w:rPr>
                    <w:rStyle w:val="a3"/>
                    <w:rFonts w:ascii="Times New Roman" w:hAnsi="Times New Roman"/>
                    <w:noProof/>
                  </w:rPr>
                </w:rPrChange>
              </w:rPr>
              <w:t>3.1.9 Таблица auth_data</w:t>
            </w:r>
            <w:r w:rsidRPr="00AA66E8">
              <w:rPr>
                <w:rFonts w:ascii="Times New Roman" w:hAnsi="Times New Roman"/>
                <w:noProof/>
                <w:webHidden/>
                <w:sz w:val="28"/>
                <w:szCs w:val="28"/>
                <w:rPrChange w:id="1080" w:author="Sasha Azazlov" w:date="2026-05-20T12:39:00Z" w16du:dateUtc="2026-05-20T09:39:00Z">
                  <w:rPr>
                    <w:noProof/>
                    <w:webHidden/>
                  </w:rPr>
                </w:rPrChange>
              </w:rPr>
              <w:tab/>
            </w:r>
            <w:r w:rsidRPr="00AA66E8">
              <w:rPr>
                <w:rFonts w:ascii="Times New Roman" w:hAnsi="Times New Roman"/>
                <w:noProof/>
                <w:webHidden/>
                <w:sz w:val="28"/>
                <w:szCs w:val="28"/>
                <w:rPrChange w:id="108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082" w:author="Sasha Azazlov" w:date="2026-05-20T12:39:00Z" w16du:dateUtc="2026-05-20T09:39:00Z">
                  <w:rPr>
                    <w:noProof/>
                    <w:webHidden/>
                  </w:rPr>
                </w:rPrChange>
              </w:rPr>
              <w:instrText xml:space="preserve"> PAGEREF _Toc230173197 \h </w:instrText>
            </w:r>
            <w:r w:rsidRPr="00AA66E8">
              <w:rPr>
                <w:rFonts w:ascii="Times New Roman" w:hAnsi="Times New Roman"/>
                <w:noProof/>
                <w:webHidden/>
                <w:sz w:val="28"/>
                <w:szCs w:val="28"/>
                <w:rPrChange w:id="1083" w:author="Sasha Azazlov" w:date="2026-05-20T12:39:00Z" w16du:dateUtc="2026-05-20T09:39:00Z">
                  <w:rPr>
                    <w:noProof/>
                    <w:webHidden/>
                  </w:rPr>
                </w:rPrChange>
              </w:rPr>
            </w:r>
            <w:r w:rsidRPr="00AA66E8">
              <w:rPr>
                <w:rFonts w:ascii="Times New Roman" w:hAnsi="Times New Roman"/>
                <w:noProof/>
                <w:webHidden/>
                <w:sz w:val="28"/>
                <w:szCs w:val="28"/>
                <w:rPrChange w:id="108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085" w:author="Sasha Azazlov" w:date="2026-05-20T12:39:00Z" w16du:dateUtc="2026-05-20T09:39:00Z">
                  <w:rPr>
                    <w:noProof/>
                    <w:webHidden/>
                  </w:rPr>
                </w:rPrChange>
              </w:rPr>
              <w:t>44</w:t>
            </w:r>
            <w:r w:rsidRPr="00AA66E8">
              <w:rPr>
                <w:rFonts w:ascii="Times New Roman" w:hAnsi="Times New Roman"/>
                <w:noProof/>
                <w:webHidden/>
                <w:sz w:val="28"/>
                <w:szCs w:val="28"/>
                <w:rPrChange w:id="108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08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088" w:author="Sasha Azazlov" w:date="2026-05-20T12:38:00Z" w16du:dateUtc="2026-05-20T09:38:00Z"/>
              <w:rFonts w:ascii="Times New Roman" w:eastAsiaTheme="minorEastAsia" w:hAnsi="Times New Roman"/>
              <w:i w:val="0"/>
              <w:iCs w:val="0"/>
              <w:noProof/>
              <w:kern w:val="2"/>
              <w:sz w:val="28"/>
              <w:szCs w:val="28"/>
              <w14:ligatures w14:val="standardContextual"/>
              <w:rPrChange w:id="1089" w:author="Sasha Azazlov" w:date="2026-05-20T12:39:00Z" w16du:dateUtc="2026-05-20T09:39:00Z">
                <w:rPr>
                  <w:ins w:id="1090" w:author="Sasha Azazlov" w:date="2026-05-20T12:38:00Z" w16du:dateUtc="2026-05-20T09:38:00Z"/>
                  <w:rFonts w:eastAsiaTheme="minorEastAsia" w:cstheme="minorBidi"/>
                  <w:i w:val="0"/>
                  <w:iCs w:val="0"/>
                  <w:noProof/>
                  <w:kern w:val="2"/>
                  <w:sz w:val="24"/>
                  <w:szCs w:val="24"/>
                  <w14:ligatures w14:val="standardContextual"/>
                </w:rPr>
              </w:rPrChange>
            </w:rPr>
          </w:pPr>
          <w:ins w:id="1091" w:author="Sasha Azazlov" w:date="2026-05-20T12:38:00Z" w16du:dateUtc="2026-05-20T09:38:00Z">
            <w:r w:rsidRPr="00AA66E8">
              <w:rPr>
                <w:rStyle w:val="a3"/>
                <w:rFonts w:ascii="Times New Roman" w:hAnsi="Times New Roman"/>
                <w:noProof/>
                <w:sz w:val="28"/>
                <w:szCs w:val="28"/>
                <w:rPrChange w:id="109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09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094" w:author="Sasha Azazlov" w:date="2026-05-20T12:39:00Z" w16du:dateUtc="2026-05-20T09:39:00Z">
                  <w:rPr>
                    <w:noProof/>
                  </w:rPr>
                </w:rPrChange>
              </w:rPr>
              <w:instrText>HYPERLINK \l "_Toc230173198"</w:instrText>
            </w:r>
            <w:r w:rsidRPr="00AA66E8">
              <w:rPr>
                <w:rStyle w:val="a3"/>
                <w:rFonts w:ascii="Times New Roman" w:hAnsi="Times New Roman"/>
                <w:noProof/>
                <w:sz w:val="28"/>
                <w:szCs w:val="28"/>
                <w:rPrChange w:id="109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096" w:author="Sasha Azazlov" w:date="2026-05-20T12:39:00Z" w16du:dateUtc="2026-05-20T09:39:00Z">
                  <w:rPr>
                    <w:rStyle w:val="a3"/>
                    <w:noProof/>
                  </w:rPr>
                </w:rPrChange>
              </w:rPr>
            </w:r>
            <w:r w:rsidRPr="00AA66E8">
              <w:rPr>
                <w:rStyle w:val="a3"/>
                <w:rFonts w:ascii="Times New Roman" w:hAnsi="Times New Roman"/>
                <w:noProof/>
                <w:sz w:val="28"/>
                <w:szCs w:val="28"/>
                <w:rPrChange w:id="109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lang w:val="en-US"/>
                <w:rPrChange w:id="1098" w:author="Sasha Azazlov" w:date="2026-05-20T12:39:00Z" w16du:dateUtc="2026-05-20T09:39:00Z">
                  <w:rPr>
                    <w:rStyle w:val="a3"/>
                    <w:rFonts w:ascii="Times New Roman" w:hAnsi="Times New Roman"/>
                    <w:noProof/>
                    <w:lang w:val="en-US"/>
                  </w:rPr>
                </w:rPrChange>
              </w:rPr>
              <w:t xml:space="preserve">3.1.10 </w:t>
            </w:r>
            <w:r w:rsidRPr="00AA66E8">
              <w:rPr>
                <w:rStyle w:val="a3"/>
                <w:rFonts w:ascii="Times New Roman" w:hAnsi="Times New Roman"/>
                <w:noProof/>
                <w:sz w:val="28"/>
                <w:szCs w:val="28"/>
                <w:rPrChange w:id="1099" w:author="Sasha Azazlov" w:date="2026-05-20T12:39:00Z" w16du:dateUtc="2026-05-20T09:39:00Z">
                  <w:rPr>
                    <w:rStyle w:val="a3"/>
                    <w:rFonts w:ascii="Times New Roman" w:hAnsi="Times New Roman"/>
                    <w:noProof/>
                  </w:rPr>
                </w:rPrChange>
              </w:rPr>
              <w:t>Расширение</w:t>
            </w:r>
            <w:r w:rsidRPr="00AA66E8">
              <w:rPr>
                <w:rStyle w:val="a3"/>
                <w:rFonts w:ascii="Times New Roman" w:hAnsi="Times New Roman"/>
                <w:noProof/>
                <w:sz w:val="28"/>
                <w:szCs w:val="28"/>
                <w:lang w:val="en-US"/>
                <w:rPrChange w:id="1100" w:author="Sasha Azazlov" w:date="2026-05-20T12:39:00Z" w16du:dateUtc="2026-05-20T09:39:00Z">
                  <w:rPr>
                    <w:rStyle w:val="a3"/>
                    <w:rFonts w:ascii="Times New Roman" w:hAnsi="Times New Roman"/>
                    <w:noProof/>
                    <w:lang w:val="en-US"/>
                  </w:rPr>
                </w:rPrChange>
              </w:rPr>
              <w:t xml:space="preserve"> password_entries </w:t>
            </w:r>
            <w:r w:rsidRPr="00AA66E8">
              <w:rPr>
                <w:rStyle w:val="a3"/>
                <w:rFonts w:ascii="Times New Roman" w:hAnsi="Times New Roman"/>
                <w:noProof/>
                <w:sz w:val="28"/>
                <w:szCs w:val="28"/>
                <w:rPrChange w:id="1101" w:author="Sasha Azazlov" w:date="2026-05-20T12:39:00Z" w16du:dateUtc="2026-05-20T09:39:00Z">
                  <w:rPr>
                    <w:rStyle w:val="a3"/>
                    <w:rFonts w:ascii="Times New Roman" w:hAnsi="Times New Roman"/>
                    <w:noProof/>
                  </w:rPr>
                </w:rPrChange>
              </w:rPr>
              <w:t>и</w:t>
            </w:r>
            <w:r w:rsidRPr="00AA66E8">
              <w:rPr>
                <w:rStyle w:val="a3"/>
                <w:rFonts w:ascii="Times New Roman" w:hAnsi="Times New Roman"/>
                <w:noProof/>
                <w:sz w:val="28"/>
                <w:szCs w:val="28"/>
                <w:lang w:val="en-US"/>
                <w:rPrChange w:id="1102" w:author="Sasha Azazlov" w:date="2026-05-20T12:39:00Z" w16du:dateUtc="2026-05-20T09:39:00Z">
                  <w:rPr>
                    <w:rStyle w:val="a3"/>
                    <w:rFonts w:ascii="Times New Roman" w:hAnsi="Times New Roman"/>
                    <w:noProof/>
                    <w:lang w:val="en-US"/>
                  </w:rPr>
                </w:rPrChange>
              </w:rPr>
              <w:t xml:space="preserve"> password_history</w:t>
            </w:r>
            <w:r w:rsidRPr="00AA66E8">
              <w:rPr>
                <w:rFonts w:ascii="Times New Roman" w:hAnsi="Times New Roman"/>
                <w:noProof/>
                <w:webHidden/>
                <w:sz w:val="28"/>
                <w:szCs w:val="28"/>
                <w:rPrChange w:id="1103" w:author="Sasha Azazlov" w:date="2026-05-20T12:39:00Z" w16du:dateUtc="2026-05-20T09:39:00Z">
                  <w:rPr>
                    <w:noProof/>
                    <w:webHidden/>
                  </w:rPr>
                </w:rPrChange>
              </w:rPr>
              <w:tab/>
            </w:r>
            <w:r w:rsidRPr="00AA66E8">
              <w:rPr>
                <w:rFonts w:ascii="Times New Roman" w:hAnsi="Times New Roman"/>
                <w:noProof/>
                <w:webHidden/>
                <w:sz w:val="28"/>
                <w:szCs w:val="28"/>
                <w:rPrChange w:id="110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105" w:author="Sasha Azazlov" w:date="2026-05-20T12:39:00Z" w16du:dateUtc="2026-05-20T09:39:00Z">
                  <w:rPr>
                    <w:noProof/>
                    <w:webHidden/>
                  </w:rPr>
                </w:rPrChange>
              </w:rPr>
              <w:instrText xml:space="preserve"> PAGEREF _Toc230173198 \h </w:instrText>
            </w:r>
            <w:r w:rsidRPr="00AA66E8">
              <w:rPr>
                <w:rFonts w:ascii="Times New Roman" w:hAnsi="Times New Roman"/>
                <w:noProof/>
                <w:webHidden/>
                <w:sz w:val="28"/>
                <w:szCs w:val="28"/>
                <w:rPrChange w:id="1106" w:author="Sasha Azazlov" w:date="2026-05-20T12:39:00Z" w16du:dateUtc="2026-05-20T09:39:00Z">
                  <w:rPr>
                    <w:noProof/>
                    <w:webHidden/>
                  </w:rPr>
                </w:rPrChange>
              </w:rPr>
            </w:r>
            <w:r w:rsidRPr="00AA66E8">
              <w:rPr>
                <w:rFonts w:ascii="Times New Roman" w:hAnsi="Times New Roman"/>
                <w:noProof/>
                <w:webHidden/>
                <w:sz w:val="28"/>
                <w:szCs w:val="28"/>
                <w:rPrChange w:id="110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108" w:author="Sasha Azazlov" w:date="2026-05-20T12:39:00Z" w16du:dateUtc="2026-05-20T09:39:00Z">
                  <w:rPr>
                    <w:noProof/>
                    <w:webHidden/>
                  </w:rPr>
                </w:rPrChange>
              </w:rPr>
              <w:t>44</w:t>
            </w:r>
            <w:r w:rsidRPr="00AA66E8">
              <w:rPr>
                <w:rFonts w:ascii="Times New Roman" w:hAnsi="Times New Roman"/>
                <w:noProof/>
                <w:webHidden/>
                <w:sz w:val="28"/>
                <w:szCs w:val="28"/>
                <w:rPrChange w:id="110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110"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111" w:author="Sasha Azazlov" w:date="2026-05-20T12:38:00Z" w16du:dateUtc="2026-05-20T09:38:00Z"/>
              <w:rFonts w:ascii="Times New Roman" w:eastAsiaTheme="minorEastAsia" w:hAnsi="Times New Roman"/>
              <w:i w:val="0"/>
              <w:iCs w:val="0"/>
              <w:noProof/>
              <w:kern w:val="2"/>
              <w:sz w:val="28"/>
              <w:szCs w:val="28"/>
              <w14:ligatures w14:val="standardContextual"/>
              <w:rPrChange w:id="1112" w:author="Sasha Azazlov" w:date="2026-05-20T12:39:00Z" w16du:dateUtc="2026-05-20T09:39:00Z">
                <w:rPr>
                  <w:ins w:id="1113" w:author="Sasha Azazlov" w:date="2026-05-20T12:38:00Z" w16du:dateUtc="2026-05-20T09:38:00Z"/>
                  <w:rFonts w:eastAsiaTheme="minorEastAsia" w:cstheme="minorBidi"/>
                  <w:i w:val="0"/>
                  <w:iCs w:val="0"/>
                  <w:noProof/>
                  <w:kern w:val="2"/>
                  <w:sz w:val="24"/>
                  <w:szCs w:val="24"/>
                  <w14:ligatures w14:val="standardContextual"/>
                </w:rPr>
              </w:rPrChange>
            </w:rPr>
          </w:pPr>
          <w:ins w:id="1114" w:author="Sasha Azazlov" w:date="2026-05-20T12:38:00Z" w16du:dateUtc="2026-05-20T09:38:00Z">
            <w:r w:rsidRPr="00AA66E8">
              <w:rPr>
                <w:rStyle w:val="a3"/>
                <w:rFonts w:ascii="Times New Roman" w:hAnsi="Times New Roman"/>
                <w:noProof/>
                <w:sz w:val="28"/>
                <w:szCs w:val="28"/>
                <w:rPrChange w:id="111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11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117" w:author="Sasha Azazlov" w:date="2026-05-20T12:39:00Z" w16du:dateUtc="2026-05-20T09:39:00Z">
                  <w:rPr>
                    <w:noProof/>
                  </w:rPr>
                </w:rPrChange>
              </w:rPr>
              <w:instrText>HYPERLINK \l "_Toc230173199"</w:instrText>
            </w:r>
            <w:r w:rsidRPr="00AA66E8">
              <w:rPr>
                <w:rStyle w:val="a3"/>
                <w:rFonts w:ascii="Times New Roman" w:hAnsi="Times New Roman"/>
                <w:noProof/>
                <w:sz w:val="28"/>
                <w:szCs w:val="28"/>
                <w:rPrChange w:id="111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119" w:author="Sasha Azazlov" w:date="2026-05-20T12:39:00Z" w16du:dateUtc="2026-05-20T09:39:00Z">
                  <w:rPr>
                    <w:rStyle w:val="a3"/>
                    <w:noProof/>
                  </w:rPr>
                </w:rPrChange>
              </w:rPr>
            </w:r>
            <w:r w:rsidRPr="00AA66E8">
              <w:rPr>
                <w:rStyle w:val="a3"/>
                <w:rFonts w:ascii="Times New Roman" w:hAnsi="Times New Roman"/>
                <w:noProof/>
                <w:sz w:val="28"/>
                <w:szCs w:val="28"/>
                <w:rPrChange w:id="112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121" w:author="Sasha Azazlov" w:date="2026-05-20T12:39:00Z" w16du:dateUtc="2026-05-20T09:39:00Z">
                  <w:rPr>
                    <w:rStyle w:val="a3"/>
                    <w:rFonts w:ascii="Times New Roman" w:hAnsi="Times New Roman"/>
                    <w:noProof/>
                  </w:rPr>
                </w:rPrChange>
              </w:rPr>
              <w:t>3.1.11 Особенности схемы password_configs</w:t>
            </w:r>
            <w:r w:rsidRPr="00AA66E8">
              <w:rPr>
                <w:rFonts w:ascii="Times New Roman" w:hAnsi="Times New Roman"/>
                <w:noProof/>
                <w:webHidden/>
                <w:sz w:val="28"/>
                <w:szCs w:val="28"/>
                <w:rPrChange w:id="1122" w:author="Sasha Azazlov" w:date="2026-05-20T12:39:00Z" w16du:dateUtc="2026-05-20T09:39:00Z">
                  <w:rPr>
                    <w:noProof/>
                    <w:webHidden/>
                  </w:rPr>
                </w:rPrChange>
              </w:rPr>
              <w:tab/>
            </w:r>
            <w:r w:rsidRPr="00AA66E8">
              <w:rPr>
                <w:rFonts w:ascii="Times New Roman" w:hAnsi="Times New Roman"/>
                <w:noProof/>
                <w:webHidden/>
                <w:sz w:val="28"/>
                <w:szCs w:val="28"/>
                <w:rPrChange w:id="112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124" w:author="Sasha Azazlov" w:date="2026-05-20T12:39:00Z" w16du:dateUtc="2026-05-20T09:39:00Z">
                  <w:rPr>
                    <w:noProof/>
                    <w:webHidden/>
                  </w:rPr>
                </w:rPrChange>
              </w:rPr>
              <w:instrText xml:space="preserve"> PAGEREF _Toc230173199 \h </w:instrText>
            </w:r>
            <w:r w:rsidRPr="00AA66E8">
              <w:rPr>
                <w:rFonts w:ascii="Times New Roman" w:hAnsi="Times New Roman"/>
                <w:noProof/>
                <w:webHidden/>
                <w:sz w:val="28"/>
                <w:szCs w:val="28"/>
                <w:rPrChange w:id="1125" w:author="Sasha Azazlov" w:date="2026-05-20T12:39:00Z" w16du:dateUtc="2026-05-20T09:39:00Z">
                  <w:rPr>
                    <w:noProof/>
                    <w:webHidden/>
                  </w:rPr>
                </w:rPrChange>
              </w:rPr>
            </w:r>
            <w:r w:rsidRPr="00AA66E8">
              <w:rPr>
                <w:rFonts w:ascii="Times New Roman" w:hAnsi="Times New Roman"/>
                <w:noProof/>
                <w:webHidden/>
                <w:sz w:val="28"/>
                <w:szCs w:val="28"/>
                <w:rPrChange w:id="112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127" w:author="Sasha Azazlov" w:date="2026-05-20T12:39:00Z" w16du:dateUtc="2026-05-20T09:39:00Z">
                  <w:rPr>
                    <w:noProof/>
                    <w:webHidden/>
                  </w:rPr>
                </w:rPrChange>
              </w:rPr>
              <w:t>45</w:t>
            </w:r>
            <w:r w:rsidRPr="00AA66E8">
              <w:rPr>
                <w:rFonts w:ascii="Times New Roman" w:hAnsi="Times New Roman"/>
                <w:noProof/>
                <w:webHidden/>
                <w:sz w:val="28"/>
                <w:szCs w:val="28"/>
                <w:rPrChange w:id="112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12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130" w:author="Sasha Azazlov" w:date="2026-05-20T12:38:00Z" w16du:dateUtc="2026-05-20T09:38:00Z"/>
              <w:rFonts w:ascii="Times New Roman" w:eastAsiaTheme="minorEastAsia" w:hAnsi="Times New Roman"/>
              <w:i w:val="0"/>
              <w:iCs w:val="0"/>
              <w:noProof/>
              <w:kern w:val="2"/>
              <w:sz w:val="28"/>
              <w:szCs w:val="28"/>
              <w14:ligatures w14:val="standardContextual"/>
              <w:rPrChange w:id="1131" w:author="Sasha Azazlov" w:date="2026-05-20T12:39:00Z" w16du:dateUtc="2026-05-20T09:39:00Z">
                <w:rPr>
                  <w:ins w:id="1132" w:author="Sasha Azazlov" w:date="2026-05-20T12:38:00Z" w16du:dateUtc="2026-05-20T09:38:00Z"/>
                  <w:rFonts w:eastAsiaTheme="minorEastAsia" w:cstheme="minorBidi"/>
                  <w:i w:val="0"/>
                  <w:iCs w:val="0"/>
                  <w:noProof/>
                  <w:kern w:val="2"/>
                  <w:sz w:val="24"/>
                  <w:szCs w:val="24"/>
                  <w14:ligatures w14:val="standardContextual"/>
                </w:rPr>
              </w:rPrChange>
            </w:rPr>
          </w:pPr>
          <w:ins w:id="1133" w:author="Sasha Azazlov" w:date="2026-05-20T12:38:00Z" w16du:dateUtc="2026-05-20T09:38:00Z">
            <w:r w:rsidRPr="00AA66E8">
              <w:rPr>
                <w:rStyle w:val="a3"/>
                <w:rFonts w:ascii="Times New Roman" w:hAnsi="Times New Roman"/>
                <w:noProof/>
                <w:sz w:val="28"/>
                <w:szCs w:val="28"/>
                <w:rPrChange w:id="113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13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136" w:author="Sasha Azazlov" w:date="2026-05-20T12:39:00Z" w16du:dateUtc="2026-05-20T09:39:00Z">
                  <w:rPr>
                    <w:noProof/>
                  </w:rPr>
                </w:rPrChange>
              </w:rPr>
              <w:instrText>HYPERLINK \l "_Toc230173200"</w:instrText>
            </w:r>
            <w:r w:rsidRPr="00AA66E8">
              <w:rPr>
                <w:rStyle w:val="a3"/>
                <w:rFonts w:ascii="Times New Roman" w:hAnsi="Times New Roman"/>
                <w:noProof/>
                <w:sz w:val="28"/>
                <w:szCs w:val="28"/>
                <w:rPrChange w:id="113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138" w:author="Sasha Azazlov" w:date="2026-05-20T12:39:00Z" w16du:dateUtc="2026-05-20T09:39:00Z">
                  <w:rPr>
                    <w:rStyle w:val="a3"/>
                    <w:noProof/>
                  </w:rPr>
                </w:rPrChange>
              </w:rPr>
            </w:r>
            <w:r w:rsidRPr="00AA66E8">
              <w:rPr>
                <w:rStyle w:val="a3"/>
                <w:rFonts w:ascii="Times New Roman" w:hAnsi="Times New Roman"/>
                <w:noProof/>
                <w:sz w:val="28"/>
                <w:szCs w:val="28"/>
                <w:rPrChange w:id="113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140" w:author="Sasha Azazlov" w:date="2026-05-20T12:39:00Z" w16du:dateUtc="2026-05-20T09:39:00Z">
                  <w:rPr>
                    <w:rStyle w:val="a3"/>
                    <w:rFonts w:ascii="Times New Roman" w:hAnsi="Times New Roman"/>
                    <w:noProof/>
                  </w:rPr>
                </w:rPrChange>
              </w:rPr>
              <w:t>3.1.12 Особенности схемы security_logs</w:t>
            </w:r>
            <w:r w:rsidRPr="00AA66E8">
              <w:rPr>
                <w:rFonts w:ascii="Times New Roman" w:hAnsi="Times New Roman"/>
                <w:noProof/>
                <w:webHidden/>
                <w:sz w:val="28"/>
                <w:szCs w:val="28"/>
                <w:rPrChange w:id="1141" w:author="Sasha Azazlov" w:date="2026-05-20T12:39:00Z" w16du:dateUtc="2026-05-20T09:39:00Z">
                  <w:rPr>
                    <w:noProof/>
                    <w:webHidden/>
                  </w:rPr>
                </w:rPrChange>
              </w:rPr>
              <w:tab/>
            </w:r>
            <w:r w:rsidRPr="00AA66E8">
              <w:rPr>
                <w:rFonts w:ascii="Times New Roman" w:hAnsi="Times New Roman"/>
                <w:noProof/>
                <w:webHidden/>
                <w:sz w:val="28"/>
                <w:szCs w:val="28"/>
                <w:rPrChange w:id="114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143" w:author="Sasha Azazlov" w:date="2026-05-20T12:39:00Z" w16du:dateUtc="2026-05-20T09:39:00Z">
                  <w:rPr>
                    <w:noProof/>
                    <w:webHidden/>
                  </w:rPr>
                </w:rPrChange>
              </w:rPr>
              <w:instrText xml:space="preserve"> PAGEREF _Toc230173200 \h </w:instrText>
            </w:r>
            <w:r w:rsidRPr="00AA66E8">
              <w:rPr>
                <w:rFonts w:ascii="Times New Roman" w:hAnsi="Times New Roman"/>
                <w:noProof/>
                <w:webHidden/>
                <w:sz w:val="28"/>
                <w:szCs w:val="28"/>
                <w:rPrChange w:id="1144" w:author="Sasha Azazlov" w:date="2026-05-20T12:39:00Z" w16du:dateUtc="2026-05-20T09:39:00Z">
                  <w:rPr>
                    <w:noProof/>
                    <w:webHidden/>
                  </w:rPr>
                </w:rPrChange>
              </w:rPr>
            </w:r>
            <w:r w:rsidRPr="00AA66E8">
              <w:rPr>
                <w:rFonts w:ascii="Times New Roman" w:hAnsi="Times New Roman"/>
                <w:noProof/>
                <w:webHidden/>
                <w:sz w:val="28"/>
                <w:szCs w:val="28"/>
                <w:rPrChange w:id="114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146" w:author="Sasha Azazlov" w:date="2026-05-20T12:39:00Z" w16du:dateUtc="2026-05-20T09:39:00Z">
                  <w:rPr>
                    <w:noProof/>
                    <w:webHidden/>
                  </w:rPr>
                </w:rPrChange>
              </w:rPr>
              <w:t>45</w:t>
            </w:r>
            <w:r w:rsidRPr="00AA66E8">
              <w:rPr>
                <w:rFonts w:ascii="Times New Roman" w:hAnsi="Times New Roman"/>
                <w:noProof/>
                <w:webHidden/>
                <w:sz w:val="28"/>
                <w:szCs w:val="28"/>
                <w:rPrChange w:id="114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148"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149" w:author="Sasha Azazlov" w:date="2026-05-20T12:38:00Z" w16du:dateUtc="2026-05-20T09:38:00Z"/>
              <w:rFonts w:ascii="Times New Roman" w:eastAsiaTheme="minorEastAsia" w:hAnsi="Times New Roman"/>
              <w:smallCaps w:val="0"/>
              <w:noProof/>
              <w:kern w:val="2"/>
              <w:sz w:val="28"/>
              <w:szCs w:val="28"/>
              <w14:ligatures w14:val="standardContextual"/>
              <w:rPrChange w:id="1150" w:author="Sasha Azazlov" w:date="2026-05-20T12:39:00Z" w16du:dateUtc="2026-05-20T09:39:00Z">
                <w:rPr>
                  <w:ins w:id="1151" w:author="Sasha Azazlov" w:date="2026-05-20T12:38:00Z" w16du:dateUtc="2026-05-20T09:38:00Z"/>
                  <w:rFonts w:eastAsiaTheme="minorEastAsia" w:cstheme="minorBidi"/>
                  <w:smallCaps w:val="0"/>
                  <w:noProof/>
                  <w:kern w:val="2"/>
                  <w:sz w:val="24"/>
                  <w:szCs w:val="24"/>
                  <w14:ligatures w14:val="standardContextual"/>
                </w:rPr>
              </w:rPrChange>
            </w:rPr>
          </w:pPr>
          <w:ins w:id="1152" w:author="Sasha Azazlov" w:date="2026-05-20T12:38:00Z" w16du:dateUtc="2026-05-20T09:38:00Z">
            <w:r w:rsidRPr="00AA66E8">
              <w:rPr>
                <w:rStyle w:val="a3"/>
                <w:rFonts w:ascii="Times New Roman" w:hAnsi="Times New Roman"/>
                <w:noProof/>
                <w:sz w:val="28"/>
                <w:szCs w:val="28"/>
                <w:rPrChange w:id="115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15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155" w:author="Sasha Azazlov" w:date="2026-05-20T12:39:00Z" w16du:dateUtc="2026-05-20T09:39:00Z">
                  <w:rPr>
                    <w:noProof/>
                  </w:rPr>
                </w:rPrChange>
              </w:rPr>
              <w:instrText>HYPERLINK \l "_Toc230173201"</w:instrText>
            </w:r>
            <w:r w:rsidRPr="00AA66E8">
              <w:rPr>
                <w:rStyle w:val="a3"/>
                <w:rFonts w:ascii="Times New Roman" w:hAnsi="Times New Roman"/>
                <w:noProof/>
                <w:sz w:val="28"/>
                <w:szCs w:val="28"/>
                <w:rPrChange w:id="115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157" w:author="Sasha Azazlov" w:date="2026-05-20T12:39:00Z" w16du:dateUtc="2026-05-20T09:39:00Z">
                  <w:rPr>
                    <w:rStyle w:val="a3"/>
                    <w:noProof/>
                  </w:rPr>
                </w:rPrChange>
              </w:rPr>
            </w:r>
            <w:r w:rsidRPr="00AA66E8">
              <w:rPr>
                <w:rStyle w:val="a3"/>
                <w:rFonts w:ascii="Times New Roman" w:hAnsi="Times New Roman"/>
                <w:noProof/>
                <w:sz w:val="28"/>
                <w:szCs w:val="28"/>
                <w:rPrChange w:id="115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159" w:author="Sasha Azazlov" w:date="2026-05-20T12:39:00Z" w16du:dateUtc="2026-05-20T09:39:00Z">
                  <w:rPr>
                    <w:rStyle w:val="a3"/>
                    <w:noProof/>
                  </w:rPr>
                </w:rPrChange>
              </w:rPr>
              <w:t>3.2 Реализация криптографической защиты</w:t>
            </w:r>
            <w:r w:rsidRPr="00AA66E8">
              <w:rPr>
                <w:rFonts w:ascii="Times New Roman" w:hAnsi="Times New Roman"/>
                <w:noProof/>
                <w:webHidden/>
                <w:sz w:val="28"/>
                <w:szCs w:val="28"/>
                <w:rPrChange w:id="1160" w:author="Sasha Azazlov" w:date="2026-05-20T12:39:00Z" w16du:dateUtc="2026-05-20T09:39:00Z">
                  <w:rPr>
                    <w:noProof/>
                    <w:webHidden/>
                  </w:rPr>
                </w:rPrChange>
              </w:rPr>
              <w:tab/>
            </w:r>
            <w:r w:rsidRPr="00AA66E8">
              <w:rPr>
                <w:rFonts w:ascii="Times New Roman" w:hAnsi="Times New Roman"/>
                <w:noProof/>
                <w:webHidden/>
                <w:sz w:val="28"/>
                <w:szCs w:val="28"/>
                <w:rPrChange w:id="116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162" w:author="Sasha Azazlov" w:date="2026-05-20T12:39:00Z" w16du:dateUtc="2026-05-20T09:39:00Z">
                  <w:rPr>
                    <w:noProof/>
                    <w:webHidden/>
                  </w:rPr>
                </w:rPrChange>
              </w:rPr>
              <w:instrText xml:space="preserve"> PAGEREF _Toc230173201 \h </w:instrText>
            </w:r>
            <w:r w:rsidRPr="00AA66E8">
              <w:rPr>
                <w:rFonts w:ascii="Times New Roman" w:hAnsi="Times New Roman"/>
                <w:noProof/>
                <w:webHidden/>
                <w:sz w:val="28"/>
                <w:szCs w:val="28"/>
                <w:rPrChange w:id="1163" w:author="Sasha Azazlov" w:date="2026-05-20T12:39:00Z" w16du:dateUtc="2026-05-20T09:39:00Z">
                  <w:rPr>
                    <w:noProof/>
                    <w:webHidden/>
                  </w:rPr>
                </w:rPrChange>
              </w:rPr>
            </w:r>
            <w:r w:rsidRPr="00AA66E8">
              <w:rPr>
                <w:rFonts w:ascii="Times New Roman" w:hAnsi="Times New Roman"/>
                <w:noProof/>
                <w:webHidden/>
                <w:sz w:val="28"/>
                <w:szCs w:val="28"/>
                <w:rPrChange w:id="116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165" w:author="Sasha Azazlov" w:date="2026-05-20T12:39:00Z" w16du:dateUtc="2026-05-20T09:39:00Z">
                  <w:rPr>
                    <w:noProof/>
                    <w:webHidden/>
                  </w:rPr>
                </w:rPrChange>
              </w:rPr>
              <w:t>45</w:t>
            </w:r>
            <w:r w:rsidRPr="00AA66E8">
              <w:rPr>
                <w:rFonts w:ascii="Times New Roman" w:hAnsi="Times New Roman"/>
                <w:noProof/>
                <w:webHidden/>
                <w:sz w:val="28"/>
                <w:szCs w:val="28"/>
                <w:rPrChange w:id="116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16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168" w:author="Sasha Azazlov" w:date="2026-05-20T12:38:00Z" w16du:dateUtc="2026-05-20T09:38:00Z"/>
              <w:rFonts w:ascii="Times New Roman" w:eastAsiaTheme="minorEastAsia" w:hAnsi="Times New Roman"/>
              <w:i w:val="0"/>
              <w:iCs w:val="0"/>
              <w:noProof/>
              <w:kern w:val="2"/>
              <w:sz w:val="28"/>
              <w:szCs w:val="28"/>
              <w14:ligatures w14:val="standardContextual"/>
              <w:rPrChange w:id="1169" w:author="Sasha Azazlov" w:date="2026-05-20T12:39:00Z" w16du:dateUtc="2026-05-20T09:39:00Z">
                <w:rPr>
                  <w:ins w:id="1170" w:author="Sasha Azazlov" w:date="2026-05-20T12:38:00Z" w16du:dateUtc="2026-05-20T09:38:00Z"/>
                  <w:rFonts w:eastAsiaTheme="minorEastAsia" w:cstheme="minorBidi"/>
                  <w:i w:val="0"/>
                  <w:iCs w:val="0"/>
                  <w:noProof/>
                  <w:kern w:val="2"/>
                  <w:sz w:val="24"/>
                  <w:szCs w:val="24"/>
                  <w14:ligatures w14:val="standardContextual"/>
                </w:rPr>
              </w:rPrChange>
            </w:rPr>
          </w:pPr>
          <w:ins w:id="1171" w:author="Sasha Azazlov" w:date="2026-05-20T12:38:00Z" w16du:dateUtc="2026-05-20T09:38:00Z">
            <w:r w:rsidRPr="00AA66E8">
              <w:rPr>
                <w:rStyle w:val="a3"/>
                <w:rFonts w:ascii="Times New Roman" w:hAnsi="Times New Roman"/>
                <w:noProof/>
                <w:sz w:val="28"/>
                <w:szCs w:val="28"/>
                <w:rPrChange w:id="117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17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174" w:author="Sasha Azazlov" w:date="2026-05-20T12:39:00Z" w16du:dateUtc="2026-05-20T09:39:00Z">
                  <w:rPr>
                    <w:noProof/>
                  </w:rPr>
                </w:rPrChange>
              </w:rPr>
              <w:instrText>HYPERLINK \l "_Toc230173202"</w:instrText>
            </w:r>
            <w:r w:rsidRPr="00AA66E8">
              <w:rPr>
                <w:rStyle w:val="a3"/>
                <w:rFonts w:ascii="Times New Roman" w:hAnsi="Times New Roman"/>
                <w:noProof/>
                <w:sz w:val="28"/>
                <w:szCs w:val="28"/>
                <w:rPrChange w:id="117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176" w:author="Sasha Azazlov" w:date="2026-05-20T12:39:00Z" w16du:dateUtc="2026-05-20T09:39:00Z">
                  <w:rPr>
                    <w:rStyle w:val="a3"/>
                    <w:noProof/>
                  </w:rPr>
                </w:rPrChange>
              </w:rPr>
            </w:r>
            <w:r w:rsidRPr="00AA66E8">
              <w:rPr>
                <w:rStyle w:val="a3"/>
                <w:rFonts w:ascii="Times New Roman" w:hAnsi="Times New Roman"/>
                <w:noProof/>
                <w:sz w:val="28"/>
                <w:szCs w:val="28"/>
                <w:rPrChange w:id="117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178" w:author="Sasha Azazlov" w:date="2026-05-20T12:39:00Z" w16du:dateUtc="2026-05-20T09:39:00Z">
                  <w:rPr>
                    <w:rStyle w:val="a3"/>
                    <w:rFonts w:ascii="Times New Roman" w:hAnsi="Times New Roman"/>
                    <w:noProof/>
                  </w:rPr>
                </w:rPrChange>
              </w:rPr>
              <w:t>3.2.1 Общая концепция</w:t>
            </w:r>
            <w:r w:rsidRPr="00AA66E8">
              <w:rPr>
                <w:rFonts w:ascii="Times New Roman" w:hAnsi="Times New Roman"/>
                <w:noProof/>
                <w:webHidden/>
                <w:sz w:val="28"/>
                <w:szCs w:val="28"/>
                <w:rPrChange w:id="1179" w:author="Sasha Azazlov" w:date="2026-05-20T12:39:00Z" w16du:dateUtc="2026-05-20T09:39:00Z">
                  <w:rPr>
                    <w:noProof/>
                    <w:webHidden/>
                  </w:rPr>
                </w:rPrChange>
              </w:rPr>
              <w:tab/>
            </w:r>
            <w:r w:rsidRPr="00AA66E8">
              <w:rPr>
                <w:rFonts w:ascii="Times New Roman" w:hAnsi="Times New Roman"/>
                <w:noProof/>
                <w:webHidden/>
                <w:sz w:val="28"/>
                <w:szCs w:val="28"/>
                <w:rPrChange w:id="118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181" w:author="Sasha Azazlov" w:date="2026-05-20T12:39:00Z" w16du:dateUtc="2026-05-20T09:39:00Z">
                  <w:rPr>
                    <w:noProof/>
                    <w:webHidden/>
                  </w:rPr>
                </w:rPrChange>
              </w:rPr>
              <w:instrText xml:space="preserve"> PAGEREF _Toc230173202 \h </w:instrText>
            </w:r>
            <w:r w:rsidRPr="00AA66E8">
              <w:rPr>
                <w:rFonts w:ascii="Times New Roman" w:hAnsi="Times New Roman"/>
                <w:noProof/>
                <w:webHidden/>
                <w:sz w:val="28"/>
                <w:szCs w:val="28"/>
                <w:rPrChange w:id="1182" w:author="Sasha Azazlov" w:date="2026-05-20T12:39:00Z" w16du:dateUtc="2026-05-20T09:39:00Z">
                  <w:rPr>
                    <w:noProof/>
                    <w:webHidden/>
                  </w:rPr>
                </w:rPrChange>
              </w:rPr>
            </w:r>
            <w:r w:rsidRPr="00AA66E8">
              <w:rPr>
                <w:rFonts w:ascii="Times New Roman" w:hAnsi="Times New Roman"/>
                <w:noProof/>
                <w:webHidden/>
                <w:sz w:val="28"/>
                <w:szCs w:val="28"/>
                <w:rPrChange w:id="118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184" w:author="Sasha Azazlov" w:date="2026-05-20T12:39:00Z" w16du:dateUtc="2026-05-20T09:39:00Z">
                  <w:rPr>
                    <w:noProof/>
                    <w:webHidden/>
                  </w:rPr>
                </w:rPrChange>
              </w:rPr>
              <w:t>45</w:t>
            </w:r>
            <w:r w:rsidRPr="00AA66E8">
              <w:rPr>
                <w:rFonts w:ascii="Times New Roman" w:hAnsi="Times New Roman"/>
                <w:noProof/>
                <w:webHidden/>
                <w:sz w:val="28"/>
                <w:szCs w:val="28"/>
                <w:rPrChange w:id="118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186"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187" w:author="Sasha Azazlov" w:date="2026-05-20T12:38:00Z" w16du:dateUtc="2026-05-20T09:38:00Z"/>
              <w:rFonts w:ascii="Times New Roman" w:eastAsiaTheme="minorEastAsia" w:hAnsi="Times New Roman"/>
              <w:i w:val="0"/>
              <w:iCs w:val="0"/>
              <w:noProof/>
              <w:kern w:val="2"/>
              <w:sz w:val="28"/>
              <w:szCs w:val="28"/>
              <w14:ligatures w14:val="standardContextual"/>
              <w:rPrChange w:id="1188" w:author="Sasha Azazlov" w:date="2026-05-20T12:39:00Z" w16du:dateUtc="2026-05-20T09:39:00Z">
                <w:rPr>
                  <w:ins w:id="1189" w:author="Sasha Azazlov" w:date="2026-05-20T12:38:00Z" w16du:dateUtc="2026-05-20T09:38:00Z"/>
                  <w:rFonts w:eastAsiaTheme="minorEastAsia" w:cstheme="minorBidi"/>
                  <w:i w:val="0"/>
                  <w:iCs w:val="0"/>
                  <w:noProof/>
                  <w:kern w:val="2"/>
                  <w:sz w:val="24"/>
                  <w:szCs w:val="24"/>
                  <w14:ligatures w14:val="standardContextual"/>
                </w:rPr>
              </w:rPrChange>
            </w:rPr>
          </w:pPr>
          <w:ins w:id="1190" w:author="Sasha Azazlov" w:date="2026-05-20T12:38:00Z" w16du:dateUtc="2026-05-20T09:38:00Z">
            <w:r w:rsidRPr="00AA66E8">
              <w:rPr>
                <w:rStyle w:val="a3"/>
                <w:rFonts w:ascii="Times New Roman" w:hAnsi="Times New Roman"/>
                <w:noProof/>
                <w:sz w:val="28"/>
                <w:szCs w:val="28"/>
                <w:rPrChange w:id="119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19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193" w:author="Sasha Azazlov" w:date="2026-05-20T12:39:00Z" w16du:dateUtc="2026-05-20T09:39:00Z">
                  <w:rPr>
                    <w:noProof/>
                  </w:rPr>
                </w:rPrChange>
              </w:rPr>
              <w:instrText>HYPERLINK \l "_Toc230173203"</w:instrText>
            </w:r>
            <w:r w:rsidRPr="00AA66E8">
              <w:rPr>
                <w:rStyle w:val="a3"/>
                <w:rFonts w:ascii="Times New Roman" w:hAnsi="Times New Roman"/>
                <w:noProof/>
                <w:sz w:val="28"/>
                <w:szCs w:val="28"/>
                <w:rPrChange w:id="119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195" w:author="Sasha Azazlov" w:date="2026-05-20T12:39:00Z" w16du:dateUtc="2026-05-20T09:39:00Z">
                  <w:rPr>
                    <w:rStyle w:val="a3"/>
                    <w:noProof/>
                  </w:rPr>
                </w:rPrChange>
              </w:rPr>
            </w:r>
            <w:r w:rsidRPr="00AA66E8">
              <w:rPr>
                <w:rStyle w:val="a3"/>
                <w:rFonts w:ascii="Times New Roman" w:hAnsi="Times New Roman"/>
                <w:noProof/>
                <w:sz w:val="28"/>
                <w:szCs w:val="28"/>
                <w:rPrChange w:id="119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197" w:author="Sasha Azazlov" w:date="2026-05-20T12:39:00Z" w16du:dateUtc="2026-05-20T09:39:00Z">
                  <w:rPr>
                    <w:rStyle w:val="a3"/>
                    <w:rFonts w:ascii="Times New Roman" w:hAnsi="Times New Roman"/>
                    <w:noProof/>
                  </w:rPr>
                </w:rPrChange>
              </w:rPr>
              <w:t>3.2.2 Деривация ключа: PBKDF2-HMAC-SHA256</w:t>
            </w:r>
            <w:r w:rsidRPr="00AA66E8">
              <w:rPr>
                <w:rFonts w:ascii="Times New Roman" w:hAnsi="Times New Roman"/>
                <w:noProof/>
                <w:webHidden/>
                <w:sz w:val="28"/>
                <w:szCs w:val="28"/>
                <w:rPrChange w:id="1198" w:author="Sasha Azazlov" w:date="2026-05-20T12:39:00Z" w16du:dateUtc="2026-05-20T09:39:00Z">
                  <w:rPr>
                    <w:noProof/>
                    <w:webHidden/>
                  </w:rPr>
                </w:rPrChange>
              </w:rPr>
              <w:tab/>
            </w:r>
            <w:r w:rsidRPr="00AA66E8">
              <w:rPr>
                <w:rFonts w:ascii="Times New Roman" w:hAnsi="Times New Roman"/>
                <w:noProof/>
                <w:webHidden/>
                <w:sz w:val="28"/>
                <w:szCs w:val="28"/>
                <w:rPrChange w:id="119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200" w:author="Sasha Azazlov" w:date="2026-05-20T12:39:00Z" w16du:dateUtc="2026-05-20T09:39:00Z">
                  <w:rPr>
                    <w:noProof/>
                    <w:webHidden/>
                  </w:rPr>
                </w:rPrChange>
              </w:rPr>
              <w:instrText xml:space="preserve"> PAGEREF _Toc230173203 \h </w:instrText>
            </w:r>
            <w:r w:rsidRPr="00AA66E8">
              <w:rPr>
                <w:rFonts w:ascii="Times New Roman" w:hAnsi="Times New Roman"/>
                <w:noProof/>
                <w:webHidden/>
                <w:sz w:val="28"/>
                <w:szCs w:val="28"/>
                <w:rPrChange w:id="1201" w:author="Sasha Azazlov" w:date="2026-05-20T12:39:00Z" w16du:dateUtc="2026-05-20T09:39:00Z">
                  <w:rPr>
                    <w:noProof/>
                    <w:webHidden/>
                  </w:rPr>
                </w:rPrChange>
              </w:rPr>
            </w:r>
            <w:r w:rsidRPr="00AA66E8">
              <w:rPr>
                <w:rFonts w:ascii="Times New Roman" w:hAnsi="Times New Roman"/>
                <w:noProof/>
                <w:webHidden/>
                <w:sz w:val="28"/>
                <w:szCs w:val="28"/>
                <w:rPrChange w:id="120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203" w:author="Sasha Azazlov" w:date="2026-05-20T12:39:00Z" w16du:dateUtc="2026-05-20T09:39:00Z">
                  <w:rPr>
                    <w:noProof/>
                    <w:webHidden/>
                  </w:rPr>
                </w:rPrChange>
              </w:rPr>
              <w:t>46</w:t>
            </w:r>
            <w:r w:rsidRPr="00AA66E8">
              <w:rPr>
                <w:rFonts w:ascii="Times New Roman" w:hAnsi="Times New Roman"/>
                <w:noProof/>
                <w:webHidden/>
                <w:sz w:val="28"/>
                <w:szCs w:val="28"/>
                <w:rPrChange w:id="120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20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206" w:author="Sasha Azazlov" w:date="2026-05-20T12:38:00Z" w16du:dateUtc="2026-05-20T09:38:00Z"/>
              <w:rFonts w:ascii="Times New Roman" w:eastAsiaTheme="minorEastAsia" w:hAnsi="Times New Roman"/>
              <w:i w:val="0"/>
              <w:iCs w:val="0"/>
              <w:noProof/>
              <w:kern w:val="2"/>
              <w:sz w:val="28"/>
              <w:szCs w:val="28"/>
              <w14:ligatures w14:val="standardContextual"/>
              <w:rPrChange w:id="1207" w:author="Sasha Azazlov" w:date="2026-05-20T12:39:00Z" w16du:dateUtc="2026-05-20T09:39:00Z">
                <w:rPr>
                  <w:ins w:id="1208" w:author="Sasha Azazlov" w:date="2026-05-20T12:38:00Z" w16du:dateUtc="2026-05-20T09:38:00Z"/>
                  <w:rFonts w:eastAsiaTheme="minorEastAsia" w:cstheme="minorBidi"/>
                  <w:i w:val="0"/>
                  <w:iCs w:val="0"/>
                  <w:noProof/>
                  <w:kern w:val="2"/>
                  <w:sz w:val="24"/>
                  <w:szCs w:val="24"/>
                  <w14:ligatures w14:val="standardContextual"/>
                </w:rPr>
              </w:rPrChange>
            </w:rPr>
          </w:pPr>
          <w:ins w:id="1209" w:author="Sasha Azazlov" w:date="2026-05-20T12:38:00Z" w16du:dateUtc="2026-05-20T09:38:00Z">
            <w:r w:rsidRPr="00AA66E8">
              <w:rPr>
                <w:rStyle w:val="a3"/>
                <w:rFonts w:ascii="Times New Roman" w:hAnsi="Times New Roman"/>
                <w:noProof/>
                <w:sz w:val="28"/>
                <w:szCs w:val="28"/>
                <w:rPrChange w:id="121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21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212" w:author="Sasha Azazlov" w:date="2026-05-20T12:39:00Z" w16du:dateUtc="2026-05-20T09:39:00Z">
                  <w:rPr>
                    <w:noProof/>
                  </w:rPr>
                </w:rPrChange>
              </w:rPr>
              <w:instrText>HYPERLINK \l "_Toc230173204"</w:instrText>
            </w:r>
            <w:r w:rsidRPr="00AA66E8">
              <w:rPr>
                <w:rStyle w:val="a3"/>
                <w:rFonts w:ascii="Times New Roman" w:hAnsi="Times New Roman"/>
                <w:noProof/>
                <w:sz w:val="28"/>
                <w:szCs w:val="28"/>
                <w:rPrChange w:id="121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214" w:author="Sasha Azazlov" w:date="2026-05-20T12:39:00Z" w16du:dateUtc="2026-05-20T09:39:00Z">
                  <w:rPr>
                    <w:rStyle w:val="a3"/>
                    <w:noProof/>
                  </w:rPr>
                </w:rPrChange>
              </w:rPr>
            </w:r>
            <w:r w:rsidRPr="00AA66E8">
              <w:rPr>
                <w:rStyle w:val="a3"/>
                <w:rFonts w:ascii="Times New Roman" w:hAnsi="Times New Roman"/>
                <w:noProof/>
                <w:sz w:val="28"/>
                <w:szCs w:val="28"/>
                <w:rPrChange w:id="121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216" w:author="Sasha Azazlov" w:date="2026-05-20T12:39:00Z" w16du:dateUtc="2026-05-20T09:39:00Z">
                  <w:rPr>
                    <w:rStyle w:val="a3"/>
                    <w:rFonts w:ascii="Times New Roman" w:hAnsi="Times New Roman"/>
                    <w:noProof/>
                  </w:rPr>
                </w:rPrChange>
              </w:rPr>
              <w:t>3.2.3 Шифрование: ChaCha20-Poly1305</w:t>
            </w:r>
            <w:r w:rsidRPr="00AA66E8">
              <w:rPr>
                <w:rFonts w:ascii="Times New Roman" w:hAnsi="Times New Roman"/>
                <w:noProof/>
                <w:webHidden/>
                <w:sz w:val="28"/>
                <w:szCs w:val="28"/>
                <w:rPrChange w:id="1217" w:author="Sasha Azazlov" w:date="2026-05-20T12:39:00Z" w16du:dateUtc="2026-05-20T09:39:00Z">
                  <w:rPr>
                    <w:noProof/>
                    <w:webHidden/>
                  </w:rPr>
                </w:rPrChange>
              </w:rPr>
              <w:tab/>
            </w:r>
            <w:r w:rsidRPr="00AA66E8">
              <w:rPr>
                <w:rFonts w:ascii="Times New Roman" w:hAnsi="Times New Roman"/>
                <w:noProof/>
                <w:webHidden/>
                <w:sz w:val="28"/>
                <w:szCs w:val="28"/>
                <w:rPrChange w:id="121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219" w:author="Sasha Azazlov" w:date="2026-05-20T12:39:00Z" w16du:dateUtc="2026-05-20T09:39:00Z">
                  <w:rPr>
                    <w:noProof/>
                    <w:webHidden/>
                  </w:rPr>
                </w:rPrChange>
              </w:rPr>
              <w:instrText xml:space="preserve"> PAGEREF _Toc230173204 \h </w:instrText>
            </w:r>
            <w:r w:rsidRPr="00AA66E8">
              <w:rPr>
                <w:rFonts w:ascii="Times New Roman" w:hAnsi="Times New Roman"/>
                <w:noProof/>
                <w:webHidden/>
                <w:sz w:val="28"/>
                <w:szCs w:val="28"/>
                <w:rPrChange w:id="1220" w:author="Sasha Azazlov" w:date="2026-05-20T12:39:00Z" w16du:dateUtc="2026-05-20T09:39:00Z">
                  <w:rPr>
                    <w:noProof/>
                    <w:webHidden/>
                  </w:rPr>
                </w:rPrChange>
              </w:rPr>
            </w:r>
            <w:r w:rsidRPr="00AA66E8">
              <w:rPr>
                <w:rFonts w:ascii="Times New Roman" w:hAnsi="Times New Roman"/>
                <w:noProof/>
                <w:webHidden/>
                <w:sz w:val="28"/>
                <w:szCs w:val="28"/>
                <w:rPrChange w:id="122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222" w:author="Sasha Azazlov" w:date="2026-05-20T12:39:00Z" w16du:dateUtc="2026-05-20T09:39:00Z">
                  <w:rPr>
                    <w:noProof/>
                    <w:webHidden/>
                  </w:rPr>
                </w:rPrChange>
              </w:rPr>
              <w:t>46</w:t>
            </w:r>
            <w:r w:rsidRPr="00AA66E8">
              <w:rPr>
                <w:rFonts w:ascii="Times New Roman" w:hAnsi="Times New Roman"/>
                <w:noProof/>
                <w:webHidden/>
                <w:sz w:val="28"/>
                <w:szCs w:val="28"/>
                <w:rPrChange w:id="122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224"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225" w:author="Sasha Azazlov" w:date="2026-05-20T12:38:00Z" w16du:dateUtc="2026-05-20T09:38:00Z"/>
              <w:rFonts w:ascii="Times New Roman" w:eastAsiaTheme="minorEastAsia" w:hAnsi="Times New Roman"/>
              <w:i w:val="0"/>
              <w:iCs w:val="0"/>
              <w:noProof/>
              <w:kern w:val="2"/>
              <w:sz w:val="28"/>
              <w:szCs w:val="28"/>
              <w14:ligatures w14:val="standardContextual"/>
              <w:rPrChange w:id="1226" w:author="Sasha Azazlov" w:date="2026-05-20T12:39:00Z" w16du:dateUtc="2026-05-20T09:39:00Z">
                <w:rPr>
                  <w:ins w:id="1227" w:author="Sasha Azazlov" w:date="2026-05-20T12:38:00Z" w16du:dateUtc="2026-05-20T09:38:00Z"/>
                  <w:rFonts w:eastAsiaTheme="minorEastAsia" w:cstheme="minorBidi"/>
                  <w:i w:val="0"/>
                  <w:iCs w:val="0"/>
                  <w:noProof/>
                  <w:kern w:val="2"/>
                  <w:sz w:val="24"/>
                  <w:szCs w:val="24"/>
                  <w14:ligatures w14:val="standardContextual"/>
                </w:rPr>
              </w:rPrChange>
            </w:rPr>
          </w:pPr>
          <w:ins w:id="1228" w:author="Sasha Azazlov" w:date="2026-05-20T12:38:00Z" w16du:dateUtc="2026-05-20T09:38:00Z">
            <w:r w:rsidRPr="00AA66E8">
              <w:rPr>
                <w:rStyle w:val="a3"/>
                <w:rFonts w:ascii="Times New Roman" w:hAnsi="Times New Roman"/>
                <w:noProof/>
                <w:sz w:val="28"/>
                <w:szCs w:val="28"/>
                <w:rPrChange w:id="122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23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231" w:author="Sasha Azazlov" w:date="2026-05-20T12:39:00Z" w16du:dateUtc="2026-05-20T09:39:00Z">
                  <w:rPr>
                    <w:noProof/>
                  </w:rPr>
                </w:rPrChange>
              </w:rPr>
              <w:instrText>HYPERLINK \l "_Toc230173205"</w:instrText>
            </w:r>
            <w:r w:rsidRPr="00AA66E8">
              <w:rPr>
                <w:rStyle w:val="a3"/>
                <w:rFonts w:ascii="Times New Roman" w:hAnsi="Times New Roman"/>
                <w:noProof/>
                <w:sz w:val="28"/>
                <w:szCs w:val="28"/>
                <w:rPrChange w:id="123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233" w:author="Sasha Azazlov" w:date="2026-05-20T12:39:00Z" w16du:dateUtc="2026-05-20T09:39:00Z">
                  <w:rPr>
                    <w:rStyle w:val="a3"/>
                    <w:noProof/>
                  </w:rPr>
                </w:rPrChange>
              </w:rPr>
            </w:r>
            <w:r w:rsidRPr="00AA66E8">
              <w:rPr>
                <w:rStyle w:val="a3"/>
                <w:rFonts w:ascii="Times New Roman" w:hAnsi="Times New Roman"/>
                <w:noProof/>
                <w:sz w:val="28"/>
                <w:szCs w:val="28"/>
                <w:rPrChange w:id="123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235" w:author="Sasha Azazlov" w:date="2026-05-20T12:39:00Z" w16du:dateUtc="2026-05-20T09:39:00Z">
                  <w:rPr>
                    <w:rStyle w:val="a3"/>
                    <w:rFonts w:ascii="Times New Roman" w:hAnsi="Times New Roman"/>
                    <w:noProof/>
                  </w:rPr>
                </w:rPrChange>
              </w:rPr>
              <w:t>3.2.4 Nonce и управление им</w:t>
            </w:r>
            <w:r w:rsidRPr="00AA66E8">
              <w:rPr>
                <w:rFonts w:ascii="Times New Roman" w:hAnsi="Times New Roman"/>
                <w:noProof/>
                <w:webHidden/>
                <w:sz w:val="28"/>
                <w:szCs w:val="28"/>
                <w:rPrChange w:id="1236" w:author="Sasha Azazlov" w:date="2026-05-20T12:39:00Z" w16du:dateUtc="2026-05-20T09:39:00Z">
                  <w:rPr>
                    <w:noProof/>
                    <w:webHidden/>
                  </w:rPr>
                </w:rPrChange>
              </w:rPr>
              <w:tab/>
            </w:r>
            <w:r w:rsidRPr="00AA66E8">
              <w:rPr>
                <w:rFonts w:ascii="Times New Roman" w:hAnsi="Times New Roman"/>
                <w:noProof/>
                <w:webHidden/>
                <w:sz w:val="28"/>
                <w:szCs w:val="28"/>
                <w:rPrChange w:id="123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238" w:author="Sasha Azazlov" w:date="2026-05-20T12:39:00Z" w16du:dateUtc="2026-05-20T09:39:00Z">
                  <w:rPr>
                    <w:noProof/>
                    <w:webHidden/>
                  </w:rPr>
                </w:rPrChange>
              </w:rPr>
              <w:instrText xml:space="preserve"> PAGEREF _Toc230173205 \h </w:instrText>
            </w:r>
            <w:r w:rsidRPr="00AA66E8">
              <w:rPr>
                <w:rFonts w:ascii="Times New Roman" w:hAnsi="Times New Roman"/>
                <w:noProof/>
                <w:webHidden/>
                <w:sz w:val="28"/>
                <w:szCs w:val="28"/>
                <w:rPrChange w:id="1239" w:author="Sasha Azazlov" w:date="2026-05-20T12:39:00Z" w16du:dateUtc="2026-05-20T09:39:00Z">
                  <w:rPr>
                    <w:noProof/>
                    <w:webHidden/>
                  </w:rPr>
                </w:rPrChange>
              </w:rPr>
            </w:r>
            <w:r w:rsidRPr="00AA66E8">
              <w:rPr>
                <w:rFonts w:ascii="Times New Roman" w:hAnsi="Times New Roman"/>
                <w:noProof/>
                <w:webHidden/>
                <w:sz w:val="28"/>
                <w:szCs w:val="28"/>
                <w:rPrChange w:id="124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241" w:author="Sasha Azazlov" w:date="2026-05-20T12:39:00Z" w16du:dateUtc="2026-05-20T09:39:00Z">
                  <w:rPr>
                    <w:noProof/>
                    <w:webHidden/>
                  </w:rPr>
                </w:rPrChange>
              </w:rPr>
              <w:t>47</w:t>
            </w:r>
            <w:r w:rsidRPr="00AA66E8">
              <w:rPr>
                <w:rFonts w:ascii="Times New Roman" w:hAnsi="Times New Roman"/>
                <w:noProof/>
                <w:webHidden/>
                <w:sz w:val="28"/>
                <w:szCs w:val="28"/>
                <w:rPrChange w:id="124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24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244" w:author="Sasha Azazlov" w:date="2026-05-20T12:38:00Z" w16du:dateUtc="2026-05-20T09:38:00Z"/>
              <w:rFonts w:ascii="Times New Roman" w:eastAsiaTheme="minorEastAsia" w:hAnsi="Times New Roman"/>
              <w:i w:val="0"/>
              <w:iCs w:val="0"/>
              <w:noProof/>
              <w:kern w:val="2"/>
              <w:sz w:val="28"/>
              <w:szCs w:val="28"/>
              <w14:ligatures w14:val="standardContextual"/>
              <w:rPrChange w:id="1245" w:author="Sasha Azazlov" w:date="2026-05-20T12:39:00Z" w16du:dateUtc="2026-05-20T09:39:00Z">
                <w:rPr>
                  <w:ins w:id="1246" w:author="Sasha Azazlov" w:date="2026-05-20T12:38:00Z" w16du:dateUtc="2026-05-20T09:38:00Z"/>
                  <w:rFonts w:eastAsiaTheme="minorEastAsia" w:cstheme="minorBidi"/>
                  <w:i w:val="0"/>
                  <w:iCs w:val="0"/>
                  <w:noProof/>
                  <w:kern w:val="2"/>
                  <w:sz w:val="24"/>
                  <w:szCs w:val="24"/>
                  <w14:ligatures w14:val="standardContextual"/>
                </w:rPr>
              </w:rPrChange>
            </w:rPr>
          </w:pPr>
          <w:ins w:id="1247" w:author="Sasha Azazlov" w:date="2026-05-20T12:38:00Z" w16du:dateUtc="2026-05-20T09:38:00Z">
            <w:r w:rsidRPr="00AA66E8">
              <w:rPr>
                <w:rStyle w:val="a3"/>
                <w:rFonts w:ascii="Times New Roman" w:hAnsi="Times New Roman"/>
                <w:noProof/>
                <w:sz w:val="28"/>
                <w:szCs w:val="28"/>
                <w:rPrChange w:id="124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24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250" w:author="Sasha Azazlov" w:date="2026-05-20T12:39:00Z" w16du:dateUtc="2026-05-20T09:39:00Z">
                  <w:rPr>
                    <w:noProof/>
                  </w:rPr>
                </w:rPrChange>
              </w:rPr>
              <w:instrText>HYPERLINK \l "_Toc230173206"</w:instrText>
            </w:r>
            <w:r w:rsidRPr="00AA66E8">
              <w:rPr>
                <w:rStyle w:val="a3"/>
                <w:rFonts w:ascii="Times New Roman" w:hAnsi="Times New Roman"/>
                <w:noProof/>
                <w:sz w:val="28"/>
                <w:szCs w:val="28"/>
                <w:rPrChange w:id="125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252" w:author="Sasha Azazlov" w:date="2026-05-20T12:39:00Z" w16du:dateUtc="2026-05-20T09:39:00Z">
                  <w:rPr>
                    <w:rStyle w:val="a3"/>
                    <w:noProof/>
                  </w:rPr>
                </w:rPrChange>
              </w:rPr>
            </w:r>
            <w:r w:rsidRPr="00AA66E8">
              <w:rPr>
                <w:rStyle w:val="a3"/>
                <w:rFonts w:ascii="Times New Roman" w:hAnsi="Times New Roman"/>
                <w:noProof/>
                <w:sz w:val="28"/>
                <w:szCs w:val="28"/>
                <w:rPrChange w:id="125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254" w:author="Sasha Azazlov" w:date="2026-05-20T12:39:00Z" w16du:dateUtc="2026-05-20T09:39:00Z">
                  <w:rPr>
                    <w:rStyle w:val="a3"/>
                    <w:rFonts w:ascii="Times New Roman" w:hAnsi="Times New Roman"/>
                    <w:noProof/>
                  </w:rPr>
                </w:rPrChange>
              </w:rPr>
              <w:t>3.2.5 Authentication tag</w:t>
            </w:r>
            <w:r w:rsidRPr="00AA66E8">
              <w:rPr>
                <w:rFonts w:ascii="Times New Roman" w:hAnsi="Times New Roman"/>
                <w:noProof/>
                <w:webHidden/>
                <w:sz w:val="28"/>
                <w:szCs w:val="28"/>
                <w:rPrChange w:id="1255" w:author="Sasha Azazlov" w:date="2026-05-20T12:39:00Z" w16du:dateUtc="2026-05-20T09:39:00Z">
                  <w:rPr>
                    <w:noProof/>
                    <w:webHidden/>
                  </w:rPr>
                </w:rPrChange>
              </w:rPr>
              <w:tab/>
            </w:r>
            <w:r w:rsidRPr="00AA66E8">
              <w:rPr>
                <w:rFonts w:ascii="Times New Roman" w:hAnsi="Times New Roman"/>
                <w:noProof/>
                <w:webHidden/>
                <w:sz w:val="28"/>
                <w:szCs w:val="28"/>
                <w:rPrChange w:id="125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257" w:author="Sasha Azazlov" w:date="2026-05-20T12:39:00Z" w16du:dateUtc="2026-05-20T09:39:00Z">
                  <w:rPr>
                    <w:noProof/>
                    <w:webHidden/>
                  </w:rPr>
                </w:rPrChange>
              </w:rPr>
              <w:instrText xml:space="preserve"> PAGEREF _Toc230173206 \h </w:instrText>
            </w:r>
            <w:r w:rsidRPr="00AA66E8">
              <w:rPr>
                <w:rFonts w:ascii="Times New Roman" w:hAnsi="Times New Roman"/>
                <w:noProof/>
                <w:webHidden/>
                <w:sz w:val="28"/>
                <w:szCs w:val="28"/>
                <w:rPrChange w:id="1258" w:author="Sasha Azazlov" w:date="2026-05-20T12:39:00Z" w16du:dateUtc="2026-05-20T09:39:00Z">
                  <w:rPr>
                    <w:noProof/>
                    <w:webHidden/>
                  </w:rPr>
                </w:rPrChange>
              </w:rPr>
            </w:r>
            <w:r w:rsidRPr="00AA66E8">
              <w:rPr>
                <w:rFonts w:ascii="Times New Roman" w:hAnsi="Times New Roman"/>
                <w:noProof/>
                <w:webHidden/>
                <w:sz w:val="28"/>
                <w:szCs w:val="28"/>
                <w:rPrChange w:id="125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260" w:author="Sasha Azazlov" w:date="2026-05-20T12:39:00Z" w16du:dateUtc="2026-05-20T09:39:00Z">
                  <w:rPr>
                    <w:noProof/>
                    <w:webHidden/>
                  </w:rPr>
                </w:rPrChange>
              </w:rPr>
              <w:t>47</w:t>
            </w:r>
            <w:r w:rsidRPr="00AA66E8">
              <w:rPr>
                <w:rFonts w:ascii="Times New Roman" w:hAnsi="Times New Roman"/>
                <w:noProof/>
                <w:webHidden/>
                <w:sz w:val="28"/>
                <w:szCs w:val="28"/>
                <w:rPrChange w:id="126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262"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263" w:author="Sasha Azazlov" w:date="2026-05-20T12:38:00Z" w16du:dateUtc="2026-05-20T09:38:00Z"/>
              <w:rFonts w:ascii="Times New Roman" w:eastAsiaTheme="minorEastAsia" w:hAnsi="Times New Roman"/>
              <w:i w:val="0"/>
              <w:iCs w:val="0"/>
              <w:noProof/>
              <w:kern w:val="2"/>
              <w:sz w:val="28"/>
              <w:szCs w:val="28"/>
              <w14:ligatures w14:val="standardContextual"/>
              <w:rPrChange w:id="1264" w:author="Sasha Azazlov" w:date="2026-05-20T12:39:00Z" w16du:dateUtc="2026-05-20T09:39:00Z">
                <w:rPr>
                  <w:ins w:id="1265" w:author="Sasha Azazlov" w:date="2026-05-20T12:38:00Z" w16du:dateUtc="2026-05-20T09:38:00Z"/>
                  <w:rFonts w:eastAsiaTheme="minorEastAsia" w:cstheme="minorBidi"/>
                  <w:i w:val="0"/>
                  <w:iCs w:val="0"/>
                  <w:noProof/>
                  <w:kern w:val="2"/>
                  <w:sz w:val="24"/>
                  <w:szCs w:val="24"/>
                  <w14:ligatures w14:val="standardContextual"/>
                </w:rPr>
              </w:rPrChange>
            </w:rPr>
          </w:pPr>
          <w:ins w:id="1266" w:author="Sasha Azazlov" w:date="2026-05-20T12:38:00Z" w16du:dateUtc="2026-05-20T09:38:00Z">
            <w:r w:rsidRPr="00AA66E8">
              <w:rPr>
                <w:rStyle w:val="a3"/>
                <w:rFonts w:ascii="Times New Roman" w:hAnsi="Times New Roman"/>
                <w:noProof/>
                <w:sz w:val="28"/>
                <w:szCs w:val="28"/>
                <w:rPrChange w:id="126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26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269" w:author="Sasha Azazlov" w:date="2026-05-20T12:39:00Z" w16du:dateUtc="2026-05-20T09:39:00Z">
                  <w:rPr>
                    <w:noProof/>
                  </w:rPr>
                </w:rPrChange>
              </w:rPr>
              <w:instrText>HYPERLINK \l "_Toc230173207"</w:instrText>
            </w:r>
            <w:r w:rsidRPr="00AA66E8">
              <w:rPr>
                <w:rStyle w:val="a3"/>
                <w:rFonts w:ascii="Times New Roman" w:hAnsi="Times New Roman"/>
                <w:noProof/>
                <w:sz w:val="28"/>
                <w:szCs w:val="28"/>
                <w:rPrChange w:id="127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271" w:author="Sasha Azazlov" w:date="2026-05-20T12:39:00Z" w16du:dateUtc="2026-05-20T09:39:00Z">
                  <w:rPr>
                    <w:rStyle w:val="a3"/>
                    <w:noProof/>
                  </w:rPr>
                </w:rPrChange>
              </w:rPr>
            </w:r>
            <w:r w:rsidRPr="00AA66E8">
              <w:rPr>
                <w:rStyle w:val="a3"/>
                <w:rFonts w:ascii="Times New Roman" w:hAnsi="Times New Roman"/>
                <w:noProof/>
                <w:sz w:val="28"/>
                <w:szCs w:val="28"/>
                <w:rPrChange w:id="127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273" w:author="Sasha Azazlov" w:date="2026-05-20T12:39:00Z" w16du:dateUtc="2026-05-20T09:39:00Z">
                  <w:rPr>
                    <w:rStyle w:val="a3"/>
                    <w:rFonts w:ascii="Times New Roman" w:hAnsi="Times New Roman"/>
                    <w:noProof/>
                  </w:rPr>
                </w:rPrChange>
              </w:rPr>
              <w:t>3.2.6 CSPRNG</w:t>
            </w:r>
            <w:r w:rsidRPr="00AA66E8">
              <w:rPr>
                <w:rFonts w:ascii="Times New Roman" w:hAnsi="Times New Roman"/>
                <w:noProof/>
                <w:webHidden/>
                <w:sz w:val="28"/>
                <w:szCs w:val="28"/>
                <w:rPrChange w:id="1274" w:author="Sasha Azazlov" w:date="2026-05-20T12:39:00Z" w16du:dateUtc="2026-05-20T09:39:00Z">
                  <w:rPr>
                    <w:noProof/>
                    <w:webHidden/>
                  </w:rPr>
                </w:rPrChange>
              </w:rPr>
              <w:tab/>
            </w:r>
            <w:r w:rsidRPr="00AA66E8">
              <w:rPr>
                <w:rFonts w:ascii="Times New Roman" w:hAnsi="Times New Roman"/>
                <w:noProof/>
                <w:webHidden/>
                <w:sz w:val="28"/>
                <w:szCs w:val="28"/>
                <w:rPrChange w:id="127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276" w:author="Sasha Azazlov" w:date="2026-05-20T12:39:00Z" w16du:dateUtc="2026-05-20T09:39:00Z">
                  <w:rPr>
                    <w:noProof/>
                    <w:webHidden/>
                  </w:rPr>
                </w:rPrChange>
              </w:rPr>
              <w:instrText xml:space="preserve"> PAGEREF _Toc230173207 \h </w:instrText>
            </w:r>
            <w:r w:rsidRPr="00AA66E8">
              <w:rPr>
                <w:rFonts w:ascii="Times New Roman" w:hAnsi="Times New Roman"/>
                <w:noProof/>
                <w:webHidden/>
                <w:sz w:val="28"/>
                <w:szCs w:val="28"/>
                <w:rPrChange w:id="1277" w:author="Sasha Azazlov" w:date="2026-05-20T12:39:00Z" w16du:dateUtc="2026-05-20T09:39:00Z">
                  <w:rPr>
                    <w:noProof/>
                    <w:webHidden/>
                  </w:rPr>
                </w:rPrChange>
              </w:rPr>
            </w:r>
            <w:r w:rsidRPr="00AA66E8">
              <w:rPr>
                <w:rFonts w:ascii="Times New Roman" w:hAnsi="Times New Roman"/>
                <w:noProof/>
                <w:webHidden/>
                <w:sz w:val="28"/>
                <w:szCs w:val="28"/>
                <w:rPrChange w:id="127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279" w:author="Sasha Azazlov" w:date="2026-05-20T12:39:00Z" w16du:dateUtc="2026-05-20T09:39:00Z">
                  <w:rPr>
                    <w:noProof/>
                    <w:webHidden/>
                  </w:rPr>
                </w:rPrChange>
              </w:rPr>
              <w:t>47</w:t>
            </w:r>
            <w:r w:rsidRPr="00AA66E8">
              <w:rPr>
                <w:rFonts w:ascii="Times New Roman" w:hAnsi="Times New Roman"/>
                <w:noProof/>
                <w:webHidden/>
                <w:sz w:val="28"/>
                <w:szCs w:val="28"/>
                <w:rPrChange w:id="128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281"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282" w:author="Sasha Azazlov" w:date="2026-05-20T12:38:00Z" w16du:dateUtc="2026-05-20T09:38:00Z"/>
              <w:rFonts w:ascii="Times New Roman" w:eastAsiaTheme="minorEastAsia" w:hAnsi="Times New Roman"/>
              <w:i w:val="0"/>
              <w:iCs w:val="0"/>
              <w:noProof/>
              <w:kern w:val="2"/>
              <w:sz w:val="28"/>
              <w:szCs w:val="28"/>
              <w14:ligatures w14:val="standardContextual"/>
              <w:rPrChange w:id="1283" w:author="Sasha Azazlov" w:date="2026-05-20T12:39:00Z" w16du:dateUtc="2026-05-20T09:39:00Z">
                <w:rPr>
                  <w:ins w:id="1284" w:author="Sasha Azazlov" w:date="2026-05-20T12:38:00Z" w16du:dateUtc="2026-05-20T09:38:00Z"/>
                  <w:rFonts w:eastAsiaTheme="minorEastAsia" w:cstheme="minorBidi"/>
                  <w:i w:val="0"/>
                  <w:iCs w:val="0"/>
                  <w:noProof/>
                  <w:kern w:val="2"/>
                  <w:sz w:val="24"/>
                  <w:szCs w:val="24"/>
                  <w14:ligatures w14:val="standardContextual"/>
                </w:rPr>
              </w:rPrChange>
            </w:rPr>
          </w:pPr>
          <w:ins w:id="1285" w:author="Sasha Azazlov" w:date="2026-05-20T12:38:00Z" w16du:dateUtc="2026-05-20T09:38:00Z">
            <w:r w:rsidRPr="00AA66E8">
              <w:rPr>
                <w:rStyle w:val="a3"/>
                <w:rFonts w:ascii="Times New Roman" w:hAnsi="Times New Roman"/>
                <w:noProof/>
                <w:sz w:val="28"/>
                <w:szCs w:val="28"/>
                <w:rPrChange w:id="128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28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288" w:author="Sasha Azazlov" w:date="2026-05-20T12:39:00Z" w16du:dateUtc="2026-05-20T09:39:00Z">
                  <w:rPr>
                    <w:noProof/>
                  </w:rPr>
                </w:rPrChange>
              </w:rPr>
              <w:instrText>HYPERLINK \l "_Toc230173208"</w:instrText>
            </w:r>
            <w:r w:rsidRPr="00AA66E8">
              <w:rPr>
                <w:rStyle w:val="a3"/>
                <w:rFonts w:ascii="Times New Roman" w:hAnsi="Times New Roman"/>
                <w:noProof/>
                <w:sz w:val="28"/>
                <w:szCs w:val="28"/>
                <w:rPrChange w:id="128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290" w:author="Sasha Azazlov" w:date="2026-05-20T12:39:00Z" w16du:dateUtc="2026-05-20T09:39:00Z">
                  <w:rPr>
                    <w:rStyle w:val="a3"/>
                    <w:noProof/>
                  </w:rPr>
                </w:rPrChange>
              </w:rPr>
            </w:r>
            <w:r w:rsidRPr="00AA66E8">
              <w:rPr>
                <w:rStyle w:val="a3"/>
                <w:rFonts w:ascii="Times New Roman" w:hAnsi="Times New Roman"/>
                <w:noProof/>
                <w:sz w:val="28"/>
                <w:szCs w:val="28"/>
                <w:rPrChange w:id="129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292" w:author="Sasha Azazlov" w:date="2026-05-20T12:39:00Z" w16du:dateUtc="2026-05-20T09:39:00Z">
                  <w:rPr>
                    <w:rStyle w:val="a3"/>
                    <w:rFonts w:ascii="Times New Roman" w:hAnsi="Times New Roman"/>
                    <w:noProof/>
                  </w:rPr>
                </w:rPrChange>
              </w:rPr>
              <w:t>3.2.7 Пример криптографического потока</w:t>
            </w:r>
            <w:r w:rsidRPr="00AA66E8">
              <w:rPr>
                <w:rFonts w:ascii="Times New Roman" w:hAnsi="Times New Roman"/>
                <w:noProof/>
                <w:webHidden/>
                <w:sz w:val="28"/>
                <w:szCs w:val="28"/>
                <w:rPrChange w:id="1293" w:author="Sasha Azazlov" w:date="2026-05-20T12:39:00Z" w16du:dateUtc="2026-05-20T09:39:00Z">
                  <w:rPr>
                    <w:noProof/>
                    <w:webHidden/>
                  </w:rPr>
                </w:rPrChange>
              </w:rPr>
              <w:tab/>
            </w:r>
            <w:r w:rsidRPr="00AA66E8">
              <w:rPr>
                <w:rFonts w:ascii="Times New Roman" w:hAnsi="Times New Roman"/>
                <w:noProof/>
                <w:webHidden/>
                <w:sz w:val="28"/>
                <w:szCs w:val="28"/>
                <w:rPrChange w:id="129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295" w:author="Sasha Azazlov" w:date="2026-05-20T12:39:00Z" w16du:dateUtc="2026-05-20T09:39:00Z">
                  <w:rPr>
                    <w:noProof/>
                    <w:webHidden/>
                  </w:rPr>
                </w:rPrChange>
              </w:rPr>
              <w:instrText xml:space="preserve"> PAGEREF _Toc230173208 \h </w:instrText>
            </w:r>
            <w:r w:rsidRPr="00AA66E8">
              <w:rPr>
                <w:rFonts w:ascii="Times New Roman" w:hAnsi="Times New Roman"/>
                <w:noProof/>
                <w:webHidden/>
                <w:sz w:val="28"/>
                <w:szCs w:val="28"/>
                <w:rPrChange w:id="1296" w:author="Sasha Azazlov" w:date="2026-05-20T12:39:00Z" w16du:dateUtc="2026-05-20T09:39:00Z">
                  <w:rPr>
                    <w:noProof/>
                    <w:webHidden/>
                  </w:rPr>
                </w:rPrChange>
              </w:rPr>
            </w:r>
            <w:r w:rsidRPr="00AA66E8">
              <w:rPr>
                <w:rFonts w:ascii="Times New Roman" w:hAnsi="Times New Roman"/>
                <w:noProof/>
                <w:webHidden/>
                <w:sz w:val="28"/>
                <w:szCs w:val="28"/>
                <w:rPrChange w:id="129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298" w:author="Sasha Azazlov" w:date="2026-05-20T12:39:00Z" w16du:dateUtc="2026-05-20T09:39:00Z">
                  <w:rPr>
                    <w:noProof/>
                    <w:webHidden/>
                  </w:rPr>
                </w:rPrChange>
              </w:rPr>
              <w:t>48</w:t>
            </w:r>
            <w:r w:rsidRPr="00AA66E8">
              <w:rPr>
                <w:rFonts w:ascii="Times New Roman" w:hAnsi="Times New Roman"/>
                <w:noProof/>
                <w:webHidden/>
                <w:sz w:val="28"/>
                <w:szCs w:val="28"/>
                <w:rPrChange w:id="129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300"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301" w:author="Sasha Azazlov" w:date="2026-05-20T12:38:00Z" w16du:dateUtc="2026-05-20T09:38:00Z"/>
              <w:rFonts w:ascii="Times New Roman" w:eastAsiaTheme="minorEastAsia" w:hAnsi="Times New Roman"/>
              <w:smallCaps w:val="0"/>
              <w:noProof/>
              <w:kern w:val="2"/>
              <w:sz w:val="28"/>
              <w:szCs w:val="28"/>
              <w14:ligatures w14:val="standardContextual"/>
              <w:rPrChange w:id="1302" w:author="Sasha Azazlov" w:date="2026-05-20T12:39:00Z" w16du:dateUtc="2026-05-20T09:39:00Z">
                <w:rPr>
                  <w:ins w:id="1303" w:author="Sasha Azazlov" w:date="2026-05-20T12:38:00Z" w16du:dateUtc="2026-05-20T09:38:00Z"/>
                  <w:rFonts w:eastAsiaTheme="minorEastAsia" w:cstheme="minorBidi"/>
                  <w:smallCaps w:val="0"/>
                  <w:noProof/>
                  <w:kern w:val="2"/>
                  <w:sz w:val="24"/>
                  <w:szCs w:val="24"/>
                  <w14:ligatures w14:val="standardContextual"/>
                </w:rPr>
              </w:rPrChange>
            </w:rPr>
          </w:pPr>
          <w:ins w:id="1304" w:author="Sasha Azazlov" w:date="2026-05-20T12:38:00Z" w16du:dateUtc="2026-05-20T09:38:00Z">
            <w:r w:rsidRPr="00AA66E8">
              <w:rPr>
                <w:rStyle w:val="a3"/>
                <w:rFonts w:ascii="Times New Roman" w:hAnsi="Times New Roman"/>
                <w:noProof/>
                <w:sz w:val="28"/>
                <w:szCs w:val="28"/>
                <w:rPrChange w:id="130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30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307" w:author="Sasha Azazlov" w:date="2026-05-20T12:39:00Z" w16du:dateUtc="2026-05-20T09:39:00Z">
                  <w:rPr>
                    <w:noProof/>
                  </w:rPr>
                </w:rPrChange>
              </w:rPr>
              <w:instrText>HYPERLINK \l "_Toc230173209"</w:instrText>
            </w:r>
            <w:r w:rsidRPr="00AA66E8">
              <w:rPr>
                <w:rStyle w:val="a3"/>
                <w:rFonts w:ascii="Times New Roman" w:hAnsi="Times New Roman"/>
                <w:noProof/>
                <w:sz w:val="28"/>
                <w:szCs w:val="28"/>
                <w:rPrChange w:id="130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309" w:author="Sasha Azazlov" w:date="2026-05-20T12:39:00Z" w16du:dateUtc="2026-05-20T09:39:00Z">
                  <w:rPr>
                    <w:rStyle w:val="a3"/>
                    <w:noProof/>
                  </w:rPr>
                </w:rPrChange>
              </w:rPr>
            </w:r>
            <w:r w:rsidRPr="00AA66E8">
              <w:rPr>
                <w:rStyle w:val="a3"/>
                <w:rFonts w:ascii="Times New Roman" w:hAnsi="Times New Roman"/>
                <w:noProof/>
                <w:sz w:val="28"/>
                <w:szCs w:val="28"/>
                <w:rPrChange w:id="131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311" w:author="Sasha Azazlov" w:date="2026-05-20T12:39:00Z" w16du:dateUtc="2026-05-20T09:39:00Z">
                  <w:rPr>
                    <w:rStyle w:val="a3"/>
                    <w:noProof/>
                  </w:rPr>
                </w:rPrChange>
              </w:rPr>
              <w:t>3.3 Разработка интерфейса</w:t>
            </w:r>
            <w:r w:rsidRPr="00AA66E8">
              <w:rPr>
                <w:rFonts w:ascii="Times New Roman" w:hAnsi="Times New Roman"/>
                <w:noProof/>
                <w:webHidden/>
                <w:sz w:val="28"/>
                <w:szCs w:val="28"/>
                <w:rPrChange w:id="1312" w:author="Sasha Azazlov" w:date="2026-05-20T12:39:00Z" w16du:dateUtc="2026-05-20T09:39:00Z">
                  <w:rPr>
                    <w:noProof/>
                    <w:webHidden/>
                  </w:rPr>
                </w:rPrChange>
              </w:rPr>
              <w:tab/>
            </w:r>
            <w:r w:rsidRPr="00AA66E8">
              <w:rPr>
                <w:rFonts w:ascii="Times New Roman" w:hAnsi="Times New Roman"/>
                <w:noProof/>
                <w:webHidden/>
                <w:sz w:val="28"/>
                <w:szCs w:val="28"/>
                <w:rPrChange w:id="131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314" w:author="Sasha Azazlov" w:date="2026-05-20T12:39:00Z" w16du:dateUtc="2026-05-20T09:39:00Z">
                  <w:rPr>
                    <w:noProof/>
                    <w:webHidden/>
                  </w:rPr>
                </w:rPrChange>
              </w:rPr>
              <w:instrText xml:space="preserve"> PAGEREF _Toc230173209 \h </w:instrText>
            </w:r>
            <w:r w:rsidRPr="00AA66E8">
              <w:rPr>
                <w:rFonts w:ascii="Times New Roman" w:hAnsi="Times New Roman"/>
                <w:noProof/>
                <w:webHidden/>
                <w:sz w:val="28"/>
                <w:szCs w:val="28"/>
                <w:rPrChange w:id="1315" w:author="Sasha Azazlov" w:date="2026-05-20T12:39:00Z" w16du:dateUtc="2026-05-20T09:39:00Z">
                  <w:rPr>
                    <w:noProof/>
                    <w:webHidden/>
                  </w:rPr>
                </w:rPrChange>
              </w:rPr>
            </w:r>
            <w:r w:rsidRPr="00AA66E8">
              <w:rPr>
                <w:rFonts w:ascii="Times New Roman" w:hAnsi="Times New Roman"/>
                <w:noProof/>
                <w:webHidden/>
                <w:sz w:val="28"/>
                <w:szCs w:val="28"/>
                <w:rPrChange w:id="131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317" w:author="Sasha Azazlov" w:date="2026-05-20T12:39:00Z" w16du:dateUtc="2026-05-20T09:39:00Z">
                  <w:rPr>
                    <w:noProof/>
                    <w:webHidden/>
                  </w:rPr>
                </w:rPrChange>
              </w:rPr>
              <w:t>48</w:t>
            </w:r>
            <w:r w:rsidRPr="00AA66E8">
              <w:rPr>
                <w:rFonts w:ascii="Times New Roman" w:hAnsi="Times New Roman"/>
                <w:noProof/>
                <w:webHidden/>
                <w:sz w:val="28"/>
                <w:szCs w:val="28"/>
                <w:rPrChange w:id="131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31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320" w:author="Sasha Azazlov" w:date="2026-05-20T12:38:00Z" w16du:dateUtc="2026-05-20T09:38:00Z"/>
              <w:rFonts w:ascii="Times New Roman" w:eastAsiaTheme="minorEastAsia" w:hAnsi="Times New Roman"/>
              <w:i w:val="0"/>
              <w:iCs w:val="0"/>
              <w:noProof/>
              <w:kern w:val="2"/>
              <w:sz w:val="28"/>
              <w:szCs w:val="28"/>
              <w14:ligatures w14:val="standardContextual"/>
              <w:rPrChange w:id="1321" w:author="Sasha Azazlov" w:date="2026-05-20T12:39:00Z" w16du:dateUtc="2026-05-20T09:39:00Z">
                <w:rPr>
                  <w:ins w:id="1322" w:author="Sasha Azazlov" w:date="2026-05-20T12:38:00Z" w16du:dateUtc="2026-05-20T09:38:00Z"/>
                  <w:rFonts w:eastAsiaTheme="minorEastAsia" w:cstheme="minorBidi"/>
                  <w:i w:val="0"/>
                  <w:iCs w:val="0"/>
                  <w:noProof/>
                  <w:kern w:val="2"/>
                  <w:sz w:val="24"/>
                  <w:szCs w:val="24"/>
                  <w14:ligatures w14:val="standardContextual"/>
                </w:rPr>
              </w:rPrChange>
            </w:rPr>
          </w:pPr>
          <w:ins w:id="1323" w:author="Sasha Azazlov" w:date="2026-05-20T12:38:00Z" w16du:dateUtc="2026-05-20T09:38:00Z">
            <w:r w:rsidRPr="00AA66E8">
              <w:rPr>
                <w:rStyle w:val="a3"/>
                <w:rFonts w:ascii="Times New Roman" w:hAnsi="Times New Roman"/>
                <w:noProof/>
                <w:sz w:val="28"/>
                <w:szCs w:val="28"/>
                <w:rPrChange w:id="132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32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326" w:author="Sasha Azazlov" w:date="2026-05-20T12:39:00Z" w16du:dateUtc="2026-05-20T09:39:00Z">
                  <w:rPr>
                    <w:noProof/>
                  </w:rPr>
                </w:rPrChange>
              </w:rPr>
              <w:instrText>HYPERLINK \l "_Toc230173210"</w:instrText>
            </w:r>
            <w:r w:rsidRPr="00AA66E8">
              <w:rPr>
                <w:rStyle w:val="a3"/>
                <w:rFonts w:ascii="Times New Roman" w:hAnsi="Times New Roman"/>
                <w:noProof/>
                <w:sz w:val="28"/>
                <w:szCs w:val="28"/>
                <w:rPrChange w:id="132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328" w:author="Sasha Azazlov" w:date="2026-05-20T12:39:00Z" w16du:dateUtc="2026-05-20T09:39:00Z">
                  <w:rPr>
                    <w:rStyle w:val="a3"/>
                    <w:noProof/>
                  </w:rPr>
                </w:rPrChange>
              </w:rPr>
            </w:r>
            <w:r w:rsidRPr="00AA66E8">
              <w:rPr>
                <w:rStyle w:val="a3"/>
                <w:rFonts w:ascii="Times New Roman" w:hAnsi="Times New Roman"/>
                <w:noProof/>
                <w:sz w:val="28"/>
                <w:szCs w:val="28"/>
                <w:rPrChange w:id="132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330" w:author="Sasha Azazlov" w:date="2026-05-20T12:39:00Z" w16du:dateUtc="2026-05-20T09:39:00Z">
                  <w:rPr>
                    <w:rStyle w:val="a3"/>
                    <w:noProof/>
                  </w:rPr>
                </w:rPrChange>
              </w:rPr>
              <w:t>Интерфейс приложения разработан в соответствии с принципами Material Design 3, обеспечивая интуитивную навигацию и единообразие на всех платформах.</w:t>
            </w:r>
            <w:r w:rsidRPr="00AA66E8">
              <w:rPr>
                <w:rFonts w:ascii="Times New Roman" w:hAnsi="Times New Roman"/>
                <w:noProof/>
                <w:webHidden/>
                <w:sz w:val="28"/>
                <w:szCs w:val="28"/>
                <w:rPrChange w:id="1331" w:author="Sasha Azazlov" w:date="2026-05-20T12:39:00Z" w16du:dateUtc="2026-05-20T09:39:00Z">
                  <w:rPr>
                    <w:noProof/>
                    <w:webHidden/>
                  </w:rPr>
                </w:rPrChange>
              </w:rPr>
              <w:tab/>
            </w:r>
            <w:r w:rsidRPr="00AA66E8">
              <w:rPr>
                <w:rFonts w:ascii="Times New Roman" w:hAnsi="Times New Roman"/>
                <w:noProof/>
                <w:webHidden/>
                <w:sz w:val="28"/>
                <w:szCs w:val="28"/>
                <w:rPrChange w:id="133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333" w:author="Sasha Azazlov" w:date="2026-05-20T12:39:00Z" w16du:dateUtc="2026-05-20T09:39:00Z">
                  <w:rPr>
                    <w:noProof/>
                    <w:webHidden/>
                  </w:rPr>
                </w:rPrChange>
              </w:rPr>
              <w:instrText xml:space="preserve"> PAGEREF _Toc230173210 \h </w:instrText>
            </w:r>
            <w:r w:rsidRPr="00AA66E8">
              <w:rPr>
                <w:rFonts w:ascii="Times New Roman" w:hAnsi="Times New Roman"/>
                <w:noProof/>
                <w:webHidden/>
                <w:sz w:val="28"/>
                <w:szCs w:val="28"/>
                <w:rPrChange w:id="1334" w:author="Sasha Azazlov" w:date="2026-05-20T12:39:00Z" w16du:dateUtc="2026-05-20T09:39:00Z">
                  <w:rPr>
                    <w:noProof/>
                    <w:webHidden/>
                  </w:rPr>
                </w:rPrChange>
              </w:rPr>
            </w:r>
            <w:r w:rsidRPr="00AA66E8">
              <w:rPr>
                <w:rFonts w:ascii="Times New Roman" w:hAnsi="Times New Roman"/>
                <w:noProof/>
                <w:webHidden/>
                <w:sz w:val="28"/>
                <w:szCs w:val="28"/>
                <w:rPrChange w:id="133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336" w:author="Sasha Azazlov" w:date="2026-05-20T12:39:00Z" w16du:dateUtc="2026-05-20T09:39:00Z">
                  <w:rPr>
                    <w:noProof/>
                    <w:webHidden/>
                  </w:rPr>
                </w:rPrChange>
              </w:rPr>
              <w:t>48</w:t>
            </w:r>
            <w:r w:rsidRPr="00AA66E8">
              <w:rPr>
                <w:rFonts w:ascii="Times New Roman" w:hAnsi="Times New Roman"/>
                <w:noProof/>
                <w:webHidden/>
                <w:sz w:val="28"/>
                <w:szCs w:val="28"/>
                <w:rPrChange w:id="133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33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339" w:author="Sasha Azazlov" w:date="2026-05-20T12:38:00Z" w16du:dateUtc="2026-05-20T09:38:00Z"/>
              <w:rFonts w:ascii="Times New Roman" w:eastAsiaTheme="minorEastAsia" w:hAnsi="Times New Roman"/>
              <w:i w:val="0"/>
              <w:iCs w:val="0"/>
              <w:noProof/>
              <w:kern w:val="2"/>
              <w:sz w:val="28"/>
              <w:szCs w:val="28"/>
              <w14:ligatures w14:val="standardContextual"/>
              <w:rPrChange w:id="1340" w:author="Sasha Azazlov" w:date="2026-05-20T12:39:00Z" w16du:dateUtc="2026-05-20T09:39:00Z">
                <w:rPr>
                  <w:ins w:id="1341" w:author="Sasha Azazlov" w:date="2026-05-20T12:38:00Z" w16du:dateUtc="2026-05-20T09:38:00Z"/>
                  <w:rFonts w:eastAsiaTheme="minorEastAsia" w:cstheme="minorBidi"/>
                  <w:i w:val="0"/>
                  <w:iCs w:val="0"/>
                  <w:noProof/>
                  <w:kern w:val="2"/>
                  <w:sz w:val="24"/>
                  <w:szCs w:val="24"/>
                  <w14:ligatures w14:val="standardContextual"/>
                </w:rPr>
              </w:rPrChange>
            </w:rPr>
          </w:pPr>
          <w:ins w:id="1342" w:author="Sasha Azazlov" w:date="2026-05-20T12:38:00Z" w16du:dateUtc="2026-05-20T09:38:00Z">
            <w:r w:rsidRPr="00AA66E8">
              <w:rPr>
                <w:rStyle w:val="a3"/>
                <w:rFonts w:ascii="Times New Roman" w:hAnsi="Times New Roman"/>
                <w:noProof/>
                <w:sz w:val="28"/>
                <w:szCs w:val="28"/>
                <w:rPrChange w:id="134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34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345" w:author="Sasha Azazlov" w:date="2026-05-20T12:39:00Z" w16du:dateUtc="2026-05-20T09:39:00Z">
                  <w:rPr>
                    <w:noProof/>
                  </w:rPr>
                </w:rPrChange>
              </w:rPr>
              <w:instrText>HYPERLINK \l "_Toc230173211"</w:instrText>
            </w:r>
            <w:r w:rsidRPr="00AA66E8">
              <w:rPr>
                <w:rStyle w:val="a3"/>
                <w:rFonts w:ascii="Times New Roman" w:hAnsi="Times New Roman"/>
                <w:noProof/>
                <w:sz w:val="28"/>
                <w:szCs w:val="28"/>
                <w:rPrChange w:id="134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347" w:author="Sasha Azazlov" w:date="2026-05-20T12:39:00Z" w16du:dateUtc="2026-05-20T09:39:00Z">
                  <w:rPr>
                    <w:rStyle w:val="a3"/>
                    <w:noProof/>
                  </w:rPr>
                </w:rPrChange>
              </w:rPr>
            </w:r>
            <w:r w:rsidRPr="00AA66E8">
              <w:rPr>
                <w:rStyle w:val="a3"/>
                <w:rFonts w:ascii="Times New Roman" w:hAnsi="Times New Roman"/>
                <w:noProof/>
                <w:sz w:val="28"/>
                <w:szCs w:val="28"/>
                <w:rPrChange w:id="134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349" w:author="Sasha Azazlov" w:date="2026-05-20T12:39:00Z" w16du:dateUtc="2026-05-20T09:39:00Z">
                  <w:rPr>
                    <w:rStyle w:val="a3"/>
                    <w:noProof/>
                  </w:rPr>
                </w:rPrChange>
              </w:rPr>
              <w:t>3.3.1 Экран авторизации</w:t>
            </w:r>
            <w:r w:rsidRPr="00AA66E8">
              <w:rPr>
                <w:rFonts w:ascii="Times New Roman" w:hAnsi="Times New Roman"/>
                <w:noProof/>
                <w:webHidden/>
                <w:sz w:val="28"/>
                <w:szCs w:val="28"/>
                <w:rPrChange w:id="1350" w:author="Sasha Azazlov" w:date="2026-05-20T12:39:00Z" w16du:dateUtc="2026-05-20T09:39:00Z">
                  <w:rPr>
                    <w:noProof/>
                    <w:webHidden/>
                  </w:rPr>
                </w:rPrChange>
              </w:rPr>
              <w:tab/>
            </w:r>
            <w:r w:rsidRPr="00AA66E8">
              <w:rPr>
                <w:rFonts w:ascii="Times New Roman" w:hAnsi="Times New Roman"/>
                <w:noProof/>
                <w:webHidden/>
                <w:sz w:val="28"/>
                <w:szCs w:val="28"/>
                <w:rPrChange w:id="135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352" w:author="Sasha Azazlov" w:date="2026-05-20T12:39:00Z" w16du:dateUtc="2026-05-20T09:39:00Z">
                  <w:rPr>
                    <w:noProof/>
                    <w:webHidden/>
                  </w:rPr>
                </w:rPrChange>
              </w:rPr>
              <w:instrText xml:space="preserve"> PAGEREF _Toc230173211 \h </w:instrText>
            </w:r>
            <w:r w:rsidRPr="00AA66E8">
              <w:rPr>
                <w:rFonts w:ascii="Times New Roman" w:hAnsi="Times New Roman"/>
                <w:noProof/>
                <w:webHidden/>
                <w:sz w:val="28"/>
                <w:szCs w:val="28"/>
                <w:rPrChange w:id="1353" w:author="Sasha Azazlov" w:date="2026-05-20T12:39:00Z" w16du:dateUtc="2026-05-20T09:39:00Z">
                  <w:rPr>
                    <w:noProof/>
                    <w:webHidden/>
                  </w:rPr>
                </w:rPrChange>
              </w:rPr>
            </w:r>
            <w:r w:rsidRPr="00AA66E8">
              <w:rPr>
                <w:rFonts w:ascii="Times New Roman" w:hAnsi="Times New Roman"/>
                <w:noProof/>
                <w:webHidden/>
                <w:sz w:val="28"/>
                <w:szCs w:val="28"/>
                <w:rPrChange w:id="135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355" w:author="Sasha Azazlov" w:date="2026-05-20T12:39:00Z" w16du:dateUtc="2026-05-20T09:39:00Z">
                  <w:rPr>
                    <w:noProof/>
                    <w:webHidden/>
                  </w:rPr>
                </w:rPrChange>
              </w:rPr>
              <w:t>48</w:t>
            </w:r>
            <w:r w:rsidRPr="00AA66E8">
              <w:rPr>
                <w:rFonts w:ascii="Times New Roman" w:hAnsi="Times New Roman"/>
                <w:noProof/>
                <w:webHidden/>
                <w:sz w:val="28"/>
                <w:szCs w:val="28"/>
                <w:rPrChange w:id="135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35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358" w:author="Sasha Azazlov" w:date="2026-05-20T12:38:00Z" w16du:dateUtc="2026-05-20T09:38:00Z"/>
              <w:rFonts w:ascii="Times New Roman" w:eastAsiaTheme="minorEastAsia" w:hAnsi="Times New Roman"/>
              <w:i w:val="0"/>
              <w:iCs w:val="0"/>
              <w:noProof/>
              <w:kern w:val="2"/>
              <w:sz w:val="28"/>
              <w:szCs w:val="28"/>
              <w14:ligatures w14:val="standardContextual"/>
              <w:rPrChange w:id="1359" w:author="Sasha Azazlov" w:date="2026-05-20T12:39:00Z" w16du:dateUtc="2026-05-20T09:39:00Z">
                <w:rPr>
                  <w:ins w:id="1360" w:author="Sasha Azazlov" w:date="2026-05-20T12:38:00Z" w16du:dateUtc="2026-05-20T09:38:00Z"/>
                  <w:rFonts w:eastAsiaTheme="minorEastAsia" w:cstheme="minorBidi"/>
                  <w:i w:val="0"/>
                  <w:iCs w:val="0"/>
                  <w:noProof/>
                  <w:kern w:val="2"/>
                  <w:sz w:val="24"/>
                  <w:szCs w:val="24"/>
                  <w14:ligatures w14:val="standardContextual"/>
                </w:rPr>
              </w:rPrChange>
            </w:rPr>
          </w:pPr>
          <w:ins w:id="1361" w:author="Sasha Azazlov" w:date="2026-05-20T12:38:00Z" w16du:dateUtc="2026-05-20T09:38:00Z">
            <w:r w:rsidRPr="00AA66E8">
              <w:rPr>
                <w:rStyle w:val="a3"/>
                <w:rFonts w:ascii="Times New Roman" w:hAnsi="Times New Roman"/>
                <w:noProof/>
                <w:sz w:val="28"/>
                <w:szCs w:val="28"/>
                <w:rPrChange w:id="136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36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364" w:author="Sasha Azazlov" w:date="2026-05-20T12:39:00Z" w16du:dateUtc="2026-05-20T09:39:00Z">
                  <w:rPr>
                    <w:noProof/>
                  </w:rPr>
                </w:rPrChange>
              </w:rPr>
              <w:instrText>HYPERLINK \l "_Toc230173212"</w:instrText>
            </w:r>
            <w:r w:rsidRPr="00AA66E8">
              <w:rPr>
                <w:rStyle w:val="a3"/>
                <w:rFonts w:ascii="Times New Roman" w:hAnsi="Times New Roman"/>
                <w:noProof/>
                <w:sz w:val="28"/>
                <w:szCs w:val="28"/>
                <w:rPrChange w:id="136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366" w:author="Sasha Azazlov" w:date="2026-05-20T12:39:00Z" w16du:dateUtc="2026-05-20T09:39:00Z">
                  <w:rPr>
                    <w:rStyle w:val="a3"/>
                    <w:noProof/>
                  </w:rPr>
                </w:rPrChange>
              </w:rPr>
            </w:r>
            <w:r w:rsidRPr="00AA66E8">
              <w:rPr>
                <w:rStyle w:val="a3"/>
                <w:rFonts w:ascii="Times New Roman" w:hAnsi="Times New Roman"/>
                <w:noProof/>
                <w:sz w:val="28"/>
                <w:szCs w:val="28"/>
                <w:rPrChange w:id="136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368" w:author="Sasha Azazlov" w:date="2026-05-20T12:39:00Z" w16du:dateUtc="2026-05-20T09:39:00Z">
                  <w:rPr>
                    <w:rStyle w:val="a3"/>
                    <w:rFonts w:ascii="Times New Roman" w:hAnsi="Times New Roman"/>
                    <w:noProof/>
                  </w:rPr>
                </w:rPrChange>
              </w:rPr>
              <w:t>3.3.2 Экран генератора паролей</w:t>
            </w:r>
            <w:r w:rsidRPr="00AA66E8">
              <w:rPr>
                <w:rFonts w:ascii="Times New Roman" w:hAnsi="Times New Roman"/>
                <w:noProof/>
                <w:webHidden/>
                <w:sz w:val="28"/>
                <w:szCs w:val="28"/>
                <w:rPrChange w:id="1369" w:author="Sasha Azazlov" w:date="2026-05-20T12:39:00Z" w16du:dateUtc="2026-05-20T09:39:00Z">
                  <w:rPr>
                    <w:noProof/>
                    <w:webHidden/>
                  </w:rPr>
                </w:rPrChange>
              </w:rPr>
              <w:tab/>
            </w:r>
            <w:r w:rsidRPr="00AA66E8">
              <w:rPr>
                <w:rFonts w:ascii="Times New Roman" w:hAnsi="Times New Roman"/>
                <w:noProof/>
                <w:webHidden/>
                <w:sz w:val="28"/>
                <w:szCs w:val="28"/>
                <w:rPrChange w:id="137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371" w:author="Sasha Azazlov" w:date="2026-05-20T12:39:00Z" w16du:dateUtc="2026-05-20T09:39:00Z">
                  <w:rPr>
                    <w:noProof/>
                    <w:webHidden/>
                  </w:rPr>
                </w:rPrChange>
              </w:rPr>
              <w:instrText xml:space="preserve"> PAGEREF _Toc230173212 \h </w:instrText>
            </w:r>
            <w:r w:rsidRPr="00AA66E8">
              <w:rPr>
                <w:rFonts w:ascii="Times New Roman" w:hAnsi="Times New Roman"/>
                <w:noProof/>
                <w:webHidden/>
                <w:sz w:val="28"/>
                <w:szCs w:val="28"/>
                <w:rPrChange w:id="1372" w:author="Sasha Azazlov" w:date="2026-05-20T12:39:00Z" w16du:dateUtc="2026-05-20T09:39:00Z">
                  <w:rPr>
                    <w:noProof/>
                    <w:webHidden/>
                  </w:rPr>
                </w:rPrChange>
              </w:rPr>
            </w:r>
            <w:r w:rsidRPr="00AA66E8">
              <w:rPr>
                <w:rFonts w:ascii="Times New Roman" w:hAnsi="Times New Roman"/>
                <w:noProof/>
                <w:webHidden/>
                <w:sz w:val="28"/>
                <w:szCs w:val="28"/>
                <w:rPrChange w:id="137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374" w:author="Sasha Azazlov" w:date="2026-05-20T12:39:00Z" w16du:dateUtc="2026-05-20T09:39:00Z">
                  <w:rPr>
                    <w:noProof/>
                    <w:webHidden/>
                  </w:rPr>
                </w:rPrChange>
              </w:rPr>
              <w:t>49</w:t>
            </w:r>
            <w:r w:rsidRPr="00AA66E8">
              <w:rPr>
                <w:rFonts w:ascii="Times New Roman" w:hAnsi="Times New Roman"/>
                <w:noProof/>
                <w:webHidden/>
                <w:sz w:val="28"/>
                <w:szCs w:val="28"/>
                <w:rPrChange w:id="137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376"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377" w:author="Sasha Azazlov" w:date="2026-05-20T12:38:00Z" w16du:dateUtc="2026-05-20T09:38:00Z"/>
              <w:rFonts w:ascii="Times New Roman" w:eastAsiaTheme="minorEastAsia" w:hAnsi="Times New Roman"/>
              <w:i w:val="0"/>
              <w:iCs w:val="0"/>
              <w:noProof/>
              <w:kern w:val="2"/>
              <w:sz w:val="28"/>
              <w:szCs w:val="28"/>
              <w14:ligatures w14:val="standardContextual"/>
              <w:rPrChange w:id="1378" w:author="Sasha Azazlov" w:date="2026-05-20T12:39:00Z" w16du:dateUtc="2026-05-20T09:39:00Z">
                <w:rPr>
                  <w:ins w:id="1379" w:author="Sasha Azazlov" w:date="2026-05-20T12:38:00Z" w16du:dateUtc="2026-05-20T09:38:00Z"/>
                  <w:rFonts w:eastAsiaTheme="minorEastAsia" w:cstheme="minorBidi"/>
                  <w:i w:val="0"/>
                  <w:iCs w:val="0"/>
                  <w:noProof/>
                  <w:kern w:val="2"/>
                  <w:sz w:val="24"/>
                  <w:szCs w:val="24"/>
                  <w14:ligatures w14:val="standardContextual"/>
                </w:rPr>
              </w:rPrChange>
            </w:rPr>
          </w:pPr>
          <w:ins w:id="1380" w:author="Sasha Azazlov" w:date="2026-05-20T12:38:00Z" w16du:dateUtc="2026-05-20T09:38:00Z">
            <w:r w:rsidRPr="00AA66E8">
              <w:rPr>
                <w:rStyle w:val="a3"/>
                <w:rFonts w:ascii="Times New Roman" w:hAnsi="Times New Roman"/>
                <w:noProof/>
                <w:sz w:val="28"/>
                <w:szCs w:val="28"/>
                <w:rPrChange w:id="138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38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383" w:author="Sasha Azazlov" w:date="2026-05-20T12:39:00Z" w16du:dateUtc="2026-05-20T09:39:00Z">
                  <w:rPr>
                    <w:noProof/>
                  </w:rPr>
                </w:rPrChange>
              </w:rPr>
              <w:instrText>HYPERLINK \l "_Toc230173213"</w:instrText>
            </w:r>
            <w:r w:rsidRPr="00AA66E8">
              <w:rPr>
                <w:rStyle w:val="a3"/>
                <w:rFonts w:ascii="Times New Roman" w:hAnsi="Times New Roman"/>
                <w:noProof/>
                <w:sz w:val="28"/>
                <w:szCs w:val="28"/>
                <w:rPrChange w:id="138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385" w:author="Sasha Azazlov" w:date="2026-05-20T12:39:00Z" w16du:dateUtc="2026-05-20T09:39:00Z">
                  <w:rPr>
                    <w:rStyle w:val="a3"/>
                    <w:noProof/>
                  </w:rPr>
                </w:rPrChange>
              </w:rPr>
            </w:r>
            <w:r w:rsidRPr="00AA66E8">
              <w:rPr>
                <w:rStyle w:val="a3"/>
                <w:rFonts w:ascii="Times New Roman" w:hAnsi="Times New Roman"/>
                <w:noProof/>
                <w:sz w:val="28"/>
                <w:szCs w:val="28"/>
                <w:rPrChange w:id="138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387" w:author="Sasha Azazlov" w:date="2026-05-20T12:39:00Z" w16du:dateUtc="2026-05-20T09:39:00Z">
                  <w:rPr>
                    <w:rStyle w:val="a3"/>
                    <w:rFonts w:ascii="Times New Roman" w:hAnsi="Times New Roman"/>
                    <w:noProof/>
                  </w:rPr>
                </w:rPrChange>
              </w:rPr>
              <w:t>3.3.3 Экран списка паролей</w:t>
            </w:r>
            <w:r w:rsidRPr="00AA66E8">
              <w:rPr>
                <w:rFonts w:ascii="Times New Roman" w:hAnsi="Times New Roman"/>
                <w:noProof/>
                <w:webHidden/>
                <w:sz w:val="28"/>
                <w:szCs w:val="28"/>
                <w:rPrChange w:id="1388" w:author="Sasha Azazlov" w:date="2026-05-20T12:39:00Z" w16du:dateUtc="2026-05-20T09:39:00Z">
                  <w:rPr>
                    <w:noProof/>
                    <w:webHidden/>
                  </w:rPr>
                </w:rPrChange>
              </w:rPr>
              <w:tab/>
            </w:r>
            <w:r w:rsidRPr="00AA66E8">
              <w:rPr>
                <w:rFonts w:ascii="Times New Roman" w:hAnsi="Times New Roman"/>
                <w:noProof/>
                <w:webHidden/>
                <w:sz w:val="28"/>
                <w:szCs w:val="28"/>
                <w:rPrChange w:id="138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390" w:author="Sasha Azazlov" w:date="2026-05-20T12:39:00Z" w16du:dateUtc="2026-05-20T09:39:00Z">
                  <w:rPr>
                    <w:noProof/>
                    <w:webHidden/>
                  </w:rPr>
                </w:rPrChange>
              </w:rPr>
              <w:instrText xml:space="preserve"> PAGEREF _Toc230173213 \h </w:instrText>
            </w:r>
            <w:r w:rsidRPr="00AA66E8">
              <w:rPr>
                <w:rFonts w:ascii="Times New Roman" w:hAnsi="Times New Roman"/>
                <w:noProof/>
                <w:webHidden/>
                <w:sz w:val="28"/>
                <w:szCs w:val="28"/>
                <w:rPrChange w:id="1391" w:author="Sasha Azazlov" w:date="2026-05-20T12:39:00Z" w16du:dateUtc="2026-05-20T09:39:00Z">
                  <w:rPr>
                    <w:noProof/>
                    <w:webHidden/>
                  </w:rPr>
                </w:rPrChange>
              </w:rPr>
            </w:r>
            <w:r w:rsidRPr="00AA66E8">
              <w:rPr>
                <w:rFonts w:ascii="Times New Roman" w:hAnsi="Times New Roman"/>
                <w:noProof/>
                <w:webHidden/>
                <w:sz w:val="28"/>
                <w:szCs w:val="28"/>
                <w:rPrChange w:id="139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393" w:author="Sasha Azazlov" w:date="2026-05-20T12:39:00Z" w16du:dateUtc="2026-05-20T09:39:00Z">
                  <w:rPr>
                    <w:noProof/>
                    <w:webHidden/>
                  </w:rPr>
                </w:rPrChange>
              </w:rPr>
              <w:t>49</w:t>
            </w:r>
            <w:r w:rsidRPr="00AA66E8">
              <w:rPr>
                <w:rFonts w:ascii="Times New Roman" w:hAnsi="Times New Roman"/>
                <w:noProof/>
                <w:webHidden/>
                <w:sz w:val="28"/>
                <w:szCs w:val="28"/>
                <w:rPrChange w:id="139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39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396" w:author="Sasha Azazlov" w:date="2026-05-20T12:38:00Z" w16du:dateUtc="2026-05-20T09:38:00Z"/>
              <w:rFonts w:ascii="Times New Roman" w:eastAsiaTheme="minorEastAsia" w:hAnsi="Times New Roman"/>
              <w:i w:val="0"/>
              <w:iCs w:val="0"/>
              <w:noProof/>
              <w:kern w:val="2"/>
              <w:sz w:val="28"/>
              <w:szCs w:val="28"/>
              <w14:ligatures w14:val="standardContextual"/>
              <w:rPrChange w:id="1397" w:author="Sasha Azazlov" w:date="2026-05-20T12:39:00Z" w16du:dateUtc="2026-05-20T09:39:00Z">
                <w:rPr>
                  <w:ins w:id="1398" w:author="Sasha Azazlov" w:date="2026-05-20T12:38:00Z" w16du:dateUtc="2026-05-20T09:38:00Z"/>
                  <w:rFonts w:eastAsiaTheme="minorEastAsia" w:cstheme="minorBidi"/>
                  <w:i w:val="0"/>
                  <w:iCs w:val="0"/>
                  <w:noProof/>
                  <w:kern w:val="2"/>
                  <w:sz w:val="24"/>
                  <w:szCs w:val="24"/>
                  <w14:ligatures w14:val="standardContextual"/>
                </w:rPr>
              </w:rPrChange>
            </w:rPr>
          </w:pPr>
          <w:ins w:id="1399" w:author="Sasha Azazlov" w:date="2026-05-20T12:38:00Z" w16du:dateUtc="2026-05-20T09:38:00Z">
            <w:r w:rsidRPr="00AA66E8">
              <w:rPr>
                <w:rStyle w:val="a3"/>
                <w:rFonts w:ascii="Times New Roman" w:hAnsi="Times New Roman"/>
                <w:noProof/>
                <w:sz w:val="28"/>
                <w:szCs w:val="28"/>
                <w:rPrChange w:id="140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40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402" w:author="Sasha Azazlov" w:date="2026-05-20T12:39:00Z" w16du:dateUtc="2026-05-20T09:39:00Z">
                  <w:rPr>
                    <w:noProof/>
                  </w:rPr>
                </w:rPrChange>
              </w:rPr>
              <w:instrText>HYPERLINK \l "_Toc230173214"</w:instrText>
            </w:r>
            <w:r w:rsidRPr="00AA66E8">
              <w:rPr>
                <w:rStyle w:val="a3"/>
                <w:rFonts w:ascii="Times New Roman" w:hAnsi="Times New Roman"/>
                <w:noProof/>
                <w:sz w:val="28"/>
                <w:szCs w:val="28"/>
                <w:rPrChange w:id="140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404" w:author="Sasha Azazlov" w:date="2026-05-20T12:39:00Z" w16du:dateUtc="2026-05-20T09:39:00Z">
                  <w:rPr>
                    <w:rStyle w:val="a3"/>
                    <w:noProof/>
                  </w:rPr>
                </w:rPrChange>
              </w:rPr>
            </w:r>
            <w:r w:rsidRPr="00AA66E8">
              <w:rPr>
                <w:rStyle w:val="a3"/>
                <w:rFonts w:ascii="Times New Roman" w:hAnsi="Times New Roman"/>
                <w:noProof/>
                <w:sz w:val="28"/>
                <w:szCs w:val="28"/>
                <w:rPrChange w:id="140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406" w:author="Sasha Azazlov" w:date="2026-05-20T12:39:00Z" w16du:dateUtc="2026-05-20T09:39:00Z">
                  <w:rPr>
                    <w:rStyle w:val="a3"/>
                    <w:rFonts w:ascii="Times New Roman" w:hAnsi="Times New Roman"/>
                    <w:noProof/>
                  </w:rPr>
                </w:rPrChange>
              </w:rPr>
              <w:t>3.3.4 Экран просмотра записи</w:t>
            </w:r>
            <w:r w:rsidRPr="00AA66E8">
              <w:rPr>
                <w:rFonts w:ascii="Times New Roman" w:hAnsi="Times New Roman"/>
                <w:noProof/>
                <w:webHidden/>
                <w:sz w:val="28"/>
                <w:szCs w:val="28"/>
                <w:rPrChange w:id="1407" w:author="Sasha Azazlov" w:date="2026-05-20T12:39:00Z" w16du:dateUtc="2026-05-20T09:39:00Z">
                  <w:rPr>
                    <w:noProof/>
                    <w:webHidden/>
                  </w:rPr>
                </w:rPrChange>
              </w:rPr>
              <w:tab/>
            </w:r>
            <w:r w:rsidRPr="00AA66E8">
              <w:rPr>
                <w:rFonts w:ascii="Times New Roman" w:hAnsi="Times New Roman"/>
                <w:noProof/>
                <w:webHidden/>
                <w:sz w:val="28"/>
                <w:szCs w:val="28"/>
                <w:rPrChange w:id="140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409" w:author="Sasha Azazlov" w:date="2026-05-20T12:39:00Z" w16du:dateUtc="2026-05-20T09:39:00Z">
                  <w:rPr>
                    <w:noProof/>
                    <w:webHidden/>
                  </w:rPr>
                </w:rPrChange>
              </w:rPr>
              <w:instrText xml:space="preserve"> PAGEREF _Toc230173214 \h </w:instrText>
            </w:r>
            <w:r w:rsidRPr="00AA66E8">
              <w:rPr>
                <w:rFonts w:ascii="Times New Roman" w:hAnsi="Times New Roman"/>
                <w:noProof/>
                <w:webHidden/>
                <w:sz w:val="28"/>
                <w:szCs w:val="28"/>
                <w:rPrChange w:id="1410" w:author="Sasha Azazlov" w:date="2026-05-20T12:39:00Z" w16du:dateUtc="2026-05-20T09:39:00Z">
                  <w:rPr>
                    <w:noProof/>
                    <w:webHidden/>
                  </w:rPr>
                </w:rPrChange>
              </w:rPr>
            </w:r>
            <w:r w:rsidRPr="00AA66E8">
              <w:rPr>
                <w:rFonts w:ascii="Times New Roman" w:hAnsi="Times New Roman"/>
                <w:noProof/>
                <w:webHidden/>
                <w:sz w:val="28"/>
                <w:szCs w:val="28"/>
                <w:rPrChange w:id="141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412" w:author="Sasha Azazlov" w:date="2026-05-20T12:39:00Z" w16du:dateUtc="2026-05-20T09:39:00Z">
                  <w:rPr>
                    <w:noProof/>
                    <w:webHidden/>
                  </w:rPr>
                </w:rPrChange>
              </w:rPr>
              <w:t>50</w:t>
            </w:r>
            <w:r w:rsidRPr="00AA66E8">
              <w:rPr>
                <w:rFonts w:ascii="Times New Roman" w:hAnsi="Times New Roman"/>
                <w:noProof/>
                <w:webHidden/>
                <w:sz w:val="28"/>
                <w:szCs w:val="28"/>
                <w:rPrChange w:id="141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414"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415" w:author="Sasha Azazlov" w:date="2026-05-20T12:38:00Z" w16du:dateUtc="2026-05-20T09:38:00Z"/>
              <w:rFonts w:ascii="Times New Roman" w:eastAsiaTheme="minorEastAsia" w:hAnsi="Times New Roman"/>
              <w:i w:val="0"/>
              <w:iCs w:val="0"/>
              <w:noProof/>
              <w:kern w:val="2"/>
              <w:sz w:val="28"/>
              <w:szCs w:val="28"/>
              <w14:ligatures w14:val="standardContextual"/>
              <w:rPrChange w:id="1416" w:author="Sasha Azazlov" w:date="2026-05-20T12:39:00Z" w16du:dateUtc="2026-05-20T09:39:00Z">
                <w:rPr>
                  <w:ins w:id="1417" w:author="Sasha Azazlov" w:date="2026-05-20T12:38:00Z" w16du:dateUtc="2026-05-20T09:38:00Z"/>
                  <w:rFonts w:eastAsiaTheme="minorEastAsia" w:cstheme="minorBidi"/>
                  <w:i w:val="0"/>
                  <w:iCs w:val="0"/>
                  <w:noProof/>
                  <w:kern w:val="2"/>
                  <w:sz w:val="24"/>
                  <w:szCs w:val="24"/>
                  <w14:ligatures w14:val="standardContextual"/>
                </w:rPr>
              </w:rPrChange>
            </w:rPr>
          </w:pPr>
          <w:ins w:id="1418" w:author="Sasha Azazlov" w:date="2026-05-20T12:38:00Z" w16du:dateUtc="2026-05-20T09:38:00Z">
            <w:r w:rsidRPr="00AA66E8">
              <w:rPr>
                <w:rStyle w:val="a3"/>
                <w:rFonts w:ascii="Times New Roman" w:hAnsi="Times New Roman"/>
                <w:noProof/>
                <w:sz w:val="28"/>
                <w:szCs w:val="28"/>
                <w:rPrChange w:id="141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42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421" w:author="Sasha Azazlov" w:date="2026-05-20T12:39:00Z" w16du:dateUtc="2026-05-20T09:39:00Z">
                  <w:rPr>
                    <w:noProof/>
                  </w:rPr>
                </w:rPrChange>
              </w:rPr>
              <w:instrText>HYPERLINK \l "_Toc230173215"</w:instrText>
            </w:r>
            <w:r w:rsidRPr="00AA66E8">
              <w:rPr>
                <w:rStyle w:val="a3"/>
                <w:rFonts w:ascii="Times New Roman" w:hAnsi="Times New Roman"/>
                <w:noProof/>
                <w:sz w:val="28"/>
                <w:szCs w:val="28"/>
                <w:rPrChange w:id="142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423" w:author="Sasha Azazlov" w:date="2026-05-20T12:39:00Z" w16du:dateUtc="2026-05-20T09:39:00Z">
                  <w:rPr>
                    <w:rStyle w:val="a3"/>
                    <w:noProof/>
                  </w:rPr>
                </w:rPrChange>
              </w:rPr>
            </w:r>
            <w:r w:rsidRPr="00AA66E8">
              <w:rPr>
                <w:rStyle w:val="a3"/>
                <w:rFonts w:ascii="Times New Roman" w:hAnsi="Times New Roman"/>
                <w:noProof/>
                <w:sz w:val="28"/>
                <w:szCs w:val="28"/>
                <w:rPrChange w:id="142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425" w:author="Sasha Azazlov" w:date="2026-05-20T12:39:00Z" w16du:dateUtc="2026-05-20T09:39:00Z">
                  <w:rPr>
                    <w:rStyle w:val="a3"/>
                    <w:rFonts w:ascii="Times New Roman" w:hAnsi="Times New Roman"/>
                    <w:noProof/>
                  </w:rPr>
                </w:rPrChange>
              </w:rPr>
              <w:t>3.3.5 Экран журнала безопасности</w:t>
            </w:r>
            <w:r w:rsidRPr="00AA66E8">
              <w:rPr>
                <w:rFonts w:ascii="Times New Roman" w:hAnsi="Times New Roman"/>
                <w:noProof/>
                <w:webHidden/>
                <w:sz w:val="28"/>
                <w:szCs w:val="28"/>
                <w:rPrChange w:id="1426" w:author="Sasha Azazlov" w:date="2026-05-20T12:39:00Z" w16du:dateUtc="2026-05-20T09:39:00Z">
                  <w:rPr>
                    <w:noProof/>
                    <w:webHidden/>
                  </w:rPr>
                </w:rPrChange>
              </w:rPr>
              <w:tab/>
            </w:r>
            <w:r w:rsidRPr="00AA66E8">
              <w:rPr>
                <w:rFonts w:ascii="Times New Roman" w:hAnsi="Times New Roman"/>
                <w:noProof/>
                <w:webHidden/>
                <w:sz w:val="28"/>
                <w:szCs w:val="28"/>
                <w:rPrChange w:id="142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428" w:author="Sasha Azazlov" w:date="2026-05-20T12:39:00Z" w16du:dateUtc="2026-05-20T09:39:00Z">
                  <w:rPr>
                    <w:noProof/>
                    <w:webHidden/>
                  </w:rPr>
                </w:rPrChange>
              </w:rPr>
              <w:instrText xml:space="preserve"> PAGEREF _Toc230173215 \h </w:instrText>
            </w:r>
            <w:r w:rsidRPr="00AA66E8">
              <w:rPr>
                <w:rFonts w:ascii="Times New Roman" w:hAnsi="Times New Roman"/>
                <w:noProof/>
                <w:webHidden/>
                <w:sz w:val="28"/>
                <w:szCs w:val="28"/>
                <w:rPrChange w:id="1429" w:author="Sasha Azazlov" w:date="2026-05-20T12:39:00Z" w16du:dateUtc="2026-05-20T09:39:00Z">
                  <w:rPr>
                    <w:noProof/>
                    <w:webHidden/>
                  </w:rPr>
                </w:rPrChange>
              </w:rPr>
            </w:r>
            <w:r w:rsidRPr="00AA66E8">
              <w:rPr>
                <w:rFonts w:ascii="Times New Roman" w:hAnsi="Times New Roman"/>
                <w:noProof/>
                <w:webHidden/>
                <w:sz w:val="28"/>
                <w:szCs w:val="28"/>
                <w:rPrChange w:id="143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431" w:author="Sasha Azazlov" w:date="2026-05-20T12:39:00Z" w16du:dateUtc="2026-05-20T09:39:00Z">
                  <w:rPr>
                    <w:noProof/>
                    <w:webHidden/>
                  </w:rPr>
                </w:rPrChange>
              </w:rPr>
              <w:t>50</w:t>
            </w:r>
            <w:r w:rsidRPr="00AA66E8">
              <w:rPr>
                <w:rFonts w:ascii="Times New Roman" w:hAnsi="Times New Roman"/>
                <w:noProof/>
                <w:webHidden/>
                <w:sz w:val="28"/>
                <w:szCs w:val="28"/>
                <w:rPrChange w:id="143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43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434" w:author="Sasha Azazlov" w:date="2026-05-20T12:38:00Z" w16du:dateUtc="2026-05-20T09:38:00Z"/>
              <w:rFonts w:ascii="Times New Roman" w:eastAsiaTheme="minorEastAsia" w:hAnsi="Times New Roman"/>
              <w:i w:val="0"/>
              <w:iCs w:val="0"/>
              <w:noProof/>
              <w:kern w:val="2"/>
              <w:sz w:val="28"/>
              <w:szCs w:val="28"/>
              <w14:ligatures w14:val="standardContextual"/>
              <w:rPrChange w:id="1435" w:author="Sasha Azazlov" w:date="2026-05-20T12:39:00Z" w16du:dateUtc="2026-05-20T09:39:00Z">
                <w:rPr>
                  <w:ins w:id="1436" w:author="Sasha Azazlov" w:date="2026-05-20T12:38:00Z" w16du:dateUtc="2026-05-20T09:38:00Z"/>
                  <w:rFonts w:eastAsiaTheme="minorEastAsia" w:cstheme="minorBidi"/>
                  <w:i w:val="0"/>
                  <w:iCs w:val="0"/>
                  <w:noProof/>
                  <w:kern w:val="2"/>
                  <w:sz w:val="24"/>
                  <w:szCs w:val="24"/>
                  <w14:ligatures w14:val="standardContextual"/>
                </w:rPr>
              </w:rPrChange>
            </w:rPr>
          </w:pPr>
          <w:ins w:id="1437" w:author="Sasha Azazlov" w:date="2026-05-20T12:38:00Z" w16du:dateUtc="2026-05-20T09:38:00Z">
            <w:r w:rsidRPr="00AA66E8">
              <w:rPr>
                <w:rStyle w:val="a3"/>
                <w:rFonts w:ascii="Times New Roman" w:hAnsi="Times New Roman"/>
                <w:noProof/>
                <w:sz w:val="28"/>
                <w:szCs w:val="28"/>
                <w:rPrChange w:id="143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43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440" w:author="Sasha Azazlov" w:date="2026-05-20T12:39:00Z" w16du:dateUtc="2026-05-20T09:39:00Z">
                  <w:rPr>
                    <w:noProof/>
                  </w:rPr>
                </w:rPrChange>
              </w:rPr>
              <w:instrText>HYPERLINK \l "_Toc230173216"</w:instrText>
            </w:r>
            <w:r w:rsidRPr="00AA66E8">
              <w:rPr>
                <w:rStyle w:val="a3"/>
                <w:rFonts w:ascii="Times New Roman" w:hAnsi="Times New Roman"/>
                <w:noProof/>
                <w:sz w:val="28"/>
                <w:szCs w:val="28"/>
                <w:rPrChange w:id="144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442" w:author="Sasha Azazlov" w:date="2026-05-20T12:39:00Z" w16du:dateUtc="2026-05-20T09:39:00Z">
                  <w:rPr>
                    <w:rStyle w:val="a3"/>
                    <w:noProof/>
                  </w:rPr>
                </w:rPrChange>
              </w:rPr>
            </w:r>
            <w:r w:rsidRPr="00AA66E8">
              <w:rPr>
                <w:rStyle w:val="a3"/>
                <w:rFonts w:ascii="Times New Roman" w:hAnsi="Times New Roman"/>
                <w:noProof/>
                <w:sz w:val="28"/>
                <w:szCs w:val="28"/>
                <w:rPrChange w:id="144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444" w:author="Sasha Azazlov" w:date="2026-05-20T12:39:00Z" w16du:dateUtc="2026-05-20T09:39:00Z">
                  <w:rPr>
                    <w:rStyle w:val="a3"/>
                    <w:rFonts w:ascii="Times New Roman" w:hAnsi="Times New Roman"/>
                    <w:noProof/>
                  </w:rPr>
                </w:rPrChange>
              </w:rPr>
              <w:t>3.3.6 Экран настроек</w:t>
            </w:r>
            <w:r w:rsidRPr="00AA66E8">
              <w:rPr>
                <w:rFonts w:ascii="Times New Roman" w:hAnsi="Times New Roman"/>
                <w:noProof/>
                <w:webHidden/>
                <w:sz w:val="28"/>
                <w:szCs w:val="28"/>
                <w:rPrChange w:id="1445" w:author="Sasha Azazlov" w:date="2026-05-20T12:39:00Z" w16du:dateUtc="2026-05-20T09:39:00Z">
                  <w:rPr>
                    <w:noProof/>
                    <w:webHidden/>
                  </w:rPr>
                </w:rPrChange>
              </w:rPr>
              <w:tab/>
            </w:r>
            <w:r w:rsidRPr="00AA66E8">
              <w:rPr>
                <w:rFonts w:ascii="Times New Roman" w:hAnsi="Times New Roman"/>
                <w:noProof/>
                <w:webHidden/>
                <w:sz w:val="28"/>
                <w:szCs w:val="28"/>
                <w:rPrChange w:id="144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447" w:author="Sasha Azazlov" w:date="2026-05-20T12:39:00Z" w16du:dateUtc="2026-05-20T09:39:00Z">
                  <w:rPr>
                    <w:noProof/>
                    <w:webHidden/>
                  </w:rPr>
                </w:rPrChange>
              </w:rPr>
              <w:instrText xml:space="preserve"> PAGEREF _Toc230173216 \h </w:instrText>
            </w:r>
            <w:r w:rsidRPr="00AA66E8">
              <w:rPr>
                <w:rFonts w:ascii="Times New Roman" w:hAnsi="Times New Roman"/>
                <w:noProof/>
                <w:webHidden/>
                <w:sz w:val="28"/>
                <w:szCs w:val="28"/>
                <w:rPrChange w:id="1448" w:author="Sasha Azazlov" w:date="2026-05-20T12:39:00Z" w16du:dateUtc="2026-05-20T09:39:00Z">
                  <w:rPr>
                    <w:noProof/>
                    <w:webHidden/>
                  </w:rPr>
                </w:rPrChange>
              </w:rPr>
            </w:r>
            <w:r w:rsidRPr="00AA66E8">
              <w:rPr>
                <w:rFonts w:ascii="Times New Roman" w:hAnsi="Times New Roman"/>
                <w:noProof/>
                <w:webHidden/>
                <w:sz w:val="28"/>
                <w:szCs w:val="28"/>
                <w:rPrChange w:id="144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450" w:author="Sasha Azazlov" w:date="2026-05-20T12:39:00Z" w16du:dateUtc="2026-05-20T09:39:00Z">
                  <w:rPr>
                    <w:noProof/>
                    <w:webHidden/>
                  </w:rPr>
                </w:rPrChange>
              </w:rPr>
              <w:t>50</w:t>
            </w:r>
            <w:r w:rsidRPr="00AA66E8">
              <w:rPr>
                <w:rFonts w:ascii="Times New Roman" w:hAnsi="Times New Roman"/>
                <w:noProof/>
                <w:webHidden/>
                <w:sz w:val="28"/>
                <w:szCs w:val="28"/>
                <w:rPrChange w:id="145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452"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453" w:author="Sasha Azazlov" w:date="2026-05-20T12:38:00Z" w16du:dateUtc="2026-05-20T09:38:00Z"/>
              <w:rFonts w:ascii="Times New Roman" w:eastAsiaTheme="minorEastAsia" w:hAnsi="Times New Roman"/>
              <w:smallCaps w:val="0"/>
              <w:noProof/>
              <w:kern w:val="2"/>
              <w:sz w:val="28"/>
              <w:szCs w:val="28"/>
              <w14:ligatures w14:val="standardContextual"/>
              <w:rPrChange w:id="1454" w:author="Sasha Azazlov" w:date="2026-05-20T12:39:00Z" w16du:dateUtc="2026-05-20T09:39:00Z">
                <w:rPr>
                  <w:ins w:id="1455" w:author="Sasha Azazlov" w:date="2026-05-20T12:38:00Z" w16du:dateUtc="2026-05-20T09:38:00Z"/>
                  <w:rFonts w:eastAsiaTheme="minorEastAsia" w:cstheme="minorBidi"/>
                  <w:smallCaps w:val="0"/>
                  <w:noProof/>
                  <w:kern w:val="2"/>
                  <w:sz w:val="24"/>
                  <w:szCs w:val="24"/>
                  <w14:ligatures w14:val="standardContextual"/>
                </w:rPr>
              </w:rPrChange>
            </w:rPr>
          </w:pPr>
          <w:ins w:id="1456" w:author="Sasha Azazlov" w:date="2026-05-20T12:38:00Z" w16du:dateUtc="2026-05-20T09:38:00Z">
            <w:r w:rsidRPr="00AA66E8">
              <w:rPr>
                <w:rStyle w:val="a3"/>
                <w:rFonts w:ascii="Times New Roman" w:hAnsi="Times New Roman"/>
                <w:noProof/>
                <w:sz w:val="28"/>
                <w:szCs w:val="28"/>
                <w:rPrChange w:id="145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45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459" w:author="Sasha Azazlov" w:date="2026-05-20T12:39:00Z" w16du:dateUtc="2026-05-20T09:39:00Z">
                  <w:rPr>
                    <w:noProof/>
                  </w:rPr>
                </w:rPrChange>
              </w:rPr>
              <w:instrText>HYPERLINK \l "_Toc230173217"</w:instrText>
            </w:r>
            <w:r w:rsidRPr="00AA66E8">
              <w:rPr>
                <w:rStyle w:val="a3"/>
                <w:rFonts w:ascii="Times New Roman" w:hAnsi="Times New Roman"/>
                <w:noProof/>
                <w:sz w:val="28"/>
                <w:szCs w:val="28"/>
                <w:rPrChange w:id="146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461" w:author="Sasha Azazlov" w:date="2026-05-20T12:39:00Z" w16du:dateUtc="2026-05-20T09:39:00Z">
                  <w:rPr>
                    <w:rStyle w:val="a3"/>
                    <w:noProof/>
                  </w:rPr>
                </w:rPrChange>
              </w:rPr>
            </w:r>
            <w:r w:rsidRPr="00AA66E8">
              <w:rPr>
                <w:rStyle w:val="a3"/>
                <w:rFonts w:ascii="Times New Roman" w:hAnsi="Times New Roman"/>
                <w:noProof/>
                <w:sz w:val="28"/>
                <w:szCs w:val="28"/>
                <w:rPrChange w:id="146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463" w:author="Sasha Azazlov" w:date="2026-05-20T12:39:00Z" w16du:dateUtc="2026-05-20T09:39:00Z">
                  <w:rPr>
                    <w:rStyle w:val="a3"/>
                    <w:noProof/>
                  </w:rPr>
                </w:rPrChange>
              </w:rPr>
              <w:t>3.4 Реализация бизнес-логики</w:t>
            </w:r>
            <w:r w:rsidRPr="00AA66E8">
              <w:rPr>
                <w:rFonts w:ascii="Times New Roman" w:hAnsi="Times New Roman"/>
                <w:noProof/>
                <w:webHidden/>
                <w:sz w:val="28"/>
                <w:szCs w:val="28"/>
                <w:rPrChange w:id="1464" w:author="Sasha Azazlov" w:date="2026-05-20T12:39:00Z" w16du:dateUtc="2026-05-20T09:39:00Z">
                  <w:rPr>
                    <w:noProof/>
                    <w:webHidden/>
                  </w:rPr>
                </w:rPrChange>
              </w:rPr>
              <w:tab/>
            </w:r>
            <w:r w:rsidRPr="00AA66E8">
              <w:rPr>
                <w:rFonts w:ascii="Times New Roman" w:hAnsi="Times New Roman"/>
                <w:noProof/>
                <w:webHidden/>
                <w:sz w:val="28"/>
                <w:szCs w:val="28"/>
                <w:rPrChange w:id="146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466" w:author="Sasha Azazlov" w:date="2026-05-20T12:39:00Z" w16du:dateUtc="2026-05-20T09:39:00Z">
                  <w:rPr>
                    <w:noProof/>
                    <w:webHidden/>
                  </w:rPr>
                </w:rPrChange>
              </w:rPr>
              <w:instrText xml:space="preserve"> PAGEREF _Toc230173217 \h </w:instrText>
            </w:r>
            <w:r w:rsidRPr="00AA66E8">
              <w:rPr>
                <w:rFonts w:ascii="Times New Roman" w:hAnsi="Times New Roman"/>
                <w:noProof/>
                <w:webHidden/>
                <w:sz w:val="28"/>
                <w:szCs w:val="28"/>
                <w:rPrChange w:id="1467" w:author="Sasha Azazlov" w:date="2026-05-20T12:39:00Z" w16du:dateUtc="2026-05-20T09:39:00Z">
                  <w:rPr>
                    <w:noProof/>
                    <w:webHidden/>
                  </w:rPr>
                </w:rPrChange>
              </w:rPr>
            </w:r>
            <w:r w:rsidRPr="00AA66E8">
              <w:rPr>
                <w:rFonts w:ascii="Times New Roman" w:hAnsi="Times New Roman"/>
                <w:noProof/>
                <w:webHidden/>
                <w:sz w:val="28"/>
                <w:szCs w:val="28"/>
                <w:rPrChange w:id="146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469" w:author="Sasha Azazlov" w:date="2026-05-20T12:39:00Z" w16du:dateUtc="2026-05-20T09:39:00Z">
                  <w:rPr>
                    <w:noProof/>
                    <w:webHidden/>
                  </w:rPr>
                </w:rPrChange>
              </w:rPr>
              <w:t>51</w:t>
            </w:r>
            <w:r w:rsidRPr="00AA66E8">
              <w:rPr>
                <w:rFonts w:ascii="Times New Roman" w:hAnsi="Times New Roman"/>
                <w:noProof/>
                <w:webHidden/>
                <w:sz w:val="28"/>
                <w:szCs w:val="28"/>
                <w:rPrChange w:id="147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471"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472" w:author="Sasha Azazlov" w:date="2026-05-20T12:38:00Z" w16du:dateUtc="2026-05-20T09:38:00Z"/>
              <w:rFonts w:ascii="Times New Roman" w:eastAsiaTheme="minorEastAsia" w:hAnsi="Times New Roman"/>
              <w:i w:val="0"/>
              <w:iCs w:val="0"/>
              <w:noProof/>
              <w:kern w:val="2"/>
              <w:sz w:val="28"/>
              <w:szCs w:val="28"/>
              <w14:ligatures w14:val="standardContextual"/>
              <w:rPrChange w:id="1473" w:author="Sasha Azazlov" w:date="2026-05-20T12:39:00Z" w16du:dateUtc="2026-05-20T09:39:00Z">
                <w:rPr>
                  <w:ins w:id="1474" w:author="Sasha Azazlov" w:date="2026-05-20T12:38:00Z" w16du:dateUtc="2026-05-20T09:38:00Z"/>
                  <w:rFonts w:eastAsiaTheme="minorEastAsia" w:cstheme="minorBidi"/>
                  <w:i w:val="0"/>
                  <w:iCs w:val="0"/>
                  <w:noProof/>
                  <w:kern w:val="2"/>
                  <w:sz w:val="24"/>
                  <w:szCs w:val="24"/>
                  <w14:ligatures w14:val="standardContextual"/>
                </w:rPr>
              </w:rPrChange>
            </w:rPr>
          </w:pPr>
          <w:ins w:id="1475" w:author="Sasha Azazlov" w:date="2026-05-20T12:38:00Z" w16du:dateUtc="2026-05-20T09:38:00Z">
            <w:r w:rsidRPr="00AA66E8">
              <w:rPr>
                <w:rStyle w:val="a3"/>
                <w:rFonts w:ascii="Times New Roman" w:hAnsi="Times New Roman"/>
                <w:noProof/>
                <w:sz w:val="28"/>
                <w:szCs w:val="28"/>
                <w:rPrChange w:id="147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47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478" w:author="Sasha Azazlov" w:date="2026-05-20T12:39:00Z" w16du:dateUtc="2026-05-20T09:39:00Z">
                  <w:rPr>
                    <w:noProof/>
                  </w:rPr>
                </w:rPrChange>
              </w:rPr>
              <w:instrText>HYPERLINK \l "_Toc230173218"</w:instrText>
            </w:r>
            <w:r w:rsidRPr="00AA66E8">
              <w:rPr>
                <w:rStyle w:val="a3"/>
                <w:rFonts w:ascii="Times New Roman" w:hAnsi="Times New Roman"/>
                <w:noProof/>
                <w:sz w:val="28"/>
                <w:szCs w:val="28"/>
                <w:rPrChange w:id="147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480" w:author="Sasha Azazlov" w:date="2026-05-20T12:39:00Z" w16du:dateUtc="2026-05-20T09:39:00Z">
                  <w:rPr>
                    <w:rStyle w:val="a3"/>
                    <w:noProof/>
                  </w:rPr>
                </w:rPrChange>
              </w:rPr>
            </w:r>
            <w:r w:rsidRPr="00AA66E8">
              <w:rPr>
                <w:rStyle w:val="a3"/>
                <w:rFonts w:ascii="Times New Roman" w:hAnsi="Times New Roman"/>
                <w:noProof/>
                <w:sz w:val="28"/>
                <w:szCs w:val="28"/>
                <w:rPrChange w:id="148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482" w:author="Sasha Azazlov" w:date="2026-05-20T12:39:00Z" w16du:dateUtc="2026-05-20T09:39:00Z">
                  <w:rPr>
                    <w:rStyle w:val="a3"/>
                    <w:rFonts w:ascii="Times New Roman" w:hAnsi="Times New Roman"/>
                    <w:noProof/>
                  </w:rPr>
                </w:rPrChange>
              </w:rPr>
              <w:t>3.4.1 CRUD-операции с паролями</w:t>
            </w:r>
            <w:r w:rsidRPr="00AA66E8">
              <w:rPr>
                <w:rFonts w:ascii="Times New Roman" w:hAnsi="Times New Roman"/>
                <w:noProof/>
                <w:webHidden/>
                <w:sz w:val="28"/>
                <w:szCs w:val="28"/>
                <w:rPrChange w:id="1483" w:author="Sasha Azazlov" w:date="2026-05-20T12:39:00Z" w16du:dateUtc="2026-05-20T09:39:00Z">
                  <w:rPr>
                    <w:noProof/>
                    <w:webHidden/>
                  </w:rPr>
                </w:rPrChange>
              </w:rPr>
              <w:tab/>
            </w:r>
            <w:r w:rsidRPr="00AA66E8">
              <w:rPr>
                <w:rFonts w:ascii="Times New Roman" w:hAnsi="Times New Roman"/>
                <w:noProof/>
                <w:webHidden/>
                <w:sz w:val="28"/>
                <w:szCs w:val="28"/>
                <w:rPrChange w:id="148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485" w:author="Sasha Azazlov" w:date="2026-05-20T12:39:00Z" w16du:dateUtc="2026-05-20T09:39:00Z">
                  <w:rPr>
                    <w:noProof/>
                    <w:webHidden/>
                  </w:rPr>
                </w:rPrChange>
              </w:rPr>
              <w:instrText xml:space="preserve"> PAGEREF _Toc230173218 \h </w:instrText>
            </w:r>
            <w:r w:rsidRPr="00AA66E8">
              <w:rPr>
                <w:rFonts w:ascii="Times New Roman" w:hAnsi="Times New Roman"/>
                <w:noProof/>
                <w:webHidden/>
                <w:sz w:val="28"/>
                <w:szCs w:val="28"/>
                <w:rPrChange w:id="1486" w:author="Sasha Azazlov" w:date="2026-05-20T12:39:00Z" w16du:dateUtc="2026-05-20T09:39:00Z">
                  <w:rPr>
                    <w:noProof/>
                    <w:webHidden/>
                  </w:rPr>
                </w:rPrChange>
              </w:rPr>
            </w:r>
            <w:r w:rsidRPr="00AA66E8">
              <w:rPr>
                <w:rFonts w:ascii="Times New Roman" w:hAnsi="Times New Roman"/>
                <w:noProof/>
                <w:webHidden/>
                <w:sz w:val="28"/>
                <w:szCs w:val="28"/>
                <w:rPrChange w:id="148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488" w:author="Sasha Azazlov" w:date="2026-05-20T12:39:00Z" w16du:dateUtc="2026-05-20T09:39:00Z">
                  <w:rPr>
                    <w:noProof/>
                    <w:webHidden/>
                  </w:rPr>
                </w:rPrChange>
              </w:rPr>
              <w:t>51</w:t>
            </w:r>
            <w:r w:rsidRPr="00AA66E8">
              <w:rPr>
                <w:rFonts w:ascii="Times New Roman" w:hAnsi="Times New Roman"/>
                <w:noProof/>
                <w:webHidden/>
                <w:sz w:val="28"/>
                <w:szCs w:val="28"/>
                <w:rPrChange w:id="148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490"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491" w:author="Sasha Azazlov" w:date="2026-05-20T12:38:00Z" w16du:dateUtc="2026-05-20T09:38:00Z"/>
              <w:rFonts w:ascii="Times New Roman" w:eastAsiaTheme="minorEastAsia" w:hAnsi="Times New Roman"/>
              <w:i w:val="0"/>
              <w:iCs w:val="0"/>
              <w:noProof/>
              <w:kern w:val="2"/>
              <w:sz w:val="28"/>
              <w:szCs w:val="28"/>
              <w14:ligatures w14:val="standardContextual"/>
              <w:rPrChange w:id="1492" w:author="Sasha Azazlov" w:date="2026-05-20T12:39:00Z" w16du:dateUtc="2026-05-20T09:39:00Z">
                <w:rPr>
                  <w:ins w:id="1493" w:author="Sasha Azazlov" w:date="2026-05-20T12:38:00Z" w16du:dateUtc="2026-05-20T09:38:00Z"/>
                  <w:rFonts w:eastAsiaTheme="minorEastAsia" w:cstheme="minorBidi"/>
                  <w:i w:val="0"/>
                  <w:iCs w:val="0"/>
                  <w:noProof/>
                  <w:kern w:val="2"/>
                  <w:sz w:val="24"/>
                  <w:szCs w:val="24"/>
                  <w14:ligatures w14:val="standardContextual"/>
                </w:rPr>
              </w:rPrChange>
            </w:rPr>
          </w:pPr>
          <w:ins w:id="1494" w:author="Sasha Azazlov" w:date="2026-05-20T12:38:00Z" w16du:dateUtc="2026-05-20T09:38:00Z">
            <w:r w:rsidRPr="00AA66E8">
              <w:rPr>
                <w:rStyle w:val="a3"/>
                <w:rFonts w:ascii="Times New Roman" w:hAnsi="Times New Roman"/>
                <w:noProof/>
                <w:sz w:val="28"/>
                <w:szCs w:val="28"/>
                <w:rPrChange w:id="149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49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497" w:author="Sasha Azazlov" w:date="2026-05-20T12:39:00Z" w16du:dateUtc="2026-05-20T09:39:00Z">
                  <w:rPr>
                    <w:noProof/>
                  </w:rPr>
                </w:rPrChange>
              </w:rPr>
              <w:instrText>HYPERLINK \l "_Toc230173219"</w:instrText>
            </w:r>
            <w:r w:rsidRPr="00AA66E8">
              <w:rPr>
                <w:rStyle w:val="a3"/>
                <w:rFonts w:ascii="Times New Roman" w:hAnsi="Times New Roman"/>
                <w:noProof/>
                <w:sz w:val="28"/>
                <w:szCs w:val="28"/>
                <w:rPrChange w:id="149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499" w:author="Sasha Azazlov" w:date="2026-05-20T12:39:00Z" w16du:dateUtc="2026-05-20T09:39:00Z">
                  <w:rPr>
                    <w:rStyle w:val="a3"/>
                    <w:noProof/>
                  </w:rPr>
                </w:rPrChange>
              </w:rPr>
            </w:r>
            <w:r w:rsidRPr="00AA66E8">
              <w:rPr>
                <w:rStyle w:val="a3"/>
                <w:rFonts w:ascii="Times New Roman" w:hAnsi="Times New Roman"/>
                <w:noProof/>
                <w:sz w:val="28"/>
                <w:szCs w:val="28"/>
                <w:rPrChange w:id="150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501" w:author="Sasha Azazlov" w:date="2026-05-20T12:39:00Z" w16du:dateUtc="2026-05-20T09:39:00Z">
                  <w:rPr>
                    <w:rStyle w:val="a3"/>
                    <w:rFonts w:ascii="Times New Roman" w:hAnsi="Times New Roman"/>
                    <w:noProof/>
                  </w:rPr>
                </w:rPrChange>
              </w:rPr>
              <w:t>3.4.2 Генерация паролей</w:t>
            </w:r>
            <w:r w:rsidRPr="00AA66E8">
              <w:rPr>
                <w:rFonts w:ascii="Times New Roman" w:hAnsi="Times New Roman"/>
                <w:noProof/>
                <w:webHidden/>
                <w:sz w:val="28"/>
                <w:szCs w:val="28"/>
                <w:rPrChange w:id="1502" w:author="Sasha Azazlov" w:date="2026-05-20T12:39:00Z" w16du:dateUtc="2026-05-20T09:39:00Z">
                  <w:rPr>
                    <w:noProof/>
                    <w:webHidden/>
                  </w:rPr>
                </w:rPrChange>
              </w:rPr>
              <w:tab/>
            </w:r>
            <w:r w:rsidRPr="00AA66E8">
              <w:rPr>
                <w:rFonts w:ascii="Times New Roman" w:hAnsi="Times New Roman"/>
                <w:noProof/>
                <w:webHidden/>
                <w:sz w:val="28"/>
                <w:szCs w:val="28"/>
                <w:rPrChange w:id="150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504" w:author="Sasha Azazlov" w:date="2026-05-20T12:39:00Z" w16du:dateUtc="2026-05-20T09:39:00Z">
                  <w:rPr>
                    <w:noProof/>
                    <w:webHidden/>
                  </w:rPr>
                </w:rPrChange>
              </w:rPr>
              <w:instrText xml:space="preserve"> PAGEREF _Toc230173219 \h </w:instrText>
            </w:r>
            <w:r w:rsidRPr="00AA66E8">
              <w:rPr>
                <w:rFonts w:ascii="Times New Roman" w:hAnsi="Times New Roman"/>
                <w:noProof/>
                <w:webHidden/>
                <w:sz w:val="28"/>
                <w:szCs w:val="28"/>
                <w:rPrChange w:id="1505" w:author="Sasha Azazlov" w:date="2026-05-20T12:39:00Z" w16du:dateUtc="2026-05-20T09:39:00Z">
                  <w:rPr>
                    <w:noProof/>
                    <w:webHidden/>
                  </w:rPr>
                </w:rPrChange>
              </w:rPr>
            </w:r>
            <w:r w:rsidRPr="00AA66E8">
              <w:rPr>
                <w:rFonts w:ascii="Times New Roman" w:hAnsi="Times New Roman"/>
                <w:noProof/>
                <w:webHidden/>
                <w:sz w:val="28"/>
                <w:szCs w:val="28"/>
                <w:rPrChange w:id="150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507" w:author="Sasha Azazlov" w:date="2026-05-20T12:39:00Z" w16du:dateUtc="2026-05-20T09:39:00Z">
                  <w:rPr>
                    <w:noProof/>
                    <w:webHidden/>
                  </w:rPr>
                </w:rPrChange>
              </w:rPr>
              <w:t>51</w:t>
            </w:r>
            <w:r w:rsidRPr="00AA66E8">
              <w:rPr>
                <w:rFonts w:ascii="Times New Roman" w:hAnsi="Times New Roman"/>
                <w:noProof/>
                <w:webHidden/>
                <w:sz w:val="28"/>
                <w:szCs w:val="28"/>
                <w:rPrChange w:id="150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50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510" w:author="Sasha Azazlov" w:date="2026-05-20T12:38:00Z" w16du:dateUtc="2026-05-20T09:38:00Z"/>
              <w:rFonts w:ascii="Times New Roman" w:eastAsiaTheme="minorEastAsia" w:hAnsi="Times New Roman"/>
              <w:i w:val="0"/>
              <w:iCs w:val="0"/>
              <w:noProof/>
              <w:kern w:val="2"/>
              <w:sz w:val="28"/>
              <w:szCs w:val="28"/>
              <w14:ligatures w14:val="standardContextual"/>
              <w:rPrChange w:id="1511" w:author="Sasha Azazlov" w:date="2026-05-20T12:39:00Z" w16du:dateUtc="2026-05-20T09:39:00Z">
                <w:rPr>
                  <w:ins w:id="1512" w:author="Sasha Azazlov" w:date="2026-05-20T12:38:00Z" w16du:dateUtc="2026-05-20T09:38:00Z"/>
                  <w:rFonts w:eastAsiaTheme="minorEastAsia" w:cstheme="minorBidi"/>
                  <w:i w:val="0"/>
                  <w:iCs w:val="0"/>
                  <w:noProof/>
                  <w:kern w:val="2"/>
                  <w:sz w:val="24"/>
                  <w:szCs w:val="24"/>
                  <w14:ligatures w14:val="standardContextual"/>
                </w:rPr>
              </w:rPrChange>
            </w:rPr>
          </w:pPr>
          <w:ins w:id="1513" w:author="Sasha Azazlov" w:date="2026-05-20T12:38:00Z" w16du:dateUtc="2026-05-20T09:38:00Z">
            <w:r w:rsidRPr="00AA66E8">
              <w:rPr>
                <w:rStyle w:val="a3"/>
                <w:rFonts w:ascii="Times New Roman" w:hAnsi="Times New Roman"/>
                <w:noProof/>
                <w:sz w:val="28"/>
                <w:szCs w:val="28"/>
                <w:rPrChange w:id="151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51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516" w:author="Sasha Azazlov" w:date="2026-05-20T12:39:00Z" w16du:dateUtc="2026-05-20T09:39:00Z">
                  <w:rPr>
                    <w:noProof/>
                  </w:rPr>
                </w:rPrChange>
              </w:rPr>
              <w:instrText>HYPERLINK \l "_Toc230173220"</w:instrText>
            </w:r>
            <w:r w:rsidRPr="00AA66E8">
              <w:rPr>
                <w:rStyle w:val="a3"/>
                <w:rFonts w:ascii="Times New Roman" w:hAnsi="Times New Roman"/>
                <w:noProof/>
                <w:sz w:val="28"/>
                <w:szCs w:val="28"/>
                <w:rPrChange w:id="151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518" w:author="Sasha Azazlov" w:date="2026-05-20T12:39:00Z" w16du:dateUtc="2026-05-20T09:39:00Z">
                  <w:rPr>
                    <w:rStyle w:val="a3"/>
                    <w:noProof/>
                  </w:rPr>
                </w:rPrChange>
              </w:rPr>
            </w:r>
            <w:r w:rsidRPr="00AA66E8">
              <w:rPr>
                <w:rStyle w:val="a3"/>
                <w:rFonts w:ascii="Times New Roman" w:hAnsi="Times New Roman"/>
                <w:noProof/>
                <w:sz w:val="28"/>
                <w:szCs w:val="28"/>
                <w:rPrChange w:id="151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520" w:author="Sasha Azazlov" w:date="2026-05-20T12:39:00Z" w16du:dateUtc="2026-05-20T09:39:00Z">
                  <w:rPr>
                    <w:rStyle w:val="a3"/>
                    <w:rFonts w:ascii="Times New Roman" w:hAnsi="Times New Roman"/>
                    <w:noProof/>
                  </w:rPr>
                </w:rPrChange>
              </w:rPr>
              <w:t>3.4.3 История паролей</w:t>
            </w:r>
            <w:r w:rsidRPr="00AA66E8">
              <w:rPr>
                <w:rFonts w:ascii="Times New Roman" w:hAnsi="Times New Roman"/>
                <w:noProof/>
                <w:webHidden/>
                <w:sz w:val="28"/>
                <w:szCs w:val="28"/>
                <w:rPrChange w:id="1521" w:author="Sasha Azazlov" w:date="2026-05-20T12:39:00Z" w16du:dateUtc="2026-05-20T09:39:00Z">
                  <w:rPr>
                    <w:noProof/>
                    <w:webHidden/>
                  </w:rPr>
                </w:rPrChange>
              </w:rPr>
              <w:tab/>
            </w:r>
            <w:r w:rsidRPr="00AA66E8">
              <w:rPr>
                <w:rFonts w:ascii="Times New Roman" w:hAnsi="Times New Roman"/>
                <w:noProof/>
                <w:webHidden/>
                <w:sz w:val="28"/>
                <w:szCs w:val="28"/>
                <w:rPrChange w:id="152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523" w:author="Sasha Azazlov" w:date="2026-05-20T12:39:00Z" w16du:dateUtc="2026-05-20T09:39:00Z">
                  <w:rPr>
                    <w:noProof/>
                    <w:webHidden/>
                  </w:rPr>
                </w:rPrChange>
              </w:rPr>
              <w:instrText xml:space="preserve"> PAGEREF _Toc230173220 \h </w:instrText>
            </w:r>
            <w:r w:rsidRPr="00AA66E8">
              <w:rPr>
                <w:rFonts w:ascii="Times New Roman" w:hAnsi="Times New Roman"/>
                <w:noProof/>
                <w:webHidden/>
                <w:sz w:val="28"/>
                <w:szCs w:val="28"/>
                <w:rPrChange w:id="1524" w:author="Sasha Azazlov" w:date="2026-05-20T12:39:00Z" w16du:dateUtc="2026-05-20T09:39:00Z">
                  <w:rPr>
                    <w:noProof/>
                    <w:webHidden/>
                  </w:rPr>
                </w:rPrChange>
              </w:rPr>
            </w:r>
            <w:r w:rsidRPr="00AA66E8">
              <w:rPr>
                <w:rFonts w:ascii="Times New Roman" w:hAnsi="Times New Roman"/>
                <w:noProof/>
                <w:webHidden/>
                <w:sz w:val="28"/>
                <w:szCs w:val="28"/>
                <w:rPrChange w:id="152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526" w:author="Sasha Azazlov" w:date="2026-05-20T12:39:00Z" w16du:dateUtc="2026-05-20T09:39:00Z">
                  <w:rPr>
                    <w:noProof/>
                    <w:webHidden/>
                  </w:rPr>
                </w:rPrChange>
              </w:rPr>
              <w:t>52</w:t>
            </w:r>
            <w:r w:rsidRPr="00AA66E8">
              <w:rPr>
                <w:rFonts w:ascii="Times New Roman" w:hAnsi="Times New Roman"/>
                <w:noProof/>
                <w:webHidden/>
                <w:sz w:val="28"/>
                <w:szCs w:val="28"/>
                <w:rPrChange w:id="152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52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529" w:author="Sasha Azazlov" w:date="2026-05-20T12:38:00Z" w16du:dateUtc="2026-05-20T09:38:00Z"/>
              <w:rFonts w:ascii="Times New Roman" w:eastAsiaTheme="minorEastAsia" w:hAnsi="Times New Roman"/>
              <w:i w:val="0"/>
              <w:iCs w:val="0"/>
              <w:noProof/>
              <w:kern w:val="2"/>
              <w:sz w:val="28"/>
              <w:szCs w:val="28"/>
              <w14:ligatures w14:val="standardContextual"/>
              <w:rPrChange w:id="1530" w:author="Sasha Azazlov" w:date="2026-05-20T12:39:00Z" w16du:dateUtc="2026-05-20T09:39:00Z">
                <w:rPr>
                  <w:ins w:id="1531" w:author="Sasha Azazlov" w:date="2026-05-20T12:38:00Z" w16du:dateUtc="2026-05-20T09:38:00Z"/>
                  <w:rFonts w:eastAsiaTheme="minorEastAsia" w:cstheme="minorBidi"/>
                  <w:i w:val="0"/>
                  <w:iCs w:val="0"/>
                  <w:noProof/>
                  <w:kern w:val="2"/>
                  <w:sz w:val="24"/>
                  <w:szCs w:val="24"/>
                  <w14:ligatures w14:val="standardContextual"/>
                </w:rPr>
              </w:rPrChange>
            </w:rPr>
          </w:pPr>
          <w:ins w:id="1532" w:author="Sasha Azazlov" w:date="2026-05-20T12:38:00Z" w16du:dateUtc="2026-05-20T09:38:00Z">
            <w:r w:rsidRPr="00AA66E8">
              <w:rPr>
                <w:rStyle w:val="a3"/>
                <w:rFonts w:ascii="Times New Roman" w:hAnsi="Times New Roman"/>
                <w:noProof/>
                <w:sz w:val="28"/>
                <w:szCs w:val="28"/>
                <w:rPrChange w:id="153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53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535" w:author="Sasha Azazlov" w:date="2026-05-20T12:39:00Z" w16du:dateUtc="2026-05-20T09:39:00Z">
                  <w:rPr>
                    <w:noProof/>
                  </w:rPr>
                </w:rPrChange>
              </w:rPr>
              <w:instrText>HYPERLINK \l "_Toc230173221"</w:instrText>
            </w:r>
            <w:r w:rsidRPr="00AA66E8">
              <w:rPr>
                <w:rStyle w:val="a3"/>
                <w:rFonts w:ascii="Times New Roman" w:hAnsi="Times New Roman"/>
                <w:noProof/>
                <w:sz w:val="28"/>
                <w:szCs w:val="28"/>
                <w:rPrChange w:id="153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537" w:author="Sasha Azazlov" w:date="2026-05-20T12:39:00Z" w16du:dateUtc="2026-05-20T09:39:00Z">
                  <w:rPr>
                    <w:rStyle w:val="a3"/>
                    <w:noProof/>
                  </w:rPr>
                </w:rPrChange>
              </w:rPr>
            </w:r>
            <w:r w:rsidRPr="00AA66E8">
              <w:rPr>
                <w:rStyle w:val="a3"/>
                <w:rFonts w:ascii="Times New Roman" w:hAnsi="Times New Roman"/>
                <w:noProof/>
                <w:sz w:val="28"/>
                <w:szCs w:val="28"/>
                <w:rPrChange w:id="153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539" w:author="Sasha Azazlov" w:date="2026-05-20T12:39:00Z" w16du:dateUtc="2026-05-20T09:39:00Z">
                  <w:rPr>
                    <w:rStyle w:val="a3"/>
                    <w:rFonts w:ascii="Times New Roman" w:hAnsi="Times New Roman"/>
                    <w:noProof/>
                  </w:rPr>
                </w:rPrChange>
              </w:rPr>
              <w:t>3.4.4 Проверка надёжности пароля</w:t>
            </w:r>
            <w:r w:rsidRPr="00AA66E8">
              <w:rPr>
                <w:rFonts w:ascii="Times New Roman" w:hAnsi="Times New Roman"/>
                <w:noProof/>
                <w:webHidden/>
                <w:sz w:val="28"/>
                <w:szCs w:val="28"/>
                <w:rPrChange w:id="1540" w:author="Sasha Azazlov" w:date="2026-05-20T12:39:00Z" w16du:dateUtc="2026-05-20T09:39:00Z">
                  <w:rPr>
                    <w:noProof/>
                    <w:webHidden/>
                  </w:rPr>
                </w:rPrChange>
              </w:rPr>
              <w:tab/>
            </w:r>
            <w:r w:rsidRPr="00AA66E8">
              <w:rPr>
                <w:rFonts w:ascii="Times New Roman" w:hAnsi="Times New Roman"/>
                <w:noProof/>
                <w:webHidden/>
                <w:sz w:val="28"/>
                <w:szCs w:val="28"/>
                <w:rPrChange w:id="154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542" w:author="Sasha Azazlov" w:date="2026-05-20T12:39:00Z" w16du:dateUtc="2026-05-20T09:39:00Z">
                  <w:rPr>
                    <w:noProof/>
                    <w:webHidden/>
                  </w:rPr>
                </w:rPrChange>
              </w:rPr>
              <w:instrText xml:space="preserve"> PAGEREF _Toc230173221 \h </w:instrText>
            </w:r>
            <w:r w:rsidRPr="00AA66E8">
              <w:rPr>
                <w:rFonts w:ascii="Times New Roman" w:hAnsi="Times New Roman"/>
                <w:noProof/>
                <w:webHidden/>
                <w:sz w:val="28"/>
                <w:szCs w:val="28"/>
                <w:rPrChange w:id="1543" w:author="Sasha Azazlov" w:date="2026-05-20T12:39:00Z" w16du:dateUtc="2026-05-20T09:39:00Z">
                  <w:rPr>
                    <w:noProof/>
                    <w:webHidden/>
                  </w:rPr>
                </w:rPrChange>
              </w:rPr>
            </w:r>
            <w:r w:rsidRPr="00AA66E8">
              <w:rPr>
                <w:rFonts w:ascii="Times New Roman" w:hAnsi="Times New Roman"/>
                <w:noProof/>
                <w:webHidden/>
                <w:sz w:val="28"/>
                <w:szCs w:val="28"/>
                <w:rPrChange w:id="154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545" w:author="Sasha Azazlov" w:date="2026-05-20T12:39:00Z" w16du:dateUtc="2026-05-20T09:39:00Z">
                  <w:rPr>
                    <w:noProof/>
                    <w:webHidden/>
                  </w:rPr>
                </w:rPrChange>
              </w:rPr>
              <w:t>52</w:t>
            </w:r>
            <w:r w:rsidRPr="00AA66E8">
              <w:rPr>
                <w:rFonts w:ascii="Times New Roman" w:hAnsi="Times New Roman"/>
                <w:noProof/>
                <w:webHidden/>
                <w:sz w:val="28"/>
                <w:szCs w:val="28"/>
                <w:rPrChange w:id="154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54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548" w:author="Sasha Azazlov" w:date="2026-05-20T12:38:00Z" w16du:dateUtc="2026-05-20T09:38:00Z"/>
              <w:rFonts w:ascii="Times New Roman" w:eastAsiaTheme="minorEastAsia" w:hAnsi="Times New Roman"/>
              <w:i w:val="0"/>
              <w:iCs w:val="0"/>
              <w:noProof/>
              <w:kern w:val="2"/>
              <w:sz w:val="28"/>
              <w:szCs w:val="28"/>
              <w14:ligatures w14:val="standardContextual"/>
              <w:rPrChange w:id="1549" w:author="Sasha Azazlov" w:date="2026-05-20T12:39:00Z" w16du:dateUtc="2026-05-20T09:39:00Z">
                <w:rPr>
                  <w:ins w:id="1550" w:author="Sasha Azazlov" w:date="2026-05-20T12:38:00Z" w16du:dateUtc="2026-05-20T09:38:00Z"/>
                  <w:rFonts w:eastAsiaTheme="minorEastAsia" w:cstheme="minorBidi"/>
                  <w:i w:val="0"/>
                  <w:iCs w:val="0"/>
                  <w:noProof/>
                  <w:kern w:val="2"/>
                  <w:sz w:val="24"/>
                  <w:szCs w:val="24"/>
                  <w14:ligatures w14:val="standardContextual"/>
                </w:rPr>
              </w:rPrChange>
            </w:rPr>
          </w:pPr>
          <w:ins w:id="1551" w:author="Sasha Azazlov" w:date="2026-05-20T12:38:00Z" w16du:dateUtc="2026-05-20T09:38:00Z">
            <w:r w:rsidRPr="00AA66E8">
              <w:rPr>
                <w:rStyle w:val="a3"/>
                <w:rFonts w:ascii="Times New Roman" w:hAnsi="Times New Roman"/>
                <w:noProof/>
                <w:sz w:val="28"/>
                <w:szCs w:val="28"/>
                <w:rPrChange w:id="155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55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554" w:author="Sasha Azazlov" w:date="2026-05-20T12:39:00Z" w16du:dateUtc="2026-05-20T09:39:00Z">
                  <w:rPr>
                    <w:noProof/>
                  </w:rPr>
                </w:rPrChange>
              </w:rPr>
              <w:instrText>HYPERLINK \l "_Toc230173222"</w:instrText>
            </w:r>
            <w:r w:rsidRPr="00AA66E8">
              <w:rPr>
                <w:rStyle w:val="a3"/>
                <w:rFonts w:ascii="Times New Roman" w:hAnsi="Times New Roman"/>
                <w:noProof/>
                <w:sz w:val="28"/>
                <w:szCs w:val="28"/>
                <w:rPrChange w:id="155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556" w:author="Sasha Azazlov" w:date="2026-05-20T12:39:00Z" w16du:dateUtc="2026-05-20T09:39:00Z">
                  <w:rPr>
                    <w:rStyle w:val="a3"/>
                    <w:noProof/>
                  </w:rPr>
                </w:rPrChange>
              </w:rPr>
            </w:r>
            <w:r w:rsidRPr="00AA66E8">
              <w:rPr>
                <w:rStyle w:val="a3"/>
                <w:rFonts w:ascii="Times New Roman" w:hAnsi="Times New Roman"/>
                <w:noProof/>
                <w:sz w:val="28"/>
                <w:szCs w:val="28"/>
                <w:rPrChange w:id="155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558" w:author="Sasha Azazlov" w:date="2026-05-20T12:39:00Z" w16du:dateUtc="2026-05-20T09:39:00Z">
                  <w:rPr>
                    <w:rStyle w:val="a3"/>
                    <w:rFonts w:ascii="Times New Roman" w:hAnsi="Times New Roman"/>
                    <w:noProof/>
                  </w:rPr>
                </w:rPrChange>
              </w:rPr>
              <w:t>3.4.5 Уведомления</w:t>
            </w:r>
            <w:r w:rsidRPr="00AA66E8">
              <w:rPr>
                <w:rFonts w:ascii="Times New Roman" w:hAnsi="Times New Roman"/>
                <w:noProof/>
                <w:webHidden/>
                <w:sz w:val="28"/>
                <w:szCs w:val="28"/>
                <w:rPrChange w:id="1559" w:author="Sasha Azazlov" w:date="2026-05-20T12:39:00Z" w16du:dateUtc="2026-05-20T09:39:00Z">
                  <w:rPr>
                    <w:noProof/>
                    <w:webHidden/>
                  </w:rPr>
                </w:rPrChange>
              </w:rPr>
              <w:tab/>
            </w:r>
            <w:r w:rsidRPr="00AA66E8">
              <w:rPr>
                <w:rFonts w:ascii="Times New Roman" w:hAnsi="Times New Roman"/>
                <w:noProof/>
                <w:webHidden/>
                <w:sz w:val="28"/>
                <w:szCs w:val="28"/>
                <w:rPrChange w:id="156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561" w:author="Sasha Azazlov" w:date="2026-05-20T12:39:00Z" w16du:dateUtc="2026-05-20T09:39:00Z">
                  <w:rPr>
                    <w:noProof/>
                    <w:webHidden/>
                  </w:rPr>
                </w:rPrChange>
              </w:rPr>
              <w:instrText xml:space="preserve"> PAGEREF _Toc230173222 \h </w:instrText>
            </w:r>
            <w:r w:rsidRPr="00AA66E8">
              <w:rPr>
                <w:rFonts w:ascii="Times New Roman" w:hAnsi="Times New Roman"/>
                <w:noProof/>
                <w:webHidden/>
                <w:sz w:val="28"/>
                <w:szCs w:val="28"/>
                <w:rPrChange w:id="1562" w:author="Sasha Azazlov" w:date="2026-05-20T12:39:00Z" w16du:dateUtc="2026-05-20T09:39:00Z">
                  <w:rPr>
                    <w:noProof/>
                    <w:webHidden/>
                  </w:rPr>
                </w:rPrChange>
              </w:rPr>
            </w:r>
            <w:r w:rsidRPr="00AA66E8">
              <w:rPr>
                <w:rFonts w:ascii="Times New Roman" w:hAnsi="Times New Roman"/>
                <w:noProof/>
                <w:webHidden/>
                <w:sz w:val="28"/>
                <w:szCs w:val="28"/>
                <w:rPrChange w:id="156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564" w:author="Sasha Azazlov" w:date="2026-05-20T12:39:00Z" w16du:dateUtc="2026-05-20T09:39:00Z">
                  <w:rPr>
                    <w:noProof/>
                    <w:webHidden/>
                  </w:rPr>
                </w:rPrChange>
              </w:rPr>
              <w:t>53</w:t>
            </w:r>
            <w:r w:rsidRPr="00AA66E8">
              <w:rPr>
                <w:rFonts w:ascii="Times New Roman" w:hAnsi="Times New Roman"/>
                <w:noProof/>
                <w:webHidden/>
                <w:sz w:val="28"/>
                <w:szCs w:val="28"/>
                <w:rPrChange w:id="156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566"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567" w:author="Sasha Azazlov" w:date="2026-05-20T12:38:00Z" w16du:dateUtc="2026-05-20T09:38:00Z"/>
              <w:rFonts w:ascii="Times New Roman" w:eastAsiaTheme="minorEastAsia" w:hAnsi="Times New Roman"/>
              <w:i w:val="0"/>
              <w:iCs w:val="0"/>
              <w:noProof/>
              <w:kern w:val="2"/>
              <w:sz w:val="28"/>
              <w:szCs w:val="28"/>
              <w14:ligatures w14:val="standardContextual"/>
              <w:rPrChange w:id="1568" w:author="Sasha Azazlov" w:date="2026-05-20T12:39:00Z" w16du:dateUtc="2026-05-20T09:39:00Z">
                <w:rPr>
                  <w:ins w:id="1569" w:author="Sasha Azazlov" w:date="2026-05-20T12:38:00Z" w16du:dateUtc="2026-05-20T09:38:00Z"/>
                  <w:rFonts w:eastAsiaTheme="minorEastAsia" w:cstheme="minorBidi"/>
                  <w:i w:val="0"/>
                  <w:iCs w:val="0"/>
                  <w:noProof/>
                  <w:kern w:val="2"/>
                  <w:sz w:val="24"/>
                  <w:szCs w:val="24"/>
                  <w14:ligatures w14:val="standardContextual"/>
                </w:rPr>
              </w:rPrChange>
            </w:rPr>
          </w:pPr>
          <w:ins w:id="1570" w:author="Sasha Azazlov" w:date="2026-05-20T12:38:00Z" w16du:dateUtc="2026-05-20T09:38:00Z">
            <w:r w:rsidRPr="00AA66E8">
              <w:rPr>
                <w:rStyle w:val="a3"/>
                <w:rFonts w:ascii="Times New Roman" w:hAnsi="Times New Roman"/>
                <w:noProof/>
                <w:sz w:val="28"/>
                <w:szCs w:val="28"/>
                <w:rPrChange w:id="1571" w:author="Sasha Azazlov" w:date="2026-05-20T12:39:00Z" w16du:dateUtc="2026-05-20T09:39:00Z">
                  <w:rPr>
                    <w:rStyle w:val="a3"/>
                    <w:noProof/>
                  </w:rPr>
                </w:rPrChange>
              </w:rPr>
              <w:lastRenderedPageBreak/>
              <w:fldChar w:fldCharType="begin"/>
            </w:r>
            <w:r w:rsidRPr="00AA66E8">
              <w:rPr>
                <w:rStyle w:val="a3"/>
                <w:rFonts w:ascii="Times New Roman" w:hAnsi="Times New Roman"/>
                <w:noProof/>
                <w:sz w:val="28"/>
                <w:szCs w:val="28"/>
                <w:rPrChange w:id="157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573" w:author="Sasha Azazlov" w:date="2026-05-20T12:39:00Z" w16du:dateUtc="2026-05-20T09:39:00Z">
                  <w:rPr>
                    <w:noProof/>
                  </w:rPr>
                </w:rPrChange>
              </w:rPr>
              <w:instrText>HYPERLINK \l "_Toc230173223"</w:instrText>
            </w:r>
            <w:r w:rsidRPr="00AA66E8">
              <w:rPr>
                <w:rStyle w:val="a3"/>
                <w:rFonts w:ascii="Times New Roman" w:hAnsi="Times New Roman"/>
                <w:noProof/>
                <w:sz w:val="28"/>
                <w:szCs w:val="28"/>
                <w:rPrChange w:id="157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575" w:author="Sasha Azazlov" w:date="2026-05-20T12:39:00Z" w16du:dateUtc="2026-05-20T09:39:00Z">
                  <w:rPr>
                    <w:rStyle w:val="a3"/>
                    <w:noProof/>
                  </w:rPr>
                </w:rPrChange>
              </w:rPr>
            </w:r>
            <w:r w:rsidRPr="00AA66E8">
              <w:rPr>
                <w:rStyle w:val="a3"/>
                <w:rFonts w:ascii="Times New Roman" w:hAnsi="Times New Roman"/>
                <w:noProof/>
                <w:sz w:val="28"/>
                <w:szCs w:val="28"/>
                <w:rPrChange w:id="157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577" w:author="Sasha Azazlov" w:date="2026-05-20T12:39:00Z" w16du:dateUtc="2026-05-20T09:39:00Z">
                  <w:rPr>
                    <w:rStyle w:val="a3"/>
                    <w:rFonts w:ascii="Times New Roman" w:hAnsi="Times New Roman"/>
                    <w:noProof/>
                  </w:rPr>
                </w:rPrChange>
              </w:rPr>
              <w:t>3.4.6 Аудит действий</w:t>
            </w:r>
            <w:r w:rsidRPr="00AA66E8">
              <w:rPr>
                <w:rFonts w:ascii="Times New Roman" w:hAnsi="Times New Roman"/>
                <w:noProof/>
                <w:webHidden/>
                <w:sz w:val="28"/>
                <w:szCs w:val="28"/>
                <w:rPrChange w:id="1578" w:author="Sasha Azazlov" w:date="2026-05-20T12:39:00Z" w16du:dateUtc="2026-05-20T09:39:00Z">
                  <w:rPr>
                    <w:noProof/>
                    <w:webHidden/>
                  </w:rPr>
                </w:rPrChange>
              </w:rPr>
              <w:tab/>
            </w:r>
            <w:r w:rsidRPr="00AA66E8">
              <w:rPr>
                <w:rFonts w:ascii="Times New Roman" w:hAnsi="Times New Roman"/>
                <w:noProof/>
                <w:webHidden/>
                <w:sz w:val="28"/>
                <w:szCs w:val="28"/>
                <w:rPrChange w:id="157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580" w:author="Sasha Azazlov" w:date="2026-05-20T12:39:00Z" w16du:dateUtc="2026-05-20T09:39:00Z">
                  <w:rPr>
                    <w:noProof/>
                    <w:webHidden/>
                  </w:rPr>
                </w:rPrChange>
              </w:rPr>
              <w:instrText xml:space="preserve"> PAGEREF _Toc230173223 \h </w:instrText>
            </w:r>
            <w:r w:rsidRPr="00AA66E8">
              <w:rPr>
                <w:rFonts w:ascii="Times New Roman" w:hAnsi="Times New Roman"/>
                <w:noProof/>
                <w:webHidden/>
                <w:sz w:val="28"/>
                <w:szCs w:val="28"/>
                <w:rPrChange w:id="1581" w:author="Sasha Azazlov" w:date="2026-05-20T12:39:00Z" w16du:dateUtc="2026-05-20T09:39:00Z">
                  <w:rPr>
                    <w:noProof/>
                    <w:webHidden/>
                  </w:rPr>
                </w:rPrChange>
              </w:rPr>
            </w:r>
            <w:r w:rsidRPr="00AA66E8">
              <w:rPr>
                <w:rFonts w:ascii="Times New Roman" w:hAnsi="Times New Roman"/>
                <w:noProof/>
                <w:webHidden/>
                <w:sz w:val="28"/>
                <w:szCs w:val="28"/>
                <w:rPrChange w:id="158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583" w:author="Sasha Azazlov" w:date="2026-05-20T12:39:00Z" w16du:dateUtc="2026-05-20T09:39:00Z">
                  <w:rPr>
                    <w:noProof/>
                    <w:webHidden/>
                  </w:rPr>
                </w:rPrChange>
              </w:rPr>
              <w:t>53</w:t>
            </w:r>
            <w:r w:rsidRPr="00AA66E8">
              <w:rPr>
                <w:rFonts w:ascii="Times New Roman" w:hAnsi="Times New Roman"/>
                <w:noProof/>
                <w:webHidden/>
                <w:sz w:val="28"/>
                <w:szCs w:val="28"/>
                <w:rPrChange w:id="158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58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586" w:author="Sasha Azazlov" w:date="2026-05-20T12:38:00Z" w16du:dateUtc="2026-05-20T09:38:00Z"/>
              <w:rFonts w:ascii="Times New Roman" w:eastAsiaTheme="minorEastAsia" w:hAnsi="Times New Roman"/>
              <w:i w:val="0"/>
              <w:iCs w:val="0"/>
              <w:noProof/>
              <w:kern w:val="2"/>
              <w:sz w:val="28"/>
              <w:szCs w:val="28"/>
              <w14:ligatures w14:val="standardContextual"/>
              <w:rPrChange w:id="1587" w:author="Sasha Azazlov" w:date="2026-05-20T12:39:00Z" w16du:dateUtc="2026-05-20T09:39:00Z">
                <w:rPr>
                  <w:ins w:id="1588" w:author="Sasha Azazlov" w:date="2026-05-20T12:38:00Z" w16du:dateUtc="2026-05-20T09:38:00Z"/>
                  <w:rFonts w:eastAsiaTheme="minorEastAsia" w:cstheme="minorBidi"/>
                  <w:i w:val="0"/>
                  <w:iCs w:val="0"/>
                  <w:noProof/>
                  <w:kern w:val="2"/>
                  <w:sz w:val="24"/>
                  <w:szCs w:val="24"/>
                  <w14:ligatures w14:val="standardContextual"/>
                </w:rPr>
              </w:rPrChange>
            </w:rPr>
          </w:pPr>
          <w:ins w:id="1589" w:author="Sasha Azazlov" w:date="2026-05-20T12:38:00Z" w16du:dateUtc="2026-05-20T09:38:00Z">
            <w:r w:rsidRPr="00AA66E8">
              <w:rPr>
                <w:rStyle w:val="a3"/>
                <w:rFonts w:ascii="Times New Roman" w:hAnsi="Times New Roman"/>
                <w:noProof/>
                <w:sz w:val="28"/>
                <w:szCs w:val="28"/>
                <w:rPrChange w:id="159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59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592" w:author="Sasha Azazlov" w:date="2026-05-20T12:39:00Z" w16du:dateUtc="2026-05-20T09:39:00Z">
                  <w:rPr>
                    <w:noProof/>
                  </w:rPr>
                </w:rPrChange>
              </w:rPr>
              <w:instrText>HYPERLINK \l "_Toc230173224"</w:instrText>
            </w:r>
            <w:r w:rsidRPr="00AA66E8">
              <w:rPr>
                <w:rStyle w:val="a3"/>
                <w:rFonts w:ascii="Times New Roman" w:hAnsi="Times New Roman"/>
                <w:noProof/>
                <w:sz w:val="28"/>
                <w:szCs w:val="28"/>
                <w:rPrChange w:id="159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594" w:author="Sasha Azazlov" w:date="2026-05-20T12:39:00Z" w16du:dateUtc="2026-05-20T09:39:00Z">
                  <w:rPr>
                    <w:rStyle w:val="a3"/>
                    <w:noProof/>
                  </w:rPr>
                </w:rPrChange>
              </w:rPr>
            </w:r>
            <w:r w:rsidRPr="00AA66E8">
              <w:rPr>
                <w:rStyle w:val="a3"/>
                <w:rFonts w:ascii="Times New Roman" w:hAnsi="Times New Roman"/>
                <w:noProof/>
                <w:sz w:val="28"/>
                <w:szCs w:val="28"/>
                <w:rPrChange w:id="159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596" w:author="Sasha Azazlov" w:date="2026-05-20T12:39:00Z" w16du:dateUtc="2026-05-20T09:39:00Z">
                  <w:rPr>
                    <w:rStyle w:val="a3"/>
                    <w:rFonts w:ascii="Times New Roman" w:hAnsi="Times New Roman"/>
                    <w:noProof/>
                  </w:rPr>
                </w:rPrChange>
              </w:rPr>
              <w:t>3.4.7 Автоблокировка</w:t>
            </w:r>
            <w:r w:rsidRPr="00AA66E8">
              <w:rPr>
                <w:rFonts w:ascii="Times New Roman" w:hAnsi="Times New Roman"/>
                <w:noProof/>
                <w:webHidden/>
                <w:sz w:val="28"/>
                <w:szCs w:val="28"/>
                <w:rPrChange w:id="1597" w:author="Sasha Azazlov" w:date="2026-05-20T12:39:00Z" w16du:dateUtc="2026-05-20T09:39:00Z">
                  <w:rPr>
                    <w:noProof/>
                    <w:webHidden/>
                  </w:rPr>
                </w:rPrChange>
              </w:rPr>
              <w:tab/>
            </w:r>
            <w:r w:rsidRPr="00AA66E8">
              <w:rPr>
                <w:rFonts w:ascii="Times New Roman" w:hAnsi="Times New Roman"/>
                <w:noProof/>
                <w:webHidden/>
                <w:sz w:val="28"/>
                <w:szCs w:val="28"/>
                <w:rPrChange w:id="159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599" w:author="Sasha Azazlov" w:date="2026-05-20T12:39:00Z" w16du:dateUtc="2026-05-20T09:39:00Z">
                  <w:rPr>
                    <w:noProof/>
                    <w:webHidden/>
                  </w:rPr>
                </w:rPrChange>
              </w:rPr>
              <w:instrText xml:space="preserve"> PAGEREF _Toc230173224 \h </w:instrText>
            </w:r>
            <w:r w:rsidRPr="00AA66E8">
              <w:rPr>
                <w:rFonts w:ascii="Times New Roman" w:hAnsi="Times New Roman"/>
                <w:noProof/>
                <w:webHidden/>
                <w:sz w:val="28"/>
                <w:szCs w:val="28"/>
                <w:rPrChange w:id="1600" w:author="Sasha Azazlov" w:date="2026-05-20T12:39:00Z" w16du:dateUtc="2026-05-20T09:39:00Z">
                  <w:rPr>
                    <w:noProof/>
                    <w:webHidden/>
                  </w:rPr>
                </w:rPrChange>
              </w:rPr>
            </w:r>
            <w:r w:rsidRPr="00AA66E8">
              <w:rPr>
                <w:rFonts w:ascii="Times New Roman" w:hAnsi="Times New Roman"/>
                <w:noProof/>
                <w:webHidden/>
                <w:sz w:val="28"/>
                <w:szCs w:val="28"/>
                <w:rPrChange w:id="160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602" w:author="Sasha Azazlov" w:date="2026-05-20T12:39:00Z" w16du:dateUtc="2026-05-20T09:39:00Z">
                  <w:rPr>
                    <w:noProof/>
                    <w:webHidden/>
                  </w:rPr>
                </w:rPrChange>
              </w:rPr>
              <w:t>54</w:t>
            </w:r>
            <w:r w:rsidRPr="00AA66E8">
              <w:rPr>
                <w:rFonts w:ascii="Times New Roman" w:hAnsi="Times New Roman"/>
                <w:noProof/>
                <w:webHidden/>
                <w:sz w:val="28"/>
                <w:szCs w:val="28"/>
                <w:rPrChange w:id="160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604"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605" w:author="Sasha Azazlov" w:date="2026-05-20T12:38:00Z" w16du:dateUtc="2026-05-20T09:38:00Z"/>
              <w:rFonts w:ascii="Times New Roman" w:eastAsiaTheme="minorEastAsia" w:hAnsi="Times New Roman"/>
              <w:i w:val="0"/>
              <w:iCs w:val="0"/>
              <w:noProof/>
              <w:kern w:val="2"/>
              <w:sz w:val="28"/>
              <w:szCs w:val="28"/>
              <w14:ligatures w14:val="standardContextual"/>
              <w:rPrChange w:id="1606" w:author="Sasha Azazlov" w:date="2026-05-20T12:39:00Z" w16du:dateUtc="2026-05-20T09:39:00Z">
                <w:rPr>
                  <w:ins w:id="1607" w:author="Sasha Azazlov" w:date="2026-05-20T12:38:00Z" w16du:dateUtc="2026-05-20T09:38:00Z"/>
                  <w:rFonts w:eastAsiaTheme="minorEastAsia" w:cstheme="minorBidi"/>
                  <w:i w:val="0"/>
                  <w:iCs w:val="0"/>
                  <w:noProof/>
                  <w:kern w:val="2"/>
                  <w:sz w:val="24"/>
                  <w:szCs w:val="24"/>
                  <w14:ligatures w14:val="standardContextual"/>
                </w:rPr>
              </w:rPrChange>
            </w:rPr>
          </w:pPr>
          <w:ins w:id="1608" w:author="Sasha Azazlov" w:date="2026-05-20T12:38:00Z" w16du:dateUtc="2026-05-20T09:38:00Z">
            <w:r w:rsidRPr="00AA66E8">
              <w:rPr>
                <w:rStyle w:val="a3"/>
                <w:rFonts w:ascii="Times New Roman" w:hAnsi="Times New Roman"/>
                <w:noProof/>
                <w:sz w:val="28"/>
                <w:szCs w:val="28"/>
                <w:rPrChange w:id="160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61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611" w:author="Sasha Azazlov" w:date="2026-05-20T12:39:00Z" w16du:dateUtc="2026-05-20T09:39:00Z">
                  <w:rPr>
                    <w:noProof/>
                  </w:rPr>
                </w:rPrChange>
              </w:rPr>
              <w:instrText>HYPERLINK \l "_Toc230173225"</w:instrText>
            </w:r>
            <w:r w:rsidRPr="00AA66E8">
              <w:rPr>
                <w:rStyle w:val="a3"/>
                <w:rFonts w:ascii="Times New Roman" w:hAnsi="Times New Roman"/>
                <w:noProof/>
                <w:sz w:val="28"/>
                <w:szCs w:val="28"/>
                <w:rPrChange w:id="161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613" w:author="Sasha Azazlov" w:date="2026-05-20T12:39:00Z" w16du:dateUtc="2026-05-20T09:39:00Z">
                  <w:rPr>
                    <w:rStyle w:val="a3"/>
                    <w:noProof/>
                  </w:rPr>
                </w:rPrChange>
              </w:rPr>
            </w:r>
            <w:r w:rsidRPr="00AA66E8">
              <w:rPr>
                <w:rStyle w:val="a3"/>
                <w:rFonts w:ascii="Times New Roman" w:hAnsi="Times New Roman"/>
                <w:noProof/>
                <w:sz w:val="28"/>
                <w:szCs w:val="28"/>
                <w:rPrChange w:id="161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615" w:author="Sasha Azazlov" w:date="2026-05-20T12:39:00Z" w16du:dateUtc="2026-05-20T09:39:00Z">
                  <w:rPr>
                    <w:rStyle w:val="a3"/>
                    <w:rFonts w:ascii="Times New Roman" w:hAnsi="Times New Roman"/>
                    <w:noProof/>
                  </w:rPr>
                </w:rPrChange>
              </w:rPr>
              <w:t>3.4.8 Защита от brute-force</w:t>
            </w:r>
            <w:r w:rsidRPr="00AA66E8">
              <w:rPr>
                <w:rFonts w:ascii="Times New Roman" w:hAnsi="Times New Roman"/>
                <w:noProof/>
                <w:webHidden/>
                <w:sz w:val="28"/>
                <w:szCs w:val="28"/>
                <w:rPrChange w:id="1616" w:author="Sasha Azazlov" w:date="2026-05-20T12:39:00Z" w16du:dateUtc="2026-05-20T09:39:00Z">
                  <w:rPr>
                    <w:noProof/>
                    <w:webHidden/>
                  </w:rPr>
                </w:rPrChange>
              </w:rPr>
              <w:tab/>
            </w:r>
            <w:r w:rsidRPr="00AA66E8">
              <w:rPr>
                <w:rFonts w:ascii="Times New Roman" w:hAnsi="Times New Roman"/>
                <w:noProof/>
                <w:webHidden/>
                <w:sz w:val="28"/>
                <w:szCs w:val="28"/>
                <w:rPrChange w:id="161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618" w:author="Sasha Azazlov" w:date="2026-05-20T12:39:00Z" w16du:dateUtc="2026-05-20T09:39:00Z">
                  <w:rPr>
                    <w:noProof/>
                    <w:webHidden/>
                  </w:rPr>
                </w:rPrChange>
              </w:rPr>
              <w:instrText xml:space="preserve"> PAGEREF _Toc230173225 \h </w:instrText>
            </w:r>
            <w:r w:rsidRPr="00AA66E8">
              <w:rPr>
                <w:rFonts w:ascii="Times New Roman" w:hAnsi="Times New Roman"/>
                <w:noProof/>
                <w:webHidden/>
                <w:sz w:val="28"/>
                <w:szCs w:val="28"/>
                <w:rPrChange w:id="1619" w:author="Sasha Azazlov" w:date="2026-05-20T12:39:00Z" w16du:dateUtc="2026-05-20T09:39:00Z">
                  <w:rPr>
                    <w:noProof/>
                    <w:webHidden/>
                  </w:rPr>
                </w:rPrChange>
              </w:rPr>
            </w:r>
            <w:r w:rsidRPr="00AA66E8">
              <w:rPr>
                <w:rFonts w:ascii="Times New Roman" w:hAnsi="Times New Roman"/>
                <w:noProof/>
                <w:webHidden/>
                <w:sz w:val="28"/>
                <w:szCs w:val="28"/>
                <w:rPrChange w:id="162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621" w:author="Sasha Azazlov" w:date="2026-05-20T12:39:00Z" w16du:dateUtc="2026-05-20T09:39:00Z">
                  <w:rPr>
                    <w:noProof/>
                    <w:webHidden/>
                  </w:rPr>
                </w:rPrChange>
              </w:rPr>
              <w:t>54</w:t>
            </w:r>
            <w:r w:rsidRPr="00AA66E8">
              <w:rPr>
                <w:rFonts w:ascii="Times New Roman" w:hAnsi="Times New Roman"/>
                <w:noProof/>
                <w:webHidden/>
                <w:sz w:val="28"/>
                <w:szCs w:val="28"/>
                <w:rPrChange w:id="162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623"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624" w:author="Sasha Azazlov" w:date="2026-05-20T12:38:00Z" w16du:dateUtc="2026-05-20T09:38:00Z"/>
              <w:rFonts w:ascii="Times New Roman" w:eastAsiaTheme="minorEastAsia" w:hAnsi="Times New Roman"/>
              <w:smallCaps w:val="0"/>
              <w:noProof/>
              <w:kern w:val="2"/>
              <w:sz w:val="28"/>
              <w:szCs w:val="28"/>
              <w14:ligatures w14:val="standardContextual"/>
              <w:rPrChange w:id="1625" w:author="Sasha Azazlov" w:date="2026-05-20T12:39:00Z" w16du:dateUtc="2026-05-20T09:39:00Z">
                <w:rPr>
                  <w:ins w:id="1626" w:author="Sasha Azazlov" w:date="2026-05-20T12:38:00Z" w16du:dateUtc="2026-05-20T09:38:00Z"/>
                  <w:rFonts w:eastAsiaTheme="minorEastAsia" w:cstheme="minorBidi"/>
                  <w:smallCaps w:val="0"/>
                  <w:noProof/>
                  <w:kern w:val="2"/>
                  <w:sz w:val="24"/>
                  <w:szCs w:val="24"/>
                  <w14:ligatures w14:val="standardContextual"/>
                </w:rPr>
              </w:rPrChange>
            </w:rPr>
          </w:pPr>
          <w:ins w:id="1627" w:author="Sasha Azazlov" w:date="2026-05-20T12:38:00Z" w16du:dateUtc="2026-05-20T09:38:00Z">
            <w:r w:rsidRPr="00AA66E8">
              <w:rPr>
                <w:rStyle w:val="a3"/>
                <w:rFonts w:ascii="Times New Roman" w:hAnsi="Times New Roman"/>
                <w:noProof/>
                <w:sz w:val="28"/>
                <w:szCs w:val="28"/>
                <w:rPrChange w:id="162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62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630" w:author="Sasha Azazlov" w:date="2026-05-20T12:39:00Z" w16du:dateUtc="2026-05-20T09:39:00Z">
                  <w:rPr>
                    <w:noProof/>
                  </w:rPr>
                </w:rPrChange>
              </w:rPr>
              <w:instrText>HYPERLINK \l "_Toc230173226"</w:instrText>
            </w:r>
            <w:r w:rsidRPr="00AA66E8">
              <w:rPr>
                <w:rStyle w:val="a3"/>
                <w:rFonts w:ascii="Times New Roman" w:hAnsi="Times New Roman"/>
                <w:noProof/>
                <w:sz w:val="28"/>
                <w:szCs w:val="28"/>
                <w:rPrChange w:id="163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632" w:author="Sasha Azazlov" w:date="2026-05-20T12:39:00Z" w16du:dateUtc="2026-05-20T09:39:00Z">
                  <w:rPr>
                    <w:rStyle w:val="a3"/>
                    <w:noProof/>
                  </w:rPr>
                </w:rPrChange>
              </w:rPr>
            </w:r>
            <w:r w:rsidRPr="00AA66E8">
              <w:rPr>
                <w:rStyle w:val="a3"/>
                <w:rFonts w:ascii="Times New Roman" w:hAnsi="Times New Roman"/>
                <w:noProof/>
                <w:sz w:val="28"/>
                <w:szCs w:val="28"/>
                <w:rPrChange w:id="163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634" w:author="Sasha Azazlov" w:date="2026-05-20T12:39:00Z" w16du:dateUtc="2026-05-20T09:39:00Z">
                  <w:rPr>
                    <w:rStyle w:val="a3"/>
                    <w:noProof/>
                  </w:rPr>
                </w:rPrChange>
              </w:rPr>
              <w:t>3.5 Интеграция компонентов</w:t>
            </w:r>
            <w:r w:rsidRPr="00AA66E8">
              <w:rPr>
                <w:rFonts w:ascii="Times New Roman" w:hAnsi="Times New Roman"/>
                <w:noProof/>
                <w:webHidden/>
                <w:sz w:val="28"/>
                <w:szCs w:val="28"/>
                <w:rPrChange w:id="1635" w:author="Sasha Azazlov" w:date="2026-05-20T12:39:00Z" w16du:dateUtc="2026-05-20T09:39:00Z">
                  <w:rPr>
                    <w:noProof/>
                    <w:webHidden/>
                  </w:rPr>
                </w:rPrChange>
              </w:rPr>
              <w:tab/>
            </w:r>
            <w:r w:rsidRPr="00AA66E8">
              <w:rPr>
                <w:rFonts w:ascii="Times New Roman" w:hAnsi="Times New Roman"/>
                <w:noProof/>
                <w:webHidden/>
                <w:sz w:val="28"/>
                <w:szCs w:val="28"/>
                <w:rPrChange w:id="163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637" w:author="Sasha Azazlov" w:date="2026-05-20T12:39:00Z" w16du:dateUtc="2026-05-20T09:39:00Z">
                  <w:rPr>
                    <w:noProof/>
                    <w:webHidden/>
                  </w:rPr>
                </w:rPrChange>
              </w:rPr>
              <w:instrText xml:space="preserve"> PAGEREF _Toc230173226 \h </w:instrText>
            </w:r>
            <w:r w:rsidRPr="00AA66E8">
              <w:rPr>
                <w:rFonts w:ascii="Times New Roman" w:hAnsi="Times New Roman"/>
                <w:noProof/>
                <w:webHidden/>
                <w:sz w:val="28"/>
                <w:szCs w:val="28"/>
                <w:rPrChange w:id="1638" w:author="Sasha Azazlov" w:date="2026-05-20T12:39:00Z" w16du:dateUtc="2026-05-20T09:39:00Z">
                  <w:rPr>
                    <w:noProof/>
                    <w:webHidden/>
                  </w:rPr>
                </w:rPrChange>
              </w:rPr>
            </w:r>
            <w:r w:rsidRPr="00AA66E8">
              <w:rPr>
                <w:rFonts w:ascii="Times New Roman" w:hAnsi="Times New Roman"/>
                <w:noProof/>
                <w:webHidden/>
                <w:sz w:val="28"/>
                <w:szCs w:val="28"/>
                <w:rPrChange w:id="163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640" w:author="Sasha Azazlov" w:date="2026-05-20T12:39:00Z" w16du:dateUtc="2026-05-20T09:39:00Z">
                  <w:rPr>
                    <w:noProof/>
                    <w:webHidden/>
                  </w:rPr>
                </w:rPrChange>
              </w:rPr>
              <w:t>55</w:t>
            </w:r>
            <w:r w:rsidRPr="00AA66E8">
              <w:rPr>
                <w:rFonts w:ascii="Times New Roman" w:hAnsi="Times New Roman"/>
                <w:noProof/>
                <w:webHidden/>
                <w:sz w:val="28"/>
                <w:szCs w:val="28"/>
                <w:rPrChange w:id="164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642"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643" w:author="Sasha Azazlov" w:date="2026-05-20T12:38:00Z" w16du:dateUtc="2026-05-20T09:38:00Z"/>
              <w:rFonts w:ascii="Times New Roman" w:eastAsiaTheme="minorEastAsia" w:hAnsi="Times New Roman"/>
              <w:i w:val="0"/>
              <w:iCs w:val="0"/>
              <w:noProof/>
              <w:kern w:val="2"/>
              <w:sz w:val="28"/>
              <w:szCs w:val="28"/>
              <w14:ligatures w14:val="standardContextual"/>
              <w:rPrChange w:id="1644" w:author="Sasha Azazlov" w:date="2026-05-20T12:39:00Z" w16du:dateUtc="2026-05-20T09:39:00Z">
                <w:rPr>
                  <w:ins w:id="1645" w:author="Sasha Azazlov" w:date="2026-05-20T12:38:00Z" w16du:dateUtc="2026-05-20T09:38:00Z"/>
                  <w:rFonts w:eastAsiaTheme="minorEastAsia" w:cstheme="minorBidi"/>
                  <w:i w:val="0"/>
                  <w:iCs w:val="0"/>
                  <w:noProof/>
                  <w:kern w:val="2"/>
                  <w:sz w:val="24"/>
                  <w:szCs w:val="24"/>
                  <w14:ligatures w14:val="standardContextual"/>
                </w:rPr>
              </w:rPrChange>
            </w:rPr>
          </w:pPr>
          <w:ins w:id="1646" w:author="Sasha Azazlov" w:date="2026-05-20T12:38:00Z" w16du:dateUtc="2026-05-20T09:38:00Z">
            <w:r w:rsidRPr="00AA66E8">
              <w:rPr>
                <w:rStyle w:val="a3"/>
                <w:rFonts w:ascii="Times New Roman" w:hAnsi="Times New Roman"/>
                <w:noProof/>
                <w:sz w:val="28"/>
                <w:szCs w:val="28"/>
                <w:rPrChange w:id="164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64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649" w:author="Sasha Azazlov" w:date="2026-05-20T12:39:00Z" w16du:dateUtc="2026-05-20T09:39:00Z">
                  <w:rPr>
                    <w:noProof/>
                  </w:rPr>
                </w:rPrChange>
              </w:rPr>
              <w:instrText>HYPERLINK \l "_Toc230173227"</w:instrText>
            </w:r>
            <w:r w:rsidRPr="00AA66E8">
              <w:rPr>
                <w:rStyle w:val="a3"/>
                <w:rFonts w:ascii="Times New Roman" w:hAnsi="Times New Roman"/>
                <w:noProof/>
                <w:sz w:val="28"/>
                <w:szCs w:val="28"/>
                <w:rPrChange w:id="165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651" w:author="Sasha Azazlov" w:date="2026-05-20T12:39:00Z" w16du:dateUtc="2026-05-20T09:39:00Z">
                  <w:rPr>
                    <w:rStyle w:val="a3"/>
                    <w:noProof/>
                  </w:rPr>
                </w:rPrChange>
              </w:rPr>
            </w:r>
            <w:r w:rsidRPr="00AA66E8">
              <w:rPr>
                <w:rStyle w:val="a3"/>
                <w:rFonts w:ascii="Times New Roman" w:hAnsi="Times New Roman"/>
                <w:noProof/>
                <w:sz w:val="28"/>
                <w:szCs w:val="28"/>
                <w:rPrChange w:id="165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653" w:author="Sasha Azazlov" w:date="2026-05-20T12:39:00Z" w16du:dateUtc="2026-05-20T09:39:00Z">
                  <w:rPr>
                    <w:rStyle w:val="a3"/>
                    <w:rFonts w:ascii="Times New Roman" w:hAnsi="Times New Roman"/>
                    <w:noProof/>
                  </w:rPr>
                </w:rPrChange>
              </w:rPr>
              <w:t>3.5.1 Взаимодействие Flutter ↔ SQLite</w:t>
            </w:r>
            <w:r w:rsidRPr="00AA66E8">
              <w:rPr>
                <w:rFonts w:ascii="Times New Roman" w:hAnsi="Times New Roman"/>
                <w:noProof/>
                <w:webHidden/>
                <w:sz w:val="28"/>
                <w:szCs w:val="28"/>
                <w:rPrChange w:id="1654" w:author="Sasha Azazlov" w:date="2026-05-20T12:39:00Z" w16du:dateUtc="2026-05-20T09:39:00Z">
                  <w:rPr>
                    <w:noProof/>
                    <w:webHidden/>
                  </w:rPr>
                </w:rPrChange>
              </w:rPr>
              <w:tab/>
            </w:r>
            <w:r w:rsidRPr="00AA66E8">
              <w:rPr>
                <w:rFonts w:ascii="Times New Roman" w:hAnsi="Times New Roman"/>
                <w:noProof/>
                <w:webHidden/>
                <w:sz w:val="28"/>
                <w:szCs w:val="28"/>
                <w:rPrChange w:id="165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656" w:author="Sasha Azazlov" w:date="2026-05-20T12:39:00Z" w16du:dateUtc="2026-05-20T09:39:00Z">
                  <w:rPr>
                    <w:noProof/>
                    <w:webHidden/>
                  </w:rPr>
                </w:rPrChange>
              </w:rPr>
              <w:instrText xml:space="preserve"> PAGEREF _Toc230173227 \h </w:instrText>
            </w:r>
            <w:r w:rsidRPr="00AA66E8">
              <w:rPr>
                <w:rFonts w:ascii="Times New Roman" w:hAnsi="Times New Roman"/>
                <w:noProof/>
                <w:webHidden/>
                <w:sz w:val="28"/>
                <w:szCs w:val="28"/>
                <w:rPrChange w:id="1657" w:author="Sasha Azazlov" w:date="2026-05-20T12:39:00Z" w16du:dateUtc="2026-05-20T09:39:00Z">
                  <w:rPr>
                    <w:noProof/>
                    <w:webHidden/>
                  </w:rPr>
                </w:rPrChange>
              </w:rPr>
            </w:r>
            <w:r w:rsidRPr="00AA66E8">
              <w:rPr>
                <w:rFonts w:ascii="Times New Roman" w:hAnsi="Times New Roman"/>
                <w:noProof/>
                <w:webHidden/>
                <w:sz w:val="28"/>
                <w:szCs w:val="28"/>
                <w:rPrChange w:id="165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659" w:author="Sasha Azazlov" w:date="2026-05-20T12:39:00Z" w16du:dateUtc="2026-05-20T09:39:00Z">
                  <w:rPr>
                    <w:noProof/>
                    <w:webHidden/>
                  </w:rPr>
                </w:rPrChange>
              </w:rPr>
              <w:t>55</w:t>
            </w:r>
            <w:r w:rsidRPr="00AA66E8">
              <w:rPr>
                <w:rFonts w:ascii="Times New Roman" w:hAnsi="Times New Roman"/>
                <w:noProof/>
                <w:webHidden/>
                <w:sz w:val="28"/>
                <w:szCs w:val="28"/>
                <w:rPrChange w:id="166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661"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662" w:author="Sasha Azazlov" w:date="2026-05-20T12:38:00Z" w16du:dateUtc="2026-05-20T09:38:00Z"/>
              <w:rFonts w:ascii="Times New Roman" w:eastAsiaTheme="minorEastAsia" w:hAnsi="Times New Roman"/>
              <w:i w:val="0"/>
              <w:iCs w:val="0"/>
              <w:noProof/>
              <w:kern w:val="2"/>
              <w:sz w:val="28"/>
              <w:szCs w:val="28"/>
              <w14:ligatures w14:val="standardContextual"/>
              <w:rPrChange w:id="1663" w:author="Sasha Azazlov" w:date="2026-05-20T12:39:00Z" w16du:dateUtc="2026-05-20T09:39:00Z">
                <w:rPr>
                  <w:ins w:id="1664" w:author="Sasha Azazlov" w:date="2026-05-20T12:38:00Z" w16du:dateUtc="2026-05-20T09:38:00Z"/>
                  <w:rFonts w:eastAsiaTheme="minorEastAsia" w:cstheme="minorBidi"/>
                  <w:i w:val="0"/>
                  <w:iCs w:val="0"/>
                  <w:noProof/>
                  <w:kern w:val="2"/>
                  <w:sz w:val="24"/>
                  <w:szCs w:val="24"/>
                  <w14:ligatures w14:val="standardContextual"/>
                </w:rPr>
              </w:rPrChange>
            </w:rPr>
          </w:pPr>
          <w:ins w:id="1665" w:author="Sasha Azazlov" w:date="2026-05-20T12:38:00Z" w16du:dateUtc="2026-05-20T09:38:00Z">
            <w:r w:rsidRPr="00AA66E8">
              <w:rPr>
                <w:rStyle w:val="a3"/>
                <w:rFonts w:ascii="Times New Roman" w:hAnsi="Times New Roman"/>
                <w:noProof/>
                <w:sz w:val="28"/>
                <w:szCs w:val="28"/>
                <w:rPrChange w:id="166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66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668" w:author="Sasha Azazlov" w:date="2026-05-20T12:39:00Z" w16du:dateUtc="2026-05-20T09:39:00Z">
                  <w:rPr>
                    <w:noProof/>
                  </w:rPr>
                </w:rPrChange>
              </w:rPr>
              <w:instrText>HYPERLINK \l "_Toc230173228"</w:instrText>
            </w:r>
            <w:r w:rsidRPr="00AA66E8">
              <w:rPr>
                <w:rStyle w:val="a3"/>
                <w:rFonts w:ascii="Times New Roman" w:hAnsi="Times New Roman"/>
                <w:noProof/>
                <w:sz w:val="28"/>
                <w:szCs w:val="28"/>
                <w:rPrChange w:id="166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670" w:author="Sasha Azazlov" w:date="2026-05-20T12:39:00Z" w16du:dateUtc="2026-05-20T09:39:00Z">
                  <w:rPr>
                    <w:rStyle w:val="a3"/>
                    <w:noProof/>
                  </w:rPr>
                </w:rPrChange>
              </w:rPr>
            </w:r>
            <w:r w:rsidRPr="00AA66E8">
              <w:rPr>
                <w:rStyle w:val="a3"/>
                <w:rFonts w:ascii="Times New Roman" w:hAnsi="Times New Roman"/>
                <w:noProof/>
                <w:sz w:val="28"/>
                <w:szCs w:val="28"/>
                <w:rPrChange w:id="167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672" w:author="Sasha Azazlov" w:date="2026-05-20T12:39:00Z" w16du:dateUtc="2026-05-20T09:39:00Z">
                  <w:rPr>
                    <w:rStyle w:val="a3"/>
                    <w:rFonts w:ascii="Times New Roman" w:hAnsi="Times New Roman"/>
                    <w:noProof/>
                  </w:rPr>
                </w:rPrChange>
              </w:rPr>
              <w:t>3.5.2 Взаимодействие UI ↔ Domain</w:t>
            </w:r>
            <w:r w:rsidRPr="00AA66E8">
              <w:rPr>
                <w:rFonts w:ascii="Times New Roman" w:hAnsi="Times New Roman"/>
                <w:noProof/>
                <w:webHidden/>
                <w:sz w:val="28"/>
                <w:szCs w:val="28"/>
                <w:rPrChange w:id="1673" w:author="Sasha Azazlov" w:date="2026-05-20T12:39:00Z" w16du:dateUtc="2026-05-20T09:39:00Z">
                  <w:rPr>
                    <w:noProof/>
                    <w:webHidden/>
                  </w:rPr>
                </w:rPrChange>
              </w:rPr>
              <w:tab/>
            </w:r>
            <w:r w:rsidRPr="00AA66E8">
              <w:rPr>
                <w:rFonts w:ascii="Times New Roman" w:hAnsi="Times New Roman"/>
                <w:noProof/>
                <w:webHidden/>
                <w:sz w:val="28"/>
                <w:szCs w:val="28"/>
                <w:rPrChange w:id="167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675" w:author="Sasha Azazlov" w:date="2026-05-20T12:39:00Z" w16du:dateUtc="2026-05-20T09:39:00Z">
                  <w:rPr>
                    <w:noProof/>
                    <w:webHidden/>
                  </w:rPr>
                </w:rPrChange>
              </w:rPr>
              <w:instrText xml:space="preserve"> PAGEREF _Toc230173228 \h </w:instrText>
            </w:r>
            <w:r w:rsidRPr="00AA66E8">
              <w:rPr>
                <w:rFonts w:ascii="Times New Roman" w:hAnsi="Times New Roman"/>
                <w:noProof/>
                <w:webHidden/>
                <w:sz w:val="28"/>
                <w:szCs w:val="28"/>
                <w:rPrChange w:id="1676" w:author="Sasha Azazlov" w:date="2026-05-20T12:39:00Z" w16du:dateUtc="2026-05-20T09:39:00Z">
                  <w:rPr>
                    <w:noProof/>
                    <w:webHidden/>
                  </w:rPr>
                </w:rPrChange>
              </w:rPr>
            </w:r>
            <w:r w:rsidRPr="00AA66E8">
              <w:rPr>
                <w:rFonts w:ascii="Times New Roman" w:hAnsi="Times New Roman"/>
                <w:noProof/>
                <w:webHidden/>
                <w:sz w:val="28"/>
                <w:szCs w:val="28"/>
                <w:rPrChange w:id="167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678" w:author="Sasha Azazlov" w:date="2026-05-20T12:39:00Z" w16du:dateUtc="2026-05-20T09:39:00Z">
                  <w:rPr>
                    <w:noProof/>
                    <w:webHidden/>
                  </w:rPr>
                </w:rPrChange>
              </w:rPr>
              <w:t>56</w:t>
            </w:r>
            <w:r w:rsidRPr="00AA66E8">
              <w:rPr>
                <w:rFonts w:ascii="Times New Roman" w:hAnsi="Times New Roman"/>
                <w:noProof/>
                <w:webHidden/>
                <w:sz w:val="28"/>
                <w:szCs w:val="28"/>
                <w:rPrChange w:id="167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680"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681" w:author="Sasha Azazlov" w:date="2026-05-20T12:38:00Z" w16du:dateUtc="2026-05-20T09:38:00Z"/>
              <w:rFonts w:ascii="Times New Roman" w:eastAsiaTheme="minorEastAsia" w:hAnsi="Times New Roman"/>
              <w:i w:val="0"/>
              <w:iCs w:val="0"/>
              <w:noProof/>
              <w:kern w:val="2"/>
              <w:sz w:val="28"/>
              <w:szCs w:val="28"/>
              <w14:ligatures w14:val="standardContextual"/>
              <w:rPrChange w:id="1682" w:author="Sasha Azazlov" w:date="2026-05-20T12:39:00Z" w16du:dateUtc="2026-05-20T09:39:00Z">
                <w:rPr>
                  <w:ins w:id="1683" w:author="Sasha Azazlov" w:date="2026-05-20T12:38:00Z" w16du:dateUtc="2026-05-20T09:38:00Z"/>
                  <w:rFonts w:eastAsiaTheme="minorEastAsia" w:cstheme="minorBidi"/>
                  <w:i w:val="0"/>
                  <w:iCs w:val="0"/>
                  <w:noProof/>
                  <w:kern w:val="2"/>
                  <w:sz w:val="24"/>
                  <w:szCs w:val="24"/>
                  <w14:ligatures w14:val="standardContextual"/>
                </w:rPr>
              </w:rPrChange>
            </w:rPr>
          </w:pPr>
          <w:ins w:id="1684" w:author="Sasha Azazlov" w:date="2026-05-20T12:38:00Z" w16du:dateUtc="2026-05-20T09:38:00Z">
            <w:r w:rsidRPr="00AA66E8">
              <w:rPr>
                <w:rStyle w:val="a3"/>
                <w:rFonts w:ascii="Times New Roman" w:hAnsi="Times New Roman"/>
                <w:noProof/>
                <w:sz w:val="28"/>
                <w:szCs w:val="28"/>
                <w:rPrChange w:id="168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68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687" w:author="Sasha Azazlov" w:date="2026-05-20T12:39:00Z" w16du:dateUtc="2026-05-20T09:39:00Z">
                  <w:rPr>
                    <w:noProof/>
                  </w:rPr>
                </w:rPrChange>
              </w:rPr>
              <w:instrText>HYPERLINK \l "_Toc230173229"</w:instrText>
            </w:r>
            <w:r w:rsidRPr="00AA66E8">
              <w:rPr>
                <w:rStyle w:val="a3"/>
                <w:rFonts w:ascii="Times New Roman" w:hAnsi="Times New Roman"/>
                <w:noProof/>
                <w:sz w:val="28"/>
                <w:szCs w:val="28"/>
                <w:rPrChange w:id="168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689" w:author="Sasha Azazlov" w:date="2026-05-20T12:39:00Z" w16du:dateUtc="2026-05-20T09:39:00Z">
                  <w:rPr>
                    <w:rStyle w:val="a3"/>
                    <w:noProof/>
                  </w:rPr>
                </w:rPrChange>
              </w:rPr>
            </w:r>
            <w:r w:rsidRPr="00AA66E8">
              <w:rPr>
                <w:rStyle w:val="a3"/>
                <w:rFonts w:ascii="Times New Roman" w:hAnsi="Times New Roman"/>
                <w:noProof/>
                <w:sz w:val="28"/>
                <w:szCs w:val="28"/>
                <w:rPrChange w:id="169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691" w:author="Sasha Azazlov" w:date="2026-05-20T12:39:00Z" w16du:dateUtc="2026-05-20T09:39:00Z">
                  <w:rPr>
                    <w:rStyle w:val="a3"/>
                    <w:rFonts w:ascii="Times New Roman" w:hAnsi="Times New Roman"/>
                    <w:noProof/>
                  </w:rPr>
                </w:rPrChange>
              </w:rPr>
              <w:t>3.5.3 Взаимодействие Crypto ↔ Storage</w:t>
            </w:r>
            <w:r w:rsidRPr="00AA66E8">
              <w:rPr>
                <w:rFonts w:ascii="Times New Roman" w:hAnsi="Times New Roman"/>
                <w:noProof/>
                <w:webHidden/>
                <w:sz w:val="28"/>
                <w:szCs w:val="28"/>
                <w:rPrChange w:id="1692" w:author="Sasha Azazlov" w:date="2026-05-20T12:39:00Z" w16du:dateUtc="2026-05-20T09:39:00Z">
                  <w:rPr>
                    <w:noProof/>
                    <w:webHidden/>
                  </w:rPr>
                </w:rPrChange>
              </w:rPr>
              <w:tab/>
            </w:r>
            <w:r w:rsidRPr="00AA66E8">
              <w:rPr>
                <w:rFonts w:ascii="Times New Roman" w:hAnsi="Times New Roman"/>
                <w:noProof/>
                <w:webHidden/>
                <w:sz w:val="28"/>
                <w:szCs w:val="28"/>
                <w:rPrChange w:id="169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694" w:author="Sasha Azazlov" w:date="2026-05-20T12:39:00Z" w16du:dateUtc="2026-05-20T09:39:00Z">
                  <w:rPr>
                    <w:noProof/>
                    <w:webHidden/>
                  </w:rPr>
                </w:rPrChange>
              </w:rPr>
              <w:instrText xml:space="preserve"> PAGEREF _Toc230173229 \h </w:instrText>
            </w:r>
            <w:r w:rsidRPr="00AA66E8">
              <w:rPr>
                <w:rFonts w:ascii="Times New Roman" w:hAnsi="Times New Roman"/>
                <w:noProof/>
                <w:webHidden/>
                <w:sz w:val="28"/>
                <w:szCs w:val="28"/>
                <w:rPrChange w:id="1695" w:author="Sasha Azazlov" w:date="2026-05-20T12:39:00Z" w16du:dateUtc="2026-05-20T09:39:00Z">
                  <w:rPr>
                    <w:noProof/>
                    <w:webHidden/>
                  </w:rPr>
                </w:rPrChange>
              </w:rPr>
            </w:r>
            <w:r w:rsidRPr="00AA66E8">
              <w:rPr>
                <w:rFonts w:ascii="Times New Roman" w:hAnsi="Times New Roman"/>
                <w:noProof/>
                <w:webHidden/>
                <w:sz w:val="28"/>
                <w:szCs w:val="28"/>
                <w:rPrChange w:id="169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697" w:author="Sasha Azazlov" w:date="2026-05-20T12:39:00Z" w16du:dateUtc="2026-05-20T09:39:00Z">
                  <w:rPr>
                    <w:noProof/>
                    <w:webHidden/>
                  </w:rPr>
                </w:rPrChange>
              </w:rPr>
              <w:t>56</w:t>
            </w:r>
            <w:r w:rsidRPr="00AA66E8">
              <w:rPr>
                <w:rFonts w:ascii="Times New Roman" w:hAnsi="Times New Roman"/>
                <w:noProof/>
                <w:webHidden/>
                <w:sz w:val="28"/>
                <w:szCs w:val="28"/>
                <w:rPrChange w:id="169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699"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700" w:author="Sasha Azazlov" w:date="2026-05-20T12:38:00Z" w16du:dateUtc="2026-05-20T09:38:00Z"/>
              <w:rFonts w:ascii="Times New Roman" w:eastAsiaTheme="minorEastAsia" w:hAnsi="Times New Roman"/>
              <w:smallCaps w:val="0"/>
              <w:noProof/>
              <w:kern w:val="2"/>
              <w:sz w:val="28"/>
              <w:szCs w:val="28"/>
              <w14:ligatures w14:val="standardContextual"/>
              <w:rPrChange w:id="1701" w:author="Sasha Azazlov" w:date="2026-05-20T12:39:00Z" w16du:dateUtc="2026-05-20T09:39:00Z">
                <w:rPr>
                  <w:ins w:id="1702" w:author="Sasha Azazlov" w:date="2026-05-20T12:38:00Z" w16du:dateUtc="2026-05-20T09:38:00Z"/>
                  <w:rFonts w:eastAsiaTheme="minorEastAsia" w:cstheme="minorBidi"/>
                  <w:smallCaps w:val="0"/>
                  <w:noProof/>
                  <w:kern w:val="2"/>
                  <w:sz w:val="24"/>
                  <w:szCs w:val="24"/>
                  <w14:ligatures w14:val="standardContextual"/>
                </w:rPr>
              </w:rPrChange>
            </w:rPr>
          </w:pPr>
          <w:ins w:id="1703" w:author="Sasha Azazlov" w:date="2026-05-20T12:38:00Z" w16du:dateUtc="2026-05-20T09:38:00Z">
            <w:r w:rsidRPr="00AA66E8">
              <w:rPr>
                <w:rStyle w:val="a3"/>
                <w:rFonts w:ascii="Times New Roman" w:hAnsi="Times New Roman"/>
                <w:noProof/>
                <w:sz w:val="28"/>
                <w:szCs w:val="28"/>
                <w:rPrChange w:id="170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70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706" w:author="Sasha Azazlov" w:date="2026-05-20T12:39:00Z" w16du:dateUtc="2026-05-20T09:39:00Z">
                  <w:rPr>
                    <w:noProof/>
                  </w:rPr>
                </w:rPrChange>
              </w:rPr>
              <w:instrText>HYPERLINK \l "_Toc230173230"</w:instrText>
            </w:r>
            <w:r w:rsidRPr="00AA66E8">
              <w:rPr>
                <w:rStyle w:val="a3"/>
                <w:rFonts w:ascii="Times New Roman" w:hAnsi="Times New Roman"/>
                <w:noProof/>
                <w:sz w:val="28"/>
                <w:szCs w:val="28"/>
                <w:rPrChange w:id="170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708" w:author="Sasha Azazlov" w:date="2026-05-20T12:39:00Z" w16du:dateUtc="2026-05-20T09:39:00Z">
                  <w:rPr>
                    <w:rStyle w:val="a3"/>
                    <w:noProof/>
                  </w:rPr>
                </w:rPrChange>
              </w:rPr>
            </w:r>
            <w:r w:rsidRPr="00AA66E8">
              <w:rPr>
                <w:rStyle w:val="a3"/>
                <w:rFonts w:ascii="Times New Roman" w:hAnsi="Times New Roman"/>
                <w:noProof/>
                <w:sz w:val="28"/>
                <w:szCs w:val="28"/>
                <w:rPrChange w:id="170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710" w:author="Sasha Azazlov" w:date="2026-05-20T12:39:00Z" w16du:dateUtc="2026-05-20T09:39:00Z">
                  <w:rPr>
                    <w:rStyle w:val="a3"/>
                    <w:noProof/>
                  </w:rPr>
                </w:rPrChange>
              </w:rPr>
              <w:t>3.6 Тестирование системы</w:t>
            </w:r>
            <w:r w:rsidRPr="00AA66E8">
              <w:rPr>
                <w:rFonts w:ascii="Times New Roman" w:hAnsi="Times New Roman"/>
                <w:noProof/>
                <w:webHidden/>
                <w:sz w:val="28"/>
                <w:szCs w:val="28"/>
                <w:rPrChange w:id="1711" w:author="Sasha Azazlov" w:date="2026-05-20T12:39:00Z" w16du:dateUtc="2026-05-20T09:39:00Z">
                  <w:rPr>
                    <w:noProof/>
                    <w:webHidden/>
                  </w:rPr>
                </w:rPrChange>
              </w:rPr>
              <w:tab/>
            </w:r>
            <w:r w:rsidRPr="00AA66E8">
              <w:rPr>
                <w:rFonts w:ascii="Times New Roman" w:hAnsi="Times New Roman"/>
                <w:noProof/>
                <w:webHidden/>
                <w:sz w:val="28"/>
                <w:szCs w:val="28"/>
                <w:rPrChange w:id="171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713" w:author="Sasha Azazlov" w:date="2026-05-20T12:39:00Z" w16du:dateUtc="2026-05-20T09:39:00Z">
                  <w:rPr>
                    <w:noProof/>
                    <w:webHidden/>
                  </w:rPr>
                </w:rPrChange>
              </w:rPr>
              <w:instrText xml:space="preserve"> PAGEREF _Toc230173230 \h </w:instrText>
            </w:r>
            <w:r w:rsidRPr="00AA66E8">
              <w:rPr>
                <w:rFonts w:ascii="Times New Roman" w:hAnsi="Times New Roman"/>
                <w:noProof/>
                <w:webHidden/>
                <w:sz w:val="28"/>
                <w:szCs w:val="28"/>
                <w:rPrChange w:id="1714" w:author="Sasha Azazlov" w:date="2026-05-20T12:39:00Z" w16du:dateUtc="2026-05-20T09:39:00Z">
                  <w:rPr>
                    <w:noProof/>
                    <w:webHidden/>
                  </w:rPr>
                </w:rPrChange>
              </w:rPr>
            </w:r>
            <w:r w:rsidRPr="00AA66E8">
              <w:rPr>
                <w:rFonts w:ascii="Times New Roman" w:hAnsi="Times New Roman"/>
                <w:noProof/>
                <w:webHidden/>
                <w:sz w:val="28"/>
                <w:szCs w:val="28"/>
                <w:rPrChange w:id="171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716" w:author="Sasha Azazlov" w:date="2026-05-20T12:39:00Z" w16du:dateUtc="2026-05-20T09:39:00Z">
                  <w:rPr>
                    <w:noProof/>
                    <w:webHidden/>
                  </w:rPr>
                </w:rPrChange>
              </w:rPr>
              <w:t>57</w:t>
            </w:r>
            <w:r w:rsidRPr="00AA66E8">
              <w:rPr>
                <w:rFonts w:ascii="Times New Roman" w:hAnsi="Times New Roman"/>
                <w:noProof/>
                <w:webHidden/>
                <w:sz w:val="28"/>
                <w:szCs w:val="28"/>
                <w:rPrChange w:id="171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71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719" w:author="Sasha Azazlov" w:date="2026-05-20T12:38:00Z" w16du:dateUtc="2026-05-20T09:38:00Z"/>
              <w:rFonts w:ascii="Times New Roman" w:eastAsiaTheme="minorEastAsia" w:hAnsi="Times New Roman"/>
              <w:i w:val="0"/>
              <w:iCs w:val="0"/>
              <w:noProof/>
              <w:kern w:val="2"/>
              <w:sz w:val="28"/>
              <w:szCs w:val="28"/>
              <w14:ligatures w14:val="standardContextual"/>
              <w:rPrChange w:id="1720" w:author="Sasha Azazlov" w:date="2026-05-20T12:39:00Z" w16du:dateUtc="2026-05-20T09:39:00Z">
                <w:rPr>
                  <w:ins w:id="1721" w:author="Sasha Azazlov" w:date="2026-05-20T12:38:00Z" w16du:dateUtc="2026-05-20T09:38:00Z"/>
                  <w:rFonts w:eastAsiaTheme="minorEastAsia" w:cstheme="minorBidi"/>
                  <w:i w:val="0"/>
                  <w:iCs w:val="0"/>
                  <w:noProof/>
                  <w:kern w:val="2"/>
                  <w:sz w:val="24"/>
                  <w:szCs w:val="24"/>
                  <w14:ligatures w14:val="standardContextual"/>
                </w:rPr>
              </w:rPrChange>
            </w:rPr>
          </w:pPr>
          <w:ins w:id="1722" w:author="Sasha Azazlov" w:date="2026-05-20T12:38:00Z" w16du:dateUtc="2026-05-20T09:38:00Z">
            <w:r w:rsidRPr="00AA66E8">
              <w:rPr>
                <w:rStyle w:val="a3"/>
                <w:rFonts w:ascii="Times New Roman" w:hAnsi="Times New Roman"/>
                <w:noProof/>
                <w:sz w:val="28"/>
                <w:szCs w:val="28"/>
                <w:rPrChange w:id="172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72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725" w:author="Sasha Azazlov" w:date="2026-05-20T12:39:00Z" w16du:dateUtc="2026-05-20T09:39:00Z">
                  <w:rPr>
                    <w:noProof/>
                  </w:rPr>
                </w:rPrChange>
              </w:rPr>
              <w:instrText>HYPERLINK \l "_Toc230173231"</w:instrText>
            </w:r>
            <w:r w:rsidRPr="00AA66E8">
              <w:rPr>
                <w:rStyle w:val="a3"/>
                <w:rFonts w:ascii="Times New Roman" w:hAnsi="Times New Roman"/>
                <w:noProof/>
                <w:sz w:val="28"/>
                <w:szCs w:val="28"/>
                <w:rPrChange w:id="172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727" w:author="Sasha Azazlov" w:date="2026-05-20T12:39:00Z" w16du:dateUtc="2026-05-20T09:39:00Z">
                  <w:rPr>
                    <w:rStyle w:val="a3"/>
                    <w:noProof/>
                  </w:rPr>
                </w:rPrChange>
              </w:rPr>
            </w:r>
            <w:r w:rsidRPr="00AA66E8">
              <w:rPr>
                <w:rStyle w:val="a3"/>
                <w:rFonts w:ascii="Times New Roman" w:hAnsi="Times New Roman"/>
                <w:noProof/>
                <w:sz w:val="28"/>
                <w:szCs w:val="28"/>
                <w:rPrChange w:id="172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729" w:author="Sasha Azazlov" w:date="2026-05-20T12:39:00Z" w16du:dateUtc="2026-05-20T09:39:00Z">
                  <w:rPr>
                    <w:rStyle w:val="a3"/>
                    <w:rFonts w:ascii="Times New Roman" w:hAnsi="Times New Roman"/>
                    <w:noProof/>
                  </w:rPr>
                </w:rPrChange>
              </w:rPr>
              <w:t>3.6.1 Unit-тесты</w:t>
            </w:r>
            <w:r w:rsidRPr="00AA66E8">
              <w:rPr>
                <w:rFonts w:ascii="Times New Roman" w:hAnsi="Times New Roman"/>
                <w:noProof/>
                <w:webHidden/>
                <w:sz w:val="28"/>
                <w:szCs w:val="28"/>
                <w:rPrChange w:id="1730" w:author="Sasha Azazlov" w:date="2026-05-20T12:39:00Z" w16du:dateUtc="2026-05-20T09:39:00Z">
                  <w:rPr>
                    <w:noProof/>
                    <w:webHidden/>
                  </w:rPr>
                </w:rPrChange>
              </w:rPr>
              <w:tab/>
            </w:r>
            <w:r w:rsidRPr="00AA66E8">
              <w:rPr>
                <w:rFonts w:ascii="Times New Roman" w:hAnsi="Times New Roman"/>
                <w:noProof/>
                <w:webHidden/>
                <w:sz w:val="28"/>
                <w:szCs w:val="28"/>
                <w:rPrChange w:id="173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732" w:author="Sasha Azazlov" w:date="2026-05-20T12:39:00Z" w16du:dateUtc="2026-05-20T09:39:00Z">
                  <w:rPr>
                    <w:noProof/>
                    <w:webHidden/>
                  </w:rPr>
                </w:rPrChange>
              </w:rPr>
              <w:instrText xml:space="preserve"> PAGEREF _Toc230173231 \h </w:instrText>
            </w:r>
            <w:r w:rsidRPr="00AA66E8">
              <w:rPr>
                <w:rFonts w:ascii="Times New Roman" w:hAnsi="Times New Roman"/>
                <w:noProof/>
                <w:webHidden/>
                <w:sz w:val="28"/>
                <w:szCs w:val="28"/>
                <w:rPrChange w:id="1733" w:author="Sasha Azazlov" w:date="2026-05-20T12:39:00Z" w16du:dateUtc="2026-05-20T09:39:00Z">
                  <w:rPr>
                    <w:noProof/>
                    <w:webHidden/>
                  </w:rPr>
                </w:rPrChange>
              </w:rPr>
            </w:r>
            <w:r w:rsidRPr="00AA66E8">
              <w:rPr>
                <w:rFonts w:ascii="Times New Roman" w:hAnsi="Times New Roman"/>
                <w:noProof/>
                <w:webHidden/>
                <w:sz w:val="28"/>
                <w:szCs w:val="28"/>
                <w:rPrChange w:id="173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735" w:author="Sasha Azazlov" w:date="2026-05-20T12:39:00Z" w16du:dateUtc="2026-05-20T09:39:00Z">
                  <w:rPr>
                    <w:noProof/>
                    <w:webHidden/>
                  </w:rPr>
                </w:rPrChange>
              </w:rPr>
              <w:t>57</w:t>
            </w:r>
            <w:r w:rsidRPr="00AA66E8">
              <w:rPr>
                <w:rFonts w:ascii="Times New Roman" w:hAnsi="Times New Roman"/>
                <w:noProof/>
                <w:webHidden/>
                <w:sz w:val="28"/>
                <w:szCs w:val="28"/>
                <w:rPrChange w:id="173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73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738" w:author="Sasha Azazlov" w:date="2026-05-20T12:38:00Z" w16du:dateUtc="2026-05-20T09:38:00Z"/>
              <w:rFonts w:ascii="Times New Roman" w:eastAsiaTheme="minorEastAsia" w:hAnsi="Times New Roman"/>
              <w:i w:val="0"/>
              <w:iCs w:val="0"/>
              <w:noProof/>
              <w:kern w:val="2"/>
              <w:sz w:val="28"/>
              <w:szCs w:val="28"/>
              <w14:ligatures w14:val="standardContextual"/>
              <w:rPrChange w:id="1739" w:author="Sasha Azazlov" w:date="2026-05-20T12:39:00Z" w16du:dateUtc="2026-05-20T09:39:00Z">
                <w:rPr>
                  <w:ins w:id="1740" w:author="Sasha Azazlov" w:date="2026-05-20T12:38:00Z" w16du:dateUtc="2026-05-20T09:38:00Z"/>
                  <w:rFonts w:eastAsiaTheme="minorEastAsia" w:cstheme="minorBidi"/>
                  <w:i w:val="0"/>
                  <w:iCs w:val="0"/>
                  <w:noProof/>
                  <w:kern w:val="2"/>
                  <w:sz w:val="24"/>
                  <w:szCs w:val="24"/>
                  <w14:ligatures w14:val="standardContextual"/>
                </w:rPr>
              </w:rPrChange>
            </w:rPr>
          </w:pPr>
          <w:ins w:id="1741" w:author="Sasha Azazlov" w:date="2026-05-20T12:38:00Z" w16du:dateUtc="2026-05-20T09:38:00Z">
            <w:r w:rsidRPr="00AA66E8">
              <w:rPr>
                <w:rStyle w:val="a3"/>
                <w:rFonts w:ascii="Times New Roman" w:hAnsi="Times New Roman"/>
                <w:noProof/>
                <w:sz w:val="28"/>
                <w:szCs w:val="28"/>
                <w:rPrChange w:id="174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74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744" w:author="Sasha Azazlov" w:date="2026-05-20T12:39:00Z" w16du:dateUtc="2026-05-20T09:39:00Z">
                  <w:rPr>
                    <w:noProof/>
                  </w:rPr>
                </w:rPrChange>
              </w:rPr>
              <w:instrText>HYPERLINK \l "_Toc230173232"</w:instrText>
            </w:r>
            <w:r w:rsidRPr="00AA66E8">
              <w:rPr>
                <w:rStyle w:val="a3"/>
                <w:rFonts w:ascii="Times New Roman" w:hAnsi="Times New Roman"/>
                <w:noProof/>
                <w:sz w:val="28"/>
                <w:szCs w:val="28"/>
                <w:rPrChange w:id="174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746" w:author="Sasha Azazlov" w:date="2026-05-20T12:39:00Z" w16du:dateUtc="2026-05-20T09:39:00Z">
                  <w:rPr>
                    <w:rStyle w:val="a3"/>
                    <w:noProof/>
                  </w:rPr>
                </w:rPrChange>
              </w:rPr>
            </w:r>
            <w:r w:rsidRPr="00AA66E8">
              <w:rPr>
                <w:rStyle w:val="a3"/>
                <w:rFonts w:ascii="Times New Roman" w:hAnsi="Times New Roman"/>
                <w:noProof/>
                <w:sz w:val="28"/>
                <w:szCs w:val="28"/>
                <w:rPrChange w:id="174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748" w:author="Sasha Azazlov" w:date="2026-05-20T12:39:00Z" w16du:dateUtc="2026-05-20T09:39:00Z">
                  <w:rPr>
                    <w:rStyle w:val="a3"/>
                    <w:rFonts w:ascii="Times New Roman" w:hAnsi="Times New Roman"/>
                    <w:noProof/>
                  </w:rPr>
                </w:rPrChange>
              </w:rPr>
              <w:t>3.6.2 Widget-тесты</w:t>
            </w:r>
            <w:r w:rsidRPr="00AA66E8">
              <w:rPr>
                <w:rFonts w:ascii="Times New Roman" w:hAnsi="Times New Roman"/>
                <w:noProof/>
                <w:webHidden/>
                <w:sz w:val="28"/>
                <w:szCs w:val="28"/>
                <w:rPrChange w:id="1749" w:author="Sasha Azazlov" w:date="2026-05-20T12:39:00Z" w16du:dateUtc="2026-05-20T09:39:00Z">
                  <w:rPr>
                    <w:noProof/>
                    <w:webHidden/>
                  </w:rPr>
                </w:rPrChange>
              </w:rPr>
              <w:tab/>
            </w:r>
            <w:r w:rsidRPr="00AA66E8">
              <w:rPr>
                <w:rFonts w:ascii="Times New Roman" w:hAnsi="Times New Roman"/>
                <w:noProof/>
                <w:webHidden/>
                <w:sz w:val="28"/>
                <w:szCs w:val="28"/>
                <w:rPrChange w:id="175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751" w:author="Sasha Azazlov" w:date="2026-05-20T12:39:00Z" w16du:dateUtc="2026-05-20T09:39:00Z">
                  <w:rPr>
                    <w:noProof/>
                    <w:webHidden/>
                  </w:rPr>
                </w:rPrChange>
              </w:rPr>
              <w:instrText xml:space="preserve"> PAGEREF _Toc230173232 \h </w:instrText>
            </w:r>
            <w:r w:rsidRPr="00AA66E8">
              <w:rPr>
                <w:rFonts w:ascii="Times New Roman" w:hAnsi="Times New Roman"/>
                <w:noProof/>
                <w:webHidden/>
                <w:sz w:val="28"/>
                <w:szCs w:val="28"/>
                <w:rPrChange w:id="1752" w:author="Sasha Azazlov" w:date="2026-05-20T12:39:00Z" w16du:dateUtc="2026-05-20T09:39:00Z">
                  <w:rPr>
                    <w:noProof/>
                    <w:webHidden/>
                  </w:rPr>
                </w:rPrChange>
              </w:rPr>
            </w:r>
            <w:r w:rsidRPr="00AA66E8">
              <w:rPr>
                <w:rFonts w:ascii="Times New Roman" w:hAnsi="Times New Roman"/>
                <w:noProof/>
                <w:webHidden/>
                <w:sz w:val="28"/>
                <w:szCs w:val="28"/>
                <w:rPrChange w:id="175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754" w:author="Sasha Azazlov" w:date="2026-05-20T12:39:00Z" w16du:dateUtc="2026-05-20T09:39:00Z">
                  <w:rPr>
                    <w:noProof/>
                    <w:webHidden/>
                  </w:rPr>
                </w:rPrChange>
              </w:rPr>
              <w:t>57</w:t>
            </w:r>
            <w:r w:rsidRPr="00AA66E8">
              <w:rPr>
                <w:rFonts w:ascii="Times New Roman" w:hAnsi="Times New Roman"/>
                <w:noProof/>
                <w:webHidden/>
                <w:sz w:val="28"/>
                <w:szCs w:val="28"/>
                <w:rPrChange w:id="175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756"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757" w:author="Sasha Azazlov" w:date="2026-05-20T12:38:00Z" w16du:dateUtc="2026-05-20T09:38:00Z"/>
              <w:rFonts w:ascii="Times New Roman" w:eastAsiaTheme="minorEastAsia" w:hAnsi="Times New Roman"/>
              <w:i w:val="0"/>
              <w:iCs w:val="0"/>
              <w:noProof/>
              <w:kern w:val="2"/>
              <w:sz w:val="28"/>
              <w:szCs w:val="28"/>
              <w14:ligatures w14:val="standardContextual"/>
              <w:rPrChange w:id="1758" w:author="Sasha Azazlov" w:date="2026-05-20T12:39:00Z" w16du:dateUtc="2026-05-20T09:39:00Z">
                <w:rPr>
                  <w:ins w:id="1759" w:author="Sasha Azazlov" w:date="2026-05-20T12:38:00Z" w16du:dateUtc="2026-05-20T09:38:00Z"/>
                  <w:rFonts w:eastAsiaTheme="minorEastAsia" w:cstheme="minorBidi"/>
                  <w:i w:val="0"/>
                  <w:iCs w:val="0"/>
                  <w:noProof/>
                  <w:kern w:val="2"/>
                  <w:sz w:val="24"/>
                  <w:szCs w:val="24"/>
                  <w14:ligatures w14:val="standardContextual"/>
                </w:rPr>
              </w:rPrChange>
            </w:rPr>
          </w:pPr>
          <w:ins w:id="1760" w:author="Sasha Azazlov" w:date="2026-05-20T12:38:00Z" w16du:dateUtc="2026-05-20T09:38:00Z">
            <w:r w:rsidRPr="00AA66E8">
              <w:rPr>
                <w:rStyle w:val="a3"/>
                <w:rFonts w:ascii="Times New Roman" w:hAnsi="Times New Roman"/>
                <w:noProof/>
                <w:sz w:val="28"/>
                <w:szCs w:val="28"/>
                <w:rPrChange w:id="176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76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763" w:author="Sasha Azazlov" w:date="2026-05-20T12:39:00Z" w16du:dateUtc="2026-05-20T09:39:00Z">
                  <w:rPr>
                    <w:noProof/>
                  </w:rPr>
                </w:rPrChange>
              </w:rPr>
              <w:instrText>HYPERLINK \l "_Toc230173233"</w:instrText>
            </w:r>
            <w:r w:rsidRPr="00AA66E8">
              <w:rPr>
                <w:rStyle w:val="a3"/>
                <w:rFonts w:ascii="Times New Roman" w:hAnsi="Times New Roman"/>
                <w:noProof/>
                <w:sz w:val="28"/>
                <w:szCs w:val="28"/>
                <w:rPrChange w:id="176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765" w:author="Sasha Azazlov" w:date="2026-05-20T12:39:00Z" w16du:dateUtc="2026-05-20T09:39:00Z">
                  <w:rPr>
                    <w:rStyle w:val="a3"/>
                    <w:noProof/>
                  </w:rPr>
                </w:rPrChange>
              </w:rPr>
            </w:r>
            <w:r w:rsidRPr="00AA66E8">
              <w:rPr>
                <w:rStyle w:val="a3"/>
                <w:rFonts w:ascii="Times New Roman" w:hAnsi="Times New Roman"/>
                <w:noProof/>
                <w:sz w:val="28"/>
                <w:szCs w:val="28"/>
                <w:rPrChange w:id="176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767" w:author="Sasha Azazlov" w:date="2026-05-20T12:39:00Z" w16du:dateUtc="2026-05-20T09:39:00Z">
                  <w:rPr>
                    <w:rStyle w:val="a3"/>
                    <w:rFonts w:ascii="Times New Roman" w:hAnsi="Times New Roman"/>
                    <w:noProof/>
                  </w:rPr>
                </w:rPrChange>
              </w:rPr>
              <w:t>3.6.3 Интеграционные тесты</w:t>
            </w:r>
            <w:r w:rsidRPr="00AA66E8">
              <w:rPr>
                <w:rFonts w:ascii="Times New Roman" w:hAnsi="Times New Roman"/>
                <w:noProof/>
                <w:webHidden/>
                <w:sz w:val="28"/>
                <w:szCs w:val="28"/>
                <w:rPrChange w:id="1768" w:author="Sasha Azazlov" w:date="2026-05-20T12:39:00Z" w16du:dateUtc="2026-05-20T09:39:00Z">
                  <w:rPr>
                    <w:noProof/>
                    <w:webHidden/>
                  </w:rPr>
                </w:rPrChange>
              </w:rPr>
              <w:tab/>
            </w:r>
            <w:r w:rsidRPr="00AA66E8">
              <w:rPr>
                <w:rFonts w:ascii="Times New Roman" w:hAnsi="Times New Roman"/>
                <w:noProof/>
                <w:webHidden/>
                <w:sz w:val="28"/>
                <w:szCs w:val="28"/>
                <w:rPrChange w:id="176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770" w:author="Sasha Azazlov" w:date="2026-05-20T12:39:00Z" w16du:dateUtc="2026-05-20T09:39:00Z">
                  <w:rPr>
                    <w:noProof/>
                    <w:webHidden/>
                  </w:rPr>
                </w:rPrChange>
              </w:rPr>
              <w:instrText xml:space="preserve"> PAGEREF _Toc230173233 \h </w:instrText>
            </w:r>
            <w:r w:rsidRPr="00AA66E8">
              <w:rPr>
                <w:rFonts w:ascii="Times New Roman" w:hAnsi="Times New Roman"/>
                <w:noProof/>
                <w:webHidden/>
                <w:sz w:val="28"/>
                <w:szCs w:val="28"/>
                <w:rPrChange w:id="1771" w:author="Sasha Azazlov" w:date="2026-05-20T12:39:00Z" w16du:dateUtc="2026-05-20T09:39:00Z">
                  <w:rPr>
                    <w:noProof/>
                    <w:webHidden/>
                  </w:rPr>
                </w:rPrChange>
              </w:rPr>
            </w:r>
            <w:r w:rsidRPr="00AA66E8">
              <w:rPr>
                <w:rFonts w:ascii="Times New Roman" w:hAnsi="Times New Roman"/>
                <w:noProof/>
                <w:webHidden/>
                <w:sz w:val="28"/>
                <w:szCs w:val="28"/>
                <w:rPrChange w:id="177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773" w:author="Sasha Azazlov" w:date="2026-05-20T12:39:00Z" w16du:dateUtc="2026-05-20T09:39:00Z">
                  <w:rPr>
                    <w:noProof/>
                    <w:webHidden/>
                  </w:rPr>
                </w:rPrChange>
              </w:rPr>
              <w:t>58</w:t>
            </w:r>
            <w:r w:rsidRPr="00AA66E8">
              <w:rPr>
                <w:rFonts w:ascii="Times New Roman" w:hAnsi="Times New Roman"/>
                <w:noProof/>
                <w:webHidden/>
                <w:sz w:val="28"/>
                <w:szCs w:val="28"/>
                <w:rPrChange w:id="177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77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776" w:author="Sasha Azazlov" w:date="2026-05-20T12:38:00Z" w16du:dateUtc="2026-05-20T09:38:00Z"/>
              <w:rFonts w:ascii="Times New Roman" w:eastAsiaTheme="minorEastAsia" w:hAnsi="Times New Roman"/>
              <w:i w:val="0"/>
              <w:iCs w:val="0"/>
              <w:noProof/>
              <w:kern w:val="2"/>
              <w:sz w:val="28"/>
              <w:szCs w:val="28"/>
              <w14:ligatures w14:val="standardContextual"/>
              <w:rPrChange w:id="1777" w:author="Sasha Azazlov" w:date="2026-05-20T12:39:00Z" w16du:dateUtc="2026-05-20T09:39:00Z">
                <w:rPr>
                  <w:ins w:id="1778" w:author="Sasha Azazlov" w:date="2026-05-20T12:38:00Z" w16du:dateUtc="2026-05-20T09:38:00Z"/>
                  <w:rFonts w:eastAsiaTheme="minorEastAsia" w:cstheme="minorBidi"/>
                  <w:i w:val="0"/>
                  <w:iCs w:val="0"/>
                  <w:noProof/>
                  <w:kern w:val="2"/>
                  <w:sz w:val="24"/>
                  <w:szCs w:val="24"/>
                  <w14:ligatures w14:val="standardContextual"/>
                </w:rPr>
              </w:rPrChange>
            </w:rPr>
          </w:pPr>
          <w:ins w:id="1779" w:author="Sasha Azazlov" w:date="2026-05-20T12:38:00Z" w16du:dateUtc="2026-05-20T09:38:00Z">
            <w:r w:rsidRPr="00AA66E8">
              <w:rPr>
                <w:rStyle w:val="a3"/>
                <w:rFonts w:ascii="Times New Roman" w:hAnsi="Times New Roman"/>
                <w:noProof/>
                <w:sz w:val="28"/>
                <w:szCs w:val="28"/>
                <w:rPrChange w:id="178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78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782" w:author="Sasha Azazlov" w:date="2026-05-20T12:39:00Z" w16du:dateUtc="2026-05-20T09:39:00Z">
                  <w:rPr>
                    <w:noProof/>
                  </w:rPr>
                </w:rPrChange>
              </w:rPr>
              <w:instrText>HYPERLINK \l "_Toc230173234"</w:instrText>
            </w:r>
            <w:r w:rsidRPr="00AA66E8">
              <w:rPr>
                <w:rStyle w:val="a3"/>
                <w:rFonts w:ascii="Times New Roman" w:hAnsi="Times New Roman"/>
                <w:noProof/>
                <w:sz w:val="28"/>
                <w:szCs w:val="28"/>
                <w:rPrChange w:id="178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784" w:author="Sasha Azazlov" w:date="2026-05-20T12:39:00Z" w16du:dateUtc="2026-05-20T09:39:00Z">
                  <w:rPr>
                    <w:rStyle w:val="a3"/>
                    <w:noProof/>
                  </w:rPr>
                </w:rPrChange>
              </w:rPr>
            </w:r>
            <w:r w:rsidRPr="00AA66E8">
              <w:rPr>
                <w:rStyle w:val="a3"/>
                <w:rFonts w:ascii="Times New Roman" w:hAnsi="Times New Roman"/>
                <w:noProof/>
                <w:sz w:val="28"/>
                <w:szCs w:val="28"/>
                <w:rPrChange w:id="1785"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786" w:author="Sasha Azazlov" w:date="2026-05-20T12:39:00Z" w16du:dateUtc="2026-05-20T09:39:00Z">
                  <w:rPr>
                    <w:rStyle w:val="a3"/>
                    <w:rFonts w:ascii="Times New Roman" w:hAnsi="Times New Roman"/>
                    <w:noProof/>
                  </w:rPr>
                </w:rPrChange>
              </w:rPr>
              <w:t>3.6.4 Результаты тестирования безопасности</w:t>
            </w:r>
            <w:r w:rsidRPr="00AA66E8">
              <w:rPr>
                <w:rFonts w:ascii="Times New Roman" w:hAnsi="Times New Roman"/>
                <w:noProof/>
                <w:webHidden/>
                <w:sz w:val="28"/>
                <w:szCs w:val="28"/>
                <w:rPrChange w:id="1787" w:author="Sasha Azazlov" w:date="2026-05-20T12:39:00Z" w16du:dateUtc="2026-05-20T09:39:00Z">
                  <w:rPr>
                    <w:noProof/>
                    <w:webHidden/>
                  </w:rPr>
                </w:rPrChange>
              </w:rPr>
              <w:tab/>
            </w:r>
            <w:r w:rsidRPr="00AA66E8">
              <w:rPr>
                <w:rFonts w:ascii="Times New Roman" w:hAnsi="Times New Roman"/>
                <w:noProof/>
                <w:webHidden/>
                <w:sz w:val="28"/>
                <w:szCs w:val="28"/>
                <w:rPrChange w:id="1788"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789" w:author="Sasha Azazlov" w:date="2026-05-20T12:39:00Z" w16du:dateUtc="2026-05-20T09:39:00Z">
                  <w:rPr>
                    <w:noProof/>
                    <w:webHidden/>
                  </w:rPr>
                </w:rPrChange>
              </w:rPr>
              <w:instrText xml:space="preserve"> PAGEREF _Toc230173234 \h </w:instrText>
            </w:r>
            <w:r w:rsidRPr="00AA66E8">
              <w:rPr>
                <w:rFonts w:ascii="Times New Roman" w:hAnsi="Times New Roman"/>
                <w:noProof/>
                <w:webHidden/>
                <w:sz w:val="28"/>
                <w:szCs w:val="28"/>
                <w:rPrChange w:id="1790" w:author="Sasha Azazlov" w:date="2026-05-20T12:39:00Z" w16du:dateUtc="2026-05-20T09:39:00Z">
                  <w:rPr>
                    <w:noProof/>
                    <w:webHidden/>
                  </w:rPr>
                </w:rPrChange>
              </w:rPr>
            </w:r>
            <w:r w:rsidRPr="00AA66E8">
              <w:rPr>
                <w:rFonts w:ascii="Times New Roman" w:hAnsi="Times New Roman"/>
                <w:noProof/>
                <w:webHidden/>
                <w:sz w:val="28"/>
                <w:szCs w:val="28"/>
                <w:rPrChange w:id="1791"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792" w:author="Sasha Azazlov" w:date="2026-05-20T12:39:00Z" w16du:dateUtc="2026-05-20T09:39:00Z">
                  <w:rPr>
                    <w:noProof/>
                    <w:webHidden/>
                  </w:rPr>
                </w:rPrChange>
              </w:rPr>
              <w:t>58</w:t>
            </w:r>
            <w:r w:rsidRPr="00AA66E8">
              <w:rPr>
                <w:rFonts w:ascii="Times New Roman" w:hAnsi="Times New Roman"/>
                <w:noProof/>
                <w:webHidden/>
                <w:sz w:val="28"/>
                <w:szCs w:val="28"/>
                <w:rPrChange w:id="1793"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794"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795" w:author="Sasha Azazlov" w:date="2026-05-20T12:38:00Z" w16du:dateUtc="2026-05-20T09:38:00Z"/>
              <w:rFonts w:ascii="Times New Roman" w:eastAsiaTheme="minorEastAsia" w:hAnsi="Times New Roman"/>
              <w:smallCaps w:val="0"/>
              <w:noProof/>
              <w:kern w:val="2"/>
              <w:sz w:val="28"/>
              <w:szCs w:val="28"/>
              <w14:ligatures w14:val="standardContextual"/>
              <w:rPrChange w:id="1796" w:author="Sasha Azazlov" w:date="2026-05-20T12:39:00Z" w16du:dateUtc="2026-05-20T09:39:00Z">
                <w:rPr>
                  <w:ins w:id="1797" w:author="Sasha Azazlov" w:date="2026-05-20T12:38:00Z" w16du:dateUtc="2026-05-20T09:38:00Z"/>
                  <w:rFonts w:eastAsiaTheme="minorEastAsia" w:cstheme="minorBidi"/>
                  <w:smallCaps w:val="0"/>
                  <w:noProof/>
                  <w:kern w:val="2"/>
                  <w:sz w:val="24"/>
                  <w:szCs w:val="24"/>
                  <w14:ligatures w14:val="standardContextual"/>
                </w:rPr>
              </w:rPrChange>
            </w:rPr>
          </w:pPr>
          <w:ins w:id="1798" w:author="Sasha Azazlov" w:date="2026-05-20T12:38:00Z" w16du:dateUtc="2026-05-20T09:38:00Z">
            <w:r w:rsidRPr="00AA66E8">
              <w:rPr>
                <w:rStyle w:val="a3"/>
                <w:rFonts w:ascii="Times New Roman" w:hAnsi="Times New Roman"/>
                <w:noProof/>
                <w:sz w:val="28"/>
                <w:szCs w:val="28"/>
                <w:rPrChange w:id="1799"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800"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801" w:author="Sasha Azazlov" w:date="2026-05-20T12:39:00Z" w16du:dateUtc="2026-05-20T09:39:00Z">
                  <w:rPr>
                    <w:noProof/>
                  </w:rPr>
                </w:rPrChange>
              </w:rPr>
              <w:instrText>HYPERLINK \l "_Toc230173235"</w:instrText>
            </w:r>
            <w:r w:rsidRPr="00AA66E8">
              <w:rPr>
                <w:rStyle w:val="a3"/>
                <w:rFonts w:ascii="Times New Roman" w:hAnsi="Times New Roman"/>
                <w:noProof/>
                <w:sz w:val="28"/>
                <w:szCs w:val="28"/>
                <w:rPrChange w:id="1802"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803" w:author="Sasha Azazlov" w:date="2026-05-20T12:39:00Z" w16du:dateUtc="2026-05-20T09:39:00Z">
                  <w:rPr>
                    <w:rStyle w:val="a3"/>
                    <w:noProof/>
                  </w:rPr>
                </w:rPrChange>
              </w:rPr>
            </w:r>
            <w:r w:rsidRPr="00AA66E8">
              <w:rPr>
                <w:rStyle w:val="a3"/>
                <w:rFonts w:ascii="Times New Roman" w:hAnsi="Times New Roman"/>
                <w:noProof/>
                <w:sz w:val="28"/>
                <w:szCs w:val="28"/>
                <w:rPrChange w:id="1804"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805" w:author="Sasha Azazlov" w:date="2026-05-20T12:39:00Z" w16du:dateUtc="2026-05-20T09:39:00Z">
                  <w:rPr>
                    <w:rStyle w:val="a3"/>
                    <w:noProof/>
                  </w:rPr>
                </w:rPrChange>
              </w:rPr>
              <w:t>3.7 Инструкция пользователя</w:t>
            </w:r>
            <w:r w:rsidRPr="00AA66E8">
              <w:rPr>
                <w:rFonts w:ascii="Times New Roman" w:hAnsi="Times New Roman"/>
                <w:noProof/>
                <w:webHidden/>
                <w:sz w:val="28"/>
                <w:szCs w:val="28"/>
                <w:rPrChange w:id="1806" w:author="Sasha Azazlov" w:date="2026-05-20T12:39:00Z" w16du:dateUtc="2026-05-20T09:39:00Z">
                  <w:rPr>
                    <w:noProof/>
                    <w:webHidden/>
                  </w:rPr>
                </w:rPrChange>
              </w:rPr>
              <w:tab/>
            </w:r>
            <w:r w:rsidRPr="00AA66E8">
              <w:rPr>
                <w:rFonts w:ascii="Times New Roman" w:hAnsi="Times New Roman"/>
                <w:noProof/>
                <w:webHidden/>
                <w:sz w:val="28"/>
                <w:szCs w:val="28"/>
                <w:rPrChange w:id="180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808" w:author="Sasha Azazlov" w:date="2026-05-20T12:39:00Z" w16du:dateUtc="2026-05-20T09:39:00Z">
                  <w:rPr>
                    <w:noProof/>
                    <w:webHidden/>
                  </w:rPr>
                </w:rPrChange>
              </w:rPr>
              <w:instrText xml:space="preserve"> PAGEREF _Toc230173235 \h </w:instrText>
            </w:r>
            <w:r w:rsidRPr="00AA66E8">
              <w:rPr>
                <w:rFonts w:ascii="Times New Roman" w:hAnsi="Times New Roman"/>
                <w:noProof/>
                <w:webHidden/>
                <w:sz w:val="28"/>
                <w:szCs w:val="28"/>
                <w:rPrChange w:id="1809" w:author="Sasha Azazlov" w:date="2026-05-20T12:39:00Z" w16du:dateUtc="2026-05-20T09:39:00Z">
                  <w:rPr>
                    <w:noProof/>
                    <w:webHidden/>
                  </w:rPr>
                </w:rPrChange>
              </w:rPr>
            </w:r>
            <w:r w:rsidRPr="00AA66E8">
              <w:rPr>
                <w:rFonts w:ascii="Times New Roman" w:hAnsi="Times New Roman"/>
                <w:noProof/>
                <w:webHidden/>
                <w:sz w:val="28"/>
                <w:szCs w:val="28"/>
                <w:rPrChange w:id="181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811" w:author="Sasha Azazlov" w:date="2026-05-20T12:39:00Z" w16du:dateUtc="2026-05-20T09:39:00Z">
                  <w:rPr>
                    <w:noProof/>
                    <w:webHidden/>
                  </w:rPr>
                </w:rPrChange>
              </w:rPr>
              <w:t>59</w:t>
            </w:r>
            <w:r w:rsidRPr="00AA66E8">
              <w:rPr>
                <w:rFonts w:ascii="Times New Roman" w:hAnsi="Times New Roman"/>
                <w:noProof/>
                <w:webHidden/>
                <w:sz w:val="28"/>
                <w:szCs w:val="28"/>
                <w:rPrChange w:id="181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81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814" w:author="Sasha Azazlov" w:date="2026-05-20T12:38:00Z" w16du:dateUtc="2026-05-20T09:38:00Z"/>
              <w:rFonts w:ascii="Times New Roman" w:eastAsiaTheme="minorEastAsia" w:hAnsi="Times New Roman"/>
              <w:i w:val="0"/>
              <w:iCs w:val="0"/>
              <w:noProof/>
              <w:kern w:val="2"/>
              <w:sz w:val="28"/>
              <w:szCs w:val="28"/>
              <w14:ligatures w14:val="standardContextual"/>
              <w:rPrChange w:id="1815" w:author="Sasha Azazlov" w:date="2026-05-20T12:39:00Z" w16du:dateUtc="2026-05-20T09:39:00Z">
                <w:rPr>
                  <w:ins w:id="1816" w:author="Sasha Azazlov" w:date="2026-05-20T12:38:00Z" w16du:dateUtc="2026-05-20T09:38:00Z"/>
                  <w:rFonts w:eastAsiaTheme="minorEastAsia" w:cstheme="minorBidi"/>
                  <w:i w:val="0"/>
                  <w:iCs w:val="0"/>
                  <w:noProof/>
                  <w:kern w:val="2"/>
                  <w:sz w:val="24"/>
                  <w:szCs w:val="24"/>
                  <w14:ligatures w14:val="standardContextual"/>
                </w:rPr>
              </w:rPrChange>
            </w:rPr>
          </w:pPr>
          <w:ins w:id="1817" w:author="Sasha Azazlov" w:date="2026-05-20T12:38:00Z" w16du:dateUtc="2026-05-20T09:38:00Z">
            <w:r w:rsidRPr="00AA66E8">
              <w:rPr>
                <w:rStyle w:val="a3"/>
                <w:rFonts w:ascii="Times New Roman" w:hAnsi="Times New Roman"/>
                <w:noProof/>
                <w:sz w:val="28"/>
                <w:szCs w:val="28"/>
                <w:rPrChange w:id="181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81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820" w:author="Sasha Azazlov" w:date="2026-05-20T12:39:00Z" w16du:dateUtc="2026-05-20T09:39:00Z">
                  <w:rPr>
                    <w:noProof/>
                  </w:rPr>
                </w:rPrChange>
              </w:rPr>
              <w:instrText>HYPERLINK \l "_Toc230173236"</w:instrText>
            </w:r>
            <w:r w:rsidRPr="00AA66E8">
              <w:rPr>
                <w:rStyle w:val="a3"/>
                <w:rFonts w:ascii="Times New Roman" w:hAnsi="Times New Roman"/>
                <w:noProof/>
                <w:sz w:val="28"/>
                <w:szCs w:val="28"/>
                <w:rPrChange w:id="182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822" w:author="Sasha Azazlov" w:date="2026-05-20T12:39:00Z" w16du:dateUtc="2026-05-20T09:39:00Z">
                  <w:rPr>
                    <w:rStyle w:val="a3"/>
                    <w:noProof/>
                  </w:rPr>
                </w:rPrChange>
              </w:rPr>
            </w:r>
            <w:r w:rsidRPr="00AA66E8">
              <w:rPr>
                <w:rStyle w:val="a3"/>
                <w:rFonts w:ascii="Times New Roman" w:hAnsi="Times New Roman"/>
                <w:noProof/>
                <w:sz w:val="28"/>
                <w:szCs w:val="28"/>
                <w:rPrChange w:id="182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824" w:author="Sasha Azazlov" w:date="2026-05-20T12:39:00Z" w16du:dateUtc="2026-05-20T09:39:00Z">
                  <w:rPr>
                    <w:rStyle w:val="a3"/>
                    <w:rFonts w:ascii="Times New Roman" w:hAnsi="Times New Roman"/>
                    <w:noProof/>
                  </w:rPr>
                </w:rPrChange>
              </w:rPr>
              <w:t>3.7.1 Установка</w:t>
            </w:r>
            <w:r w:rsidRPr="00AA66E8">
              <w:rPr>
                <w:rFonts w:ascii="Times New Roman" w:hAnsi="Times New Roman"/>
                <w:noProof/>
                <w:webHidden/>
                <w:sz w:val="28"/>
                <w:szCs w:val="28"/>
                <w:rPrChange w:id="1825" w:author="Sasha Azazlov" w:date="2026-05-20T12:39:00Z" w16du:dateUtc="2026-05-20T09:39:00Z">
                  <w:rPr>
                    <w:noProof/>
                    <w:webHidden/>
                  </w:rPr>
                </w:rPrChange>
              </w:rPr>
              <w:tab/>
            </w:r>
            <w:r w:rsidRPr="00AA66E8">
              <w:rPr>
                <w:rFonts w:ascii="Times New Roman" w:hAnsi="Times New Roman"/>
                <w:noProof/>
                <w:webHidden/>
                <w:sz w:val="28"/>
                <w:szCs w:val="28"/>
                <w:rPrChange w:id="182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827" w:author="Sasha Azazlov" w:date="2026-05-20T12:39:00Z" w16du:dateUtc="2026-05-20T09:39:00Z">
                  <w:rPr>
                    <w:noProof/>
                    <w:webHidden/>
                  </w:rPr>
                </w:rPrChange>
              </w:rPr>
              <w:instrText xml:space="preserve"> PAGEREF _Toc230173236 \h </w:instrText>
            </w:r>
            <w:r w:rsidRPr="00AA66E8">
              <w:rPr>
                <w:rFonts w:ascii="Times New Roman" w:hAnsi="Times New Roman"/>
                <w:noProof/>
                <w:webHidden/>
                <w:sz w:val="28"/>
                <w:szCs w:val="28"/>
                <w:rPrChange w:id="1828" w:author="Sasha Azazlov" w:date="2026-05-20T12:39:00Z" w16du:dateUtc="2026-05-20T09:39:00Z">
                  <w:rPr>
                    <w:noProof/>
                    <w:webHidden/>
                  </w:rPr>
                </w:rPrChange>
              </w:rPr>
            </w:r>
            <w:r w:rsidRPr="00AA66E8">
              <w:rPr>
                <w:rFonts w:ascii="Times New Roman" w:hAnsi="Times New Roman"/>
                <w:noProof/>
                <w:webHidden/>
                <w:sz w:val="28"/>
                <w:szCs w:val="28"/>
                <w:rPrChange w:id="182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830" w:author="Sasha Azazlov" w:date="2026-05-20T12:39:00Z" w16du:dateUtc="2026-05-20T09:39:00Z">
                  <w:rPr>
                    <w:noProof/>
                    <w:webHidden/>
                  </w:rPr>
                </w:rPrChange>
              </w:rPr>
              <w:t>59</w:t>
            </w:r>
            <w:r w:rsidRPr="00AA66E8">
              <w:rPr>
                <w:rFonts w:ascii="Times New Roman" w:hAnsi="Times New Roman"/>
                <w:noProof/>
                <w:webHidden/>
                <w:sz w:val="28"/>
                <w:szCs w:val="28"/>
                <w:rPrChange w:id="183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832"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833" w:author="Sasha Azazlov" w:date="2026-05-20T12:38:00Z" w16du:dateUtc="2026-05-20T09:38:00Z"/>
              <w:rFonts w:ascii="Times New Roman" w:eastAsiaTheme="minorEastAsia" w:hAnsi="Times New Roman"/>
              <w:i w:val="0"/>
              <w:iCs w:val="0"/>
              <w:noProof/>
              <w:kern w:val="2"/>
              <w:sz w:val="28"/>
              <w:szCs w:val="28"/>
              <w14:ligatures w14:val="standardContextual"/>
              <w:rPrChange w:id="1834" w:author="Sasha Azazlov" w:date="2026-05-20T12:39:00Z" w16du:dateUtc="2026-05-20T09:39:00Z">
                <w:rPr>
                  <w:ins w:id="1835" w:author="Sasha Azazlov" w:date="2026-05-20T12:38:00Z" w16du:dateUtc="2026-05-20T09:38:00Z"/>
                  <w:rFonts w:eastAsiaTheme="minorEastAsia" w:cstheme="minorBidi"/>
                  <w:i w:val="0"/>
                  <w:iCs w:val="0"/>
                  <w:noProof/>
                  <w:kern w:val="2"/>
                  <w:sz w:val="24"/>
                  <w:szCs w:val="24"/>
                  <w14:ligatures w14:val="standardContextual"/>
                </w:rPr>
              </w:rPrChange>
            </w:rPr>
          </w:pPr>
          <w:ins w:id="1836" w:author="Sasha Azazlov" w:date="2026-05-20T12:38:00Z" w16du:dateUtc="2026-05-20T09:38:00Z">
            <w:r w:rsidRPr="00AA66E8">
              <w:rPr>
                <w:rStyle w:val="a3"/>
                <w:rFonts w:ascii="Times New Roman" w:hAnsi="Times New Roman"/>
                <w:noProof/>
                <w:sz w:val="28"/>
                <w:szCs w:val="28"/>
                <w:rPrChange w:id="183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83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839" w:author="Sasha Azazlov" w:date="2026-05-20T12:39:00Z" w16du:dateUtc="2026-05-20T09:39:00Z">
                  <w:rPr>
                    <w:noProof/>
                  </w:rPr>
                </w:rPrChange>
              </w:rPr>
              <w:instrText>HYPERLINK \l "_Toc230173237"</w:instrText>
            </w:r>
            <w:r w:rsidRPr="00AA66E8">
              <w:rPr>
                <w:rStyle w:val="a3"/>
                <w:rFonts w:ascii="Times New Roman" w:hAnsi="Times New Roman"/>
                <w:noProof/>
                <w:sz w:val="28"/>
                <w:szCs w:val="28"/>
                <w:rPrChange w:id="184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841" w:author="Sasha Azazlov" w:date="2026-05-20T12:39:00Z" w16du:dateUtc="2026-05-20T09:39:00Z">
                  <w:rPr>
                    <w:rStyle w:val="a3"/>
                    <w:noProof/>
                  </w:rPr>
                </w:rPrChange>
              </w:rPr>
            </w:r>
            <w:r w:rsidRPr="00AA66E8">
              <w:rPr>
                <w:rStyle w:val="a3"/>
                <w:rFonts w:ascii="Times New Roman" w:hAnsi="Times New Roman"/>
                <w:noProof/>
                <w:sz w:val="28"/>
                <w:szCs w:val="28"/>
                <w:rPrChange w:id="184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843" w:author="Sasha Azazlov" w:date="2026-05-20T12:39:00Z" w16du:dateUtc="2026-05-20T09:39:00Z">
                  <w:rPr>
                    <w:rStyle w:val="a3"/>
                    <w:rFonts w:ascii="Times New Roman" w:hAnsi="Times New Roman"/>
                    <w:noProof/>
                  </w:rPr>
                </w:rPrChange>
              </w:rPr>
              <w:t>3.7.2 Запуск</w:t>
            </w:r>
            <w:r w:rsidRPr="00AA66E8">
              <w:rPr>
                <w:rFonts w:ascii="Times New Roman" w:hAnsi="Times New Roman"/>
                <w:noProof/>
                <w:webHidden/>
                <w:sz w:val="28"/>
                <w:szCs w:val="28"/>
                <w:rPrChange w:id="1844" w:author="Sasha Azazlov" w:date="2026-05-20T12:39:00Z" w16du:dateUtc="2026-05-20T09:39:00Z">
                  <w:rPr>
                    <w:noProof/>
                    <w:webHidden/>
                  </w:rPr>
                </w:rPrChange>
              </w:rPr>
              <w:tab/>
            </w:r>
            <w:r w:rsidRPr="00AA66E8">
              <w:rPr>
                <w:rFonts w:ascii="Times New Roman" w:hAnsi="Times New Roman"/>
                <w:noProof/>
                <w:webHidden/>
                <w:sz w:val="28"/>
                <w:szCs w:val="28"/>
                <w:rPrChange w:id="184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846" w:author="Sasha Azazlov" w:date="2026-05-20T12:39:00Z" w16du:dateUtc="2026-05-20T09:39:00Z">
                  <w:rPr>
                    <w:noProof/>
                    <w:webHidden/>
                  </w:rPr>
                </w:rPrChange>
              </w:rPr>
              <w:instrText xml:space="preserve"> PAGEREF _Toc230173237 \h </w:instrText>
            </w:r>
            <w:r w:rsidRPr="00AA66E8">
              <w:rPr>
                <w:rFonts w:ascii="Times New Roman" w:hAnsi="Times New Roman"/>
                <w:noProof/>
                <w:webHidden/>
                <w:sz w:val="28"/>
                <w:szCs w:val="28"/>
                <w:rPrChange w:id="1847" w:author="Sasha Azazlov" w:date="2026-05-20T12:39:00Z" w16du:dateUtc="2026-05-20T09:39:00Z">
                  <w:rPr>
                    <w:noProof/>
                    <w:webHidden/>
                  </w:rPr>
                </w:rPrChange>
              </w:rPr>
            </w:r>
            <w:r w:rsidRPr="00AA66E8">
              <w:rPr>
                <w:rFonts w:ascii="Times New Roman" w:hAnsi="Times New Roman"/>
                <w:noProof/>
                <w:webHidden/>
                <w:sz w:val="28"/>
                <w:szCs w:val="28"/>
                <w:rPrChange w:id="184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849" w:author="Sasha Azazlov" w:date="2026-05-20T12:39:00Z" w16du:dateUtc="2026-05-20T09:39:00Z">
                  <w:rPr>
                    <w:noProof/>
                    <w:webHidden/>
                  </w:rPr>
                </w:rPrChange>
              </w:rPr>
              <w:t>59</w:t>
            </w:r>
            <w:r w:rsidRPr="00AA66E8">
              <w:rPr>
                <w:rFonts w:ascii="Times New Roman" w:hAnsi="Times New Roman"/>
                <w:noProof/>
                <w:webHidden/>
                <w:sz w:val="28"/>
                <w:szCs w:val="28"/>
                <w:rPrChange w:id="185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851"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852" w:author="Sasha Azazlov" w:date="2026-05-20T12:38:00Z" w16du:dateUtc="2026-05-20T09:38:00Z"/>
              <w:rFonts w:ascii="Times New Roman" w:eastAsiaTheme="minorEastAsia" w:hAnsi="Times New Roman"/>
              <w:i w:val="0"/>
              <w:iCs w:val="0"/>
              <w:noProof/>
              <w:kern w:val="2"/>
              <w:sz w:val="28"/>
              <w:szCs w:val="28"/>
              <w14:ligatures w14:val="standardContextual"/>
              <w:rPrChange w:id="1853" w:author="Sasha Azazlov" w:date="2026-05-20T12:39:00Z" w16du:dateUtc="2026-05-20T09:39:00Z">
                <w:rPr>
                  <w:ins w:id="1854" w:author="Sasha Azazlov" w:date="2026-05-20T12:38:00Z" w16du:dateUtc="2026-05-20T09:38:00Z"/>
                  <w:rFonts w:eastAsiaTheme="minorEastAsia" w:cstheme="minorBidi"/>
                  <w:i w:val="0"/>
                  <w:iCs w:val="0"/>
                  <w:noProof/>
                  <w:kern w:val="2"/>
                  <w:sz w:val="24"/>
                  <w:szCs w:val="24"/>
                  <w14:ligatures w14:val="standardContextual"/>
                </w:rPr>
              </w:rPrChange>
            </w:rPr>
          </w:pPr>
          <w:ins w:id="1855" w:author="Sasha Azazlov" w:date="2026-05-20T12:38:00Z" w16du:dateUtc="2026-05-20T09:38:00Z">
            <w:r w:rsidRPr="00AA66E8">
              <w:rPr>
                <w:rStyle w:val="a3"/>
                <w:rFonts w:ascii="Times New Roman" w:hAnsi="Times New Roman"/>
                <w:noProof/>
                <w:sz w:val="28"/>
                <w:szCs w:val="28"/>
                <w:rPrChange w:id="185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85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858" w:author="Sasha Azazlov" w:date="2026-05-20T12:39:00Z" w16du:dateUtc="2026-05-20T09:39:00Z">
                  <w:rPr>
                    <w:noProof/>
                  </w:rPr>
                </w:rPrChange>
              </w:rPr>
              <w:instrText>HYPERLINK \l "_Toc230173238"</w:instrText>
            </w:r>
            <w:r w:rsidRPr="00AA66E8">
              <w:rPr>
                <w:rStyle w:val="a3"/>
                <w:rFonts w:ascii="Times New Roman" w:hAnsi="Times New Roman"/>
                <w:noProof/>
                <w:sz w:val="28"/>
                <w:szCs w:val="28"/>
                <w:rPrChange w:id="185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860" w:author="Sasha Azazlov" w:date="2026-05-20T12:39:00Z" w16du:dateUtc="2026-05-20T09:39:00Z">
                  <w:rPr>
                    <w:rStyle w:val="a3"/>
                    <w:noProof/>
                  </w:rPr>
                </w:rPrChange>
              </w:rPr>
            </w:r>
            <w:r w:rsidRPr="00AA66E8">
              <w:rPr>
                <w:rStyle w:val="a3"/>
                <w:rFonts w:ascii="Times New Roman" w:hAnsi="Times New Roman"/>
                <w:noProof/>
                <w:sz w:val="28"/>
                <w:szCs w:val="28"/>
                <w:rPrChange w:id="186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862" w:author="Sasha Azazlov" w:date="2026-05-20T12:39:00Z" w16du:dateUtc="2026-05-20T09:39:00Z">
                  <w:rPr>
                    <w:rStyle w:val="a3"/>
                    <w:rFonts w:ascii="Times New Roman" w:hAnsi="Times New Roman"/>
                    <w:noProof/>
                  </w:rPr>
                </w:rPrChange>
              </w:rPr>
              <w:t>3.7.3 Создание PIN</w:t>
            </w:r>
            <w:r w:rsidRPr="00AA66E8">
              <w:rPr>
                <w:rFonts w:ascii="Times New Roman" w:hAnsi="Times New Roman"/>
                <w:noProof/>
                <w:webHidden/>
                <w:sz w:val="28"/>
                <w:szCs w:val="28"/>
                <w:rPrChange w:id="1863" w:author="Sasha Azazlov" w:date="2026-05-20T12:39:00Z" w16du:dateUtc="2026-05-20T09:39:00Z">
                  <w:rPr>
                    <w:noProof/>
                    <w:webHidden/>
                  </w:rPr>
                </w:rPrChange>
              </w:rPr>
              <w:tab/>
            </w:r>
            <w:r w:rsidRPr="00AA66E8">
              <w:rPr>
                <w:rFonts w:ascii="Times New Roman" w:hAnsi="Times New Roman"/>
                <w:noProof/>
                <w:webHidden/>
                <w:sz w:val="28"/>
                <w:szCs w:val="28"/>
                <w:rPrChange w:id="186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865" w:author="Sasha Azazlov" w:date="2026-05-20T12:39:00Z" w16du:dateUtc="2026-05-20T09:39:00Z">
                  <w:rPr>
                    <w:noProof/>
                    <w:webHidden/>
                  </w:rPr>
                </w:rPrChange>
              </w:rPr>
              <w:instrText xml:space="preserve"> PAGEREF _Toc230173238 \h </w:instrText>
            </w:r>
            <w:r w:rsidRPr="00AA66E8">
              <w:rPr>
                <w:rFonts w:ascii="Times New Roman" w:hAnsi="Times New Roman"/>
                <w:noProof/>
                <w:webHidden/>
                <w:sz w:val="28"/>
                <w:szCs w:val="28"/>
                <w:rPrChange w:id="1866" w:author="Sasha Azazlov" w:date="2026-05-20T12:39:00Z" w16du:dateUtc="2026-05-20T09:39:00Z">
                  <w:rPr>
                    <w:noProof/>
                    <w:webHidden/>
                  </w:rPr>
                </w:rPrChange>
              </w:rPr>
            </w:r>
            <w:r w:rsidRPr="00AA66E8">
              <w:rPr>
                <w:rFonts w:ascii="Times New Roman" w:hAnsi="Times New Roman"/>
                <w:noProof/>
                <w:webHidden/>
                <w:sz w:val="28"/>
                <w:szCs w:val="28"/>
                <w:rPrChange w:id="186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868" w:author="Sasha Azazlov" w:date="2026-05-20T12:39:00Z" w16du:dateUtc="2026-05-20T09:39:00Z">
                  <w:rPr>
                    <w:noProof/>
                    <w:webHidden/>
                  </w:rPr>
                </w:rPrChange>
              </w:rPr>
              <w:t>60</w:t>
            </w:r>
            <w:r w:rsidRPr="00AA66E8">
              <w:rPr>
                <w:rFonts w:ascii="Times New Roman" w:hAnsi="Times New Roman"/>
                <w:noProof/>
                <w:webHidden/>
                <w:sz w:val="28"/>
                <w:szCs w:val="28"/>
                <w:rPrChange w:id="186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870"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871" w:author="Sasha Azazlov" w:date="2026-05-20T12:38:00Z" w16du:dateUtc="2026-05-20T09:38:00Z"/>
              <w:rFonts w:ascii="Times New Roman" w:eastAsiaTheme="minorEastAsia" w:hAnsi="Times New Roman"/>
              <w:i w:val="0"/>
              <w:iCs w:val="0"/>
              <w:noProof/>
              <w:kern w:val="2"/>
              <w:sz w:val="28"/>
              <w:szCs w:val="28"/>
              <w14:ligatures w14:val="standardContextual"/>
              <w:rPrChange w:id="1872" w:author="Sasha Azazlov" w:date="2026-05-20T12:39:00Z" w16du:dateUtc="2026-05-20T09:39:00Z">
                <w:rPr>
                  <w:ins w:id="1873" w:author="Sasha Azazlov" w:date="2026-05-20T12:38:00Z" w16du:dateUtc="2026-05-20T09:38:00Z"/>
                  <w:rFonts w:eastAsiaTheme="minorEastAsia" w:cstheme="minorBidi"/>
                  <w:i w:val="0"/>
                  <w:iCs w:val="0"/>
                  <w:noProof/>
                  <w:kern w:val="2"/>
                  <w:sz w:val="24"/>
                  <w:szCs w:val="24"/>
                  <w14:ligatures w14:val="standardContextual"/>
                </w:rPr>
              </w:rPrChange>
            </w:rPr>
          </w:pPr>
          <w:ins w:id="1874" w:author="Sasha Azazlov" w:date="2026-05-20T12:38:00Z" w16du:dateUtc="2026-05-20T09:38:00Z">
            <w:r w:rsidRPr="00AA66E8">
              <w:rPr>
                <w:rStyle w:val="a3"/>
                <w:rFonts w:ascii="Times New Roman" w:hAnsi="Times New Roman"/>
                <w:noProof/>
                <w:sz w:val="28"/>
                <w:szCs w:val="28"/>
                <w:rPrChange w:id="187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87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877" w:author="Sasha Azazlov" w:date="2026-05-20T12:39:00Z" w16du:dateUtc="2026-05-20T09:39:00Z">
                  <w:rPr>
                    <w:noProof/>
                  </w:rPr>
                </w:rPrChange>
              </w:rPr>
              <w:instrText>HYPERLINK \l "_Toc230173239"</w:instrText>
            </w:r>
            <w:r w:rsidRPr="00AA66E8">
              <w:rPr>
                <w:rStyle w:val="a3"/>
                <w:rFonts w:ascii="Times New Roman" w:hAnsi="Times New Roman"/>
                <w:noProof/>
                <w:sz w:val="28"/>
                <w:szCs w:val="28"/>
                <w:rPrChange w:id="187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879" w:author="Sasha Azazlov" w:date="2026-05-20T12:39:00Z" w16du:dateUtc="2026-05-20T09:39:00Z">
                  <w:rPr>
                    <w:rStyle w:val="a3"/>
                    <w:noProof/>
                  </w:rPr>
                </w:rPrChange>
              </w:rPr>
            </w:r>
            <w:r w:rsidRPr="00AA66E8">
              <w:rPr>
                <w:rStyle w:val="a3"/>
                <w:rFonts w:ascii="Times New Roman" w:hAnsi="Times New Roman"/>
                <w:noProof/>
                <w:sz w:val="28"/>
                <w:szCs w:val="28"/>
                <w:rPrChange w:id="188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881" w:author="Sasha Azazlov" w:date="2026-05-20T12:39:00Z" w16du:dateUtc="2026-05-20T09:39:00Z">
                  <w:rPr>
                    <w:rStyle w:val="a3"/>
                    <w:rFonts w:ascii="Times New Roman" w:hAnsi="Times New Roman"/>
                    <w:noProof/>
                  </w:rPr>
                </w:rPrChange>
              </w:rPr>
              <w:t>3.7.4 Добавление записи</w:t>
            </w:r>
            <w:r w:rsidRPr="00AA66E8">
              <w:rPr>
                <w:rFonts w:ascii="Times New Roman" w:hAnsi="Times New Roman"/>
                <w:noProof/>
                <w:webHidden/>
                <w:sz w:val="28"/>
                <w:szCs w:val="28"/>
                <w:rPrChange w:id="1882" w:author="Sasha Azazlov" w:date="2026-05-20T12:39:00Z" w16du:dateUtc="2026-05-20T09:39:00Z">
                  <w:rPr>
                    <w:noProof/>
                    <w:webHidden/>
                  </w:rPr>
                </w:rPrChange>
              </w:rPr>
              <w:tab/>
            </w:r>
            <w:r w:rsidRPr="00AA66E8">
              <w:rPr>
                <w:rFonts w:ascii="Times New Roman" w:hAnsi="Times New Roman"/>
                <w:noProof/>
                <w:webHidden/>
                <w:sz w:val="28"/>
                <w:szCs w:val="28"/>
                <w:rPrChange w:id="188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884" w:author="Sasha Azazlov" w:date="2026-05-20T12:39:00Z" w16du:dateUtc="2026-05-20T09:39:00Z">
                  <w:rPr>
                    <w:noProof/>
                    <w:webHidden/>
                  </w:rPr>
                </w:rPrChange>
              </w:rPr>
              <w:instrText xml:space="preserve"> PAGEREF _Toc230173239 \h </w:instrText>
            </w:r>
            <w:r w:rsidRPr="00AA66E8">
              <w:rPr>
                <w:rFonts w:ascii="Times New Roman" w:hAnsi="Times New Roman"/>
                <w:noProof/>
                <w:webHidden/>
                <w:sz w:val="28"/>
                <w:szCs w:val="28"/>
                <w:rPrChange w:id="1885" w:author="Sasha Azazlov" w:date="2026-05-20T12:39:00Z" w16du:dateUtc="2026-05-20T09:39:00Z">
                  <w:rPr>
                    <w:noProof/>
                    <w:webHidden/>
                  </w:rPr>
                </w:rPrChange>
              </w:rPr>
            </w:r>
            <w:r w:rsidRPr="00AA66E8">
              <w:rPr>
                <w:rFonts w:ascii="Times New Roman" w:hAnsi="Times New Roman"/>
                <w:noProof/>
                <w:webHidden/>
                <w:sz w:val="28"/>
                <w:szCs w:val="28"/>
                <w:rPrChange w:id="188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887" w:author="Sasha Azazlov" w:date="2026-05-20T12:39:00Z" w16du:dateUtc="2026-05-20T09:39:00Z">
                  <w:rPr>
                    <w:noProof/>
                    <w:webHidden/>
                  </w:rPr>
                </w:rPrChange>
              </w:rPr>
              <w:t>60</w:t>
            </w:r>
            <w:r w:rsidRPr="00AA66E8">
              <w:rPr>
                <w:rFonts w:ascii="Times New Roman" w:hAnsi="Times New Roman"/>
                <w:noProof/>
                <w:webHidden/>
                <w:sz w:val="28"/>
                <w:szCs w:val="28"/>
                <w:rPrChange w:id="188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889"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890" w:author="Sasha Azazlov" w:date="2026-05-20T12:38:00Z" w16du:dateUtc="2026-05-20T09:38:00Z"/>
              <w:rFonts w:ascii="Times New Roman" w:eastAsiaTheme="minorEastAsia" w:hAnsi="Times New Roman"/>
              <w:i w:val="0"/>
              <w:iCs w:val="0"/>
              <w:noProof/>
              <w:kern w:val="2"/>
              <w:sz w:val="28"/>
              <w:szCs w:val="28"/>
              <w14:ligatures w14:val="standardContextual"/>
              <w:rPrChange w:id="1891" w:author="Sasha Azazlov" w:date="2026-05-20T12:39:00Z" w16du:dateUtc="2026-05-20T09:39:00Z">
                <w:rPr>
                  <w:ins w:id="1892" w:author="Sasha Azazlov" w:date="2026-05-20T12:38:00Z" w16du:dateUtc="2026-05-20T09:38:00Z"/>
                  <w:rFonts w:eastAsiaTheme="minorEastAsia" w:cstheme="minorBidi"/>
                  <w:i w:val="0"/>
                  <w:iCs w:val="0"/>
                  <w:noProof/>
                  <w:kern w:val="2"/>
                  <w:sz w:val="24"/>
                  <w:szCs w:val="24"/>
                  <w14:ligatures w14:val="standardContextual"/>
                </w:rPr>
              </w:rPrChange>
            </w:rPr>
          </w:pPr>
          <w:ins w:id="1893" w:author="Sasha Azazlov" w:date="2026-05-20T12:38:00Z" w16du:dateUtc="2026-05-20T09:38:00Z">
            <w:r w:rsidRPr="00AA66E8">
              <w:rPr>
                <w:rStyle w:val="a3"/>
                <w:rFonts w:ascii="Times New Roman" w:hAnsi="Times New Roman"/>
                <w:noProof/>
                <w:sz w:val="28"/>
                <w:szCs w:val="28"/>
                <w:rPrChange w:id="1894"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895"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896" w:author="Sasha Azazlov" w:date="2026-05-20T12:39:00Z" w16du:dateUtc="2026-05-20T09:39:00Z">
                  <w:rPr>
                    <w:noProof/>
                  </w:rPr>
                </w:rPrChange>
              </w:rPr>
              <w:instrText>HYPERLINK \l "_Toc230173240"</w:instrText>
            </w:r>
            <w:r w:rsidRPr="00AA66E8">
              <w:rPr>
                <w:rStyle w:val="a3"/>
                <w:rFonts w:ascii="Times New Roman" w:hAnsi="Times New Roman"/>
                <w:noProof/>
                <w:sz w:val="28"/>
                <w:szCs w:val="28"/>
                <w:rPrChange w:id="1897"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898" w:author="Sasha Azazlov" w:date="2026-05-20T12:39:00Z" w16du:dateUtc="2026-05-20T09:39:00Z">
                  <w:rPr>
                    <w:rStyle w:val="a3"/>
                    <w:noProof/>
                  </w:rPr>
                </w:rPrChange>
              </w:rPr>
            </w:r>
            <w:r w:rsidRPr="00AA66E8">
              <w:rPr>
                <w:rStyle w:val="a3"/>
                <w:rFonts w:ascii="Times New Roman" w:hAnsi="Times New Roman"/>
                <w:noProof/>
                <w:sz w:val="28"/>
                <w:szCs w:val="28"/>
                <w:rPrChange w:id="1899"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900" w:author="Sasha Azazlov" w:date="2026-05-20T12:39:00Z" w16du:dateUtc="2026-05-20T09:39:00Z">
                  <w:rPr>
                    <w:rStyle w:val="a3"/>
                    <w:rFonts w:ascii="Times New Roman" w:hAnsi="Times New Roman"/>
                    <w:noProof/>
                  </w:rPr>
                </w:rPrChange>
              </w:rPr>
              <w:t>3.7.5 Генерация пароля</w:t>
            </w:r>
            <w:r w:rsidRPr="00AA66E8">
              <w:rPr>
                <w:rFonts w:ascii="Times New Roman" w:hAnsi="Times New Roman"/>
                <w:noProof/>
                <w:webHidden/>
                <w:sz w:val="28"/>
                <w:szCs w:val="28"/>
                <w:rPrChange w:id="1901" w:author="Sasha Azazlov" w:date="2026-05-20T12:39:00Z" w16du:dateUtc="2026-05-20T09:39:00Z">
                  <w:rPr>
                    <w:noProof/>
                    <w:webHidden/>
                  </w:rPr>
                </w:rPrChange>
              </w:rPr>
              <w:tab/>
            </w:r>
            <w:r w:rsidRPr="00AA66E8">
              <w:rPr>
                <w:rFonts w:ascii="Times New Roman" w:hAnsi="Times New Roman"/>
                <w:noProof/>
                <w:webHidden/>
                <w:sz w:val="28"/>
                <w:szCs w:val="28"/>
                <w:rPrChange w:id="1902"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903" w:author="Sasha Azazlov" w:date="2026-05-20T12:39:00Z" w16du:dateUtc="2026-05-20T09:39:00Z">
                  <w:rPr>
                    <w:noProof/>
                    <w:webHidden/>
                  </w:rPr>
                </w:rPrChange>
              </w:rPr>
              <w:instrText xml:space="preserve"> PAGEREF _Toc230173240 \h </w:instrText>
            </w:r>
            <w:r w:rsidRPr="00AA66E8">
              <w:rPr>
                <w:rFonts w:ascii="Times New Roman" w:hAnsi="Times New Roman"/>
                <w:noProof/>
                <w:webHidden/>
                <w:sz w:val="28"/>
                <w:szCs w:val="28"/>
                <w:rPrChange w:id="1904" w:author="Sasha Azazlov" w:date="2026-05-20T12:39:00Z" w16du:dateUtc="2026-05-20T09:39:00Z">
                  <w:rPr>
                    <w:noProof/>
                    <w:webHidden/>
                  </w:rPr>
                </w:rPrChange>
              </w:rPr>
            </w:r>
            <w:r w:rsidRPr="00AA66E8">
              <w:rPr>
                <w:rFonts w:ascii="Times New Roman" w:hAnsi="Times New Roman"/>
                <w:noProof/>
                <w:webHidden/>
                <w:sz w:val="28"/>
                <w:szCs w:val="28"/>
                <w:rPrChange w:id="1905"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906" w:author="Sasha Azazlov" w:date="2026-05-20T12:39:00Z" w16du:dateUtc="2026-05-20T09:39:00Z">
                  <w:rPr>
                    <w:noProof/>
                    <w:webHidden/>
                  </w:rPr>
                </w:rPrChange>
              </w:rPr>
              <w:t>60</w:t>
            </w:r>
            <w:r w:rsidRPr="00AA66E8">
              <w:rPr>
                <w:rFonts w:ascii="Times New Roman" w:hAnsi="Times New Roman"/>
                <w:noProof/>
                <w:webHidden/>
                <w:sz w:val="28"/>
                <w:szCs w:val="28"/>
                <w:rPrChange w:id="1907"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908"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909" w:author="Sasha Azazlov" w:date="2026-05-20T12:38:00Z" w16du:dateUtc="2026-05-20T09:38:00Z"/>
              <w:rFonts w:ascii="Times New Roman" w:eastAsiaTheme="minorEastAsia" w:hAnsi="Times New Roman"/>
              <w:i w:val="0"/>
              <w:iCs w:val="0"/>
              <w:noProof/>
              <w:kern w:val="2"/>
              <w:sz w:val="28"/>
              <w:szCs w:val="28"/>
              <w14:ligatures w14:val="standardContextual"/>
              <w:rPrChange w:id="1910" w:author="Sasha Azazlov" w:date="2026-05-20T12:39:00Z" w16du:dateUtc="2026-05-20T09:39:00Z">
                <w:rPr>
                  <w:ins w:id="1911" w:author="Sasha Azazlov" w:date="2026-05-20T12:38:00Z" w16du:dateUtc="2026-05-20T09:38:00Z"/>
                  <w:rFonts w:eastAsiaTheme="minorEastAsia" w:cstheme="minorBidi"/>
                  <w:i w:val="0"/>
                  <w:iCs w:val="0"/>
                  <w:noProof/>
                  <w:kern w:val="2"/>
                  <w:sz w:val="24"/>
                  <w:szCs w:val="24"/>
                  <w14:ligatures w14:val="standardContextual"/>
                </w:rPr>
              </w:rPrChange>
            </w:rPr>
          </w:pPr>
          <w:ins w:id="1912" w:author="Sasha Azazlov" w:date="2026-05-20T12:38:00Z" w16du:dateUtc="2026-05-20T09:38:00Z">
            <w:r w:rsidRPr="00AA66E8">
              <w:rPr>
                <w:rStyle w:val="a3"/>
                <w:rFonts w:ascii="Times New Roman" w:hAnsi="Times New Roman"/>
                <w:noProof/>
                <w:sz w:val="28"/>
                <w:szCs w:val="28"/>
                <w:rPrChange w:id="1913"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914"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915" w:author="Sasha Azazlov" w:date="2026-05-20T12:39:00Z" w16du:dateUtc="2026-05-20T09:39:00Z">
                  <w:rPr>
                    <w:noProof/>
                  </w:rPr>
                </w:rPrChange>
              </w:rPr>
              <w:instrText>HYPERLINK \l "_Toc230173241"</w:instrText>
            </w:r>
            <w:r w:rsidRPr="00AA66E8">
              <w:rPr>
                <w:rStyle w:val="a3"/>
                <w:rFonts w:ascii="Times New Roman" w:hAnsi="Times New Roman"/>
                <w:noProof/>
                <w:sz w:val="28"/>
                <w:szCs w:val="28"/>
                <w:rPrChange w:id="1916"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917" w:author="Sasha Azazlov" w:date="2026-05-20T12:39:00Z" w16du:dateUtc="2026-05-20T09:39:00Z">
                  <w:rPr>
                    <w:rStyle w:val="a3"/>
                    <w:noProof/>
                  </w:rPr>
                </w:rPrChange>
              </w:rPr>
            </w:r>
            <w:r w:rsidRPr="00AA66E8">
              <w:rPr>
                <w:rStyle w:val="a3"/>
                <w:rFonts w:ascii="Times New Roman" w:hAnsi="Times New Roman"/>
                <w:noProof/>
                <w:sz w:val="28"/>
                <w:szCs w:val="28"/>
                <w:rPrChange w:id="1918"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919" w:author="Sasha Azazlov" w:date="2026-05-20T12:39:00Z" w16du:dateUtc="2026-05-20T09:39:00Z">
                  <w:rPr>
                    <w:rStyle w:val="a3"/>
                    <w:rFonts w:ascii="Times New Roman" w:hAnsi="Times New Roman"/>
                    <w:noProof/>
                  </w:rPr>
                </w:rPrChange>
              </w:rPr>
              <w:t>3.7.6 Экспорт данных</w:t>
            </w:r>
            <w:r w:rsidRPr="00AA66E8">
              <w:rPr>
                <w:rFonts w:ascii="Times New Roman" w:hAnsi="Times New Roman"/>
                <w:noProof/>
                <w:webHidden/>
                <w:sz w:val="28"/>
                <w:szCs w:val="28"/>
                <w:rPrChange w:id="1920" w:author="Sasha Azazlov" w:date="2026-05-20T12:39:00Z" w16du:dateUtc="2026-05-20T09:39:00Z">
                  <w:rPr>
                    <w:noProof/>
                    <w:webHidden/>
                  </w:rPr>
                </w:rPrChange>
              </w:rPr>
              <w:tab/>
            </w:r>
            <w:r w:rsidRPr="00AA66E8">
              <w:rPr>
                <w:rFonts w:ascii="Times New Roman" w:hAnsi="Times New Roman"/>
                <w:noProof/>
                <w:webHidden/>
                <w:sz w:val="28"/>
                <w:szCs w:val="28"/>
                <w:rPrChange w:id="1921"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922" w:author="Sasha Azazlov" w:date="2026-05-20T12:39:00Z" w16du:dateUtc="2026-05-20T09:39:00Z">
                  <w:rPr>
                    <w:noProof/>
                    <w:webHidden/>
                  </w:rPr>
                </w:rPrChange>
              </w:rPr>
              <w:instrText xml:space="preserve"> PAGEREF _Toc230173241 \h </w:instrText>
            </w:r>
            <w:r w:rsidRPr="00AA66E8">
              <w:rPr>
                <w:rFonts w:ascii="Times New Roman" w:hAnsi="Times New Roman"/>
                <w:noProof/>
                <w:webHidden/>
                <w:sz w:val="28"/>
                <w:szCs w:val="28"/>
                <w:rPrChange w:id="1923" w:author="Sasha Azazlov" w:date="2026-05-20T12:39:00Z" w16du:dateUtc="2026-05-20T09:39:00Z">
                  <w:rPr>
                    <w:noProof/>
                    <w:webHidden/>
                  </w:rPr>
                </w:rPrChange>
              </w:rPr>
            </w:r>
            <w:r w:rsidRPr="00AA66E8">
              <w:rPr>
                <w:rFonts w:ascii="Times New Roman" w:hAnsi="Times New Roman"/>
                <w:noProof/>
                <w:webHidden/>
                <w:sz w:val="28"/>
                <w:szCs w:val="28"/>
                <w:rPrChange w:id="1924"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925" w:author="Sasha Azazlov" w:date="2026-05-20T12:39:00Z" w16du:dateUtc="2026-05-20T09:39:00Z">
                  <w:rPr>
                    <w:noProof/>
                    <w:webHidden/>
                  </w:rPr>
                </w:rPrChange>
              </w:rPr>
              <w:t>60</w:t>
            </w:r>
            <w:r w:rsidRPr="00AA66E8">
              <w:rPr>
                <w:rFonts w:ascii="Times New Roman" w:hAnsi="Times New Roman"/>
                <w:noProof/>
                <w:webHidden/>
                <w:sz w:val="28"/>
                <w:szCs w:val="28"/>
                <w:rPrChange w:id="1926"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927"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928" w:author="Sasha Azazlov" w:date="2026-05-20T12:38:00Z" w16du:dateUtc="2026-05-20T09:38:00Z"/>
              <w:rFonts w:ascii="Times New Roman" w:eastAsiaTheme="minorEastAsia" w:hAnsi="Times New Roman"/>
              <w:i w:val="0"/>
              <w:iCs w:val="0"/>
              <w:noProof/>
              <w:kern w:val="2"/>
              <w:sz w:val="28"/>
              <w:szCs w:val="28"/>
              <w14:ligatures w14:val="standardContextual"/>
              <w:rPrChange w:id="1929" w:author="Sasha Azazlov" w:date="2026-05-20T12:39:00Z" w16du:dateUtc="2026-05-20T09:39:00Z">
                <w:rPr>
                  <w:ins w:id="1930" w:author="Sasha Azazlov" w:date="2026-05-20T12:38:00Z" w16du:dateUtc="2026-05-20T09:38:00Z"/>
                  <w:rFonts w:eastAsiaTheme="minorEastAsia" w:cstheme="minorBidi"/>
                  <w:i w:val="0"/>
                  <w:iCs w:val="0"/>
                  <w:noProof/>
                  <w:kern w:val="2"/>
                  <w:sz w:val="24"/>
                  <w:szCs w:val="24"/>
                  <w14:ligatures w14:val="standardContextual"/>
                </w:rPr>
              </w:rPrChange>
            </w:rPr>
          </w:pPr>
          <w:ins w:id="1931" w:author="Sasha Azazlov" w:date="2026-05-20T12:38:00Z" w16du:dateUtc="2026-05-20T09:38:00Z">
            <w:r w:rsidRPr="00AA66E8">
              <w:rPr>
                <w:rStyle w:val="a3"/>
                <w:rFonts w:ascii="Times New Roman" w:hAnsi="Times New Roman"/>
                <w:noProof/>
                <w:sz w:val="28"/>
                <w:szCs w:val="28"/>
                <w:rPrChange w:id="193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93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934" w:author="Sasha Azazlov" w:date="2026-05-20T12:39:00Z" w16du:dateUtc="2026-05-20T09:39:00Z">
                  <w:rPr>
                    <w:noProof/>
                  </w:rPr>
                </w:rPrChange>
              </w:rPr>
              <w:instrText>HYPERLINK \l "_Toc230173242"</w:instrText>
            </w:r>
            <w:r w:rsidRPr="00AA66E8">
              <w:rPr>
                <w:rStyle w:val="a3"/>
                <w:rFonts w:ascii="Times New Roman" w:hAnsi="Times New Roman"/>
                <w:noProof/>
                <w:sz w:val="28"/>
                <w:szCs w:val="28"/>
                <w:rPrChange w:id="193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936" w:author="Sasha Azazlov" w:date="2026-05-20T12:39:00Z" w16du:dateUtc="2026-05-20T09:39:00Z">
                  <w:rPr>
                    <w:rStyle w:val="a3"/>
                    <w:noProof/>
                  </w:rPr>
                </w:rPrChange>
              </w:rPr>
            </w:r>
            <w:r w:rsidRPr="00AA66E8">
              <w:rPr>
                <w:rStyle w:val="a3"/>
                <w:rFonts w:ascii="Times New Roman" w:hAnsi="Times New Roman"/>
                <w:noProof/>
                <w:sz w:val="28"/>
                <w:szCs w:val="28"/>
                <w:rPrChange w:id="193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938" w:author="Sasha Azazlov" w:date="2026-05-20T12:39:00Z" w16du:dateUtc="2026-05-20T09:39:00Z">
                  <w:rPr>
                    <w:rStyle w:val="a3"/>
                    <w:rFonts w:ascii="Times New Roman" w:hAnsi="Times New Roman"/>
                    <w:noProof/>
                  </w:rPr>
                </w:rPrChange>
              </w:rPr>
              <w:t>3.7.7 Импорт данных</w:t>
            </w:r>
            <w:r w:rsidRPr="00AA66E8">
              <w:rPr>
                <w:rFonts w:ascii="Times New Roman" w:hAnsi="Times New Roman"/>
                <w:noProof/>
                <w:webHidden/>
                <w:sz w:val="28"/>
                <w:szCs w:val="28"/>
                <w:rPrChange w:id="1939" w:author="Sasha Azazlov" w:date="2026-05-20T12:39:00Z" w16du:dateUtc="2026-05-20T09:39:00Z">
                  <w:rPr>
                    <w:noProof/>
                    <w:webHidden/>
                  </w:rPr>
                </w:rPrChange>
              </w:rPr>
              <w:tab/>
            </w:r>
            <w:r w:rsidRPr="00AA66E8">
              <w:rPr>
                <w:rFonts w:ascii="Times New Roman" w:hAnsi="Times New Roman"/>
                <w:noProof/>
                <w:webHidden/>
                <w:sz w:val="28"/>
                <w:szCs w:val="28"/>
                <w:rPrChange w:id="194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941" w:author="Sasha Azazlov" w:date="2026-05-20T12:39:00Z" w16du:dateUtc="2026-05-20T09:39:00Z">
                  <w:rPr>
                    <w:noProof/>
                    <w:webHidden/>
                  </w:rPr>
                </w:rPrChange>
              </w:rPr>
              <w:instrText xml:space="preserve"> PAGEREF _Toc230173242 \h </w:instrText>
            </w:r>
            <w:r w:rsidRPr="00AA66E8">
              <w:rPr>
                <w:rFonts w:ascii="Times New Roman" w:hAnsi="Times New Roman"/>
                <w:noProof/>
                <w:webHidden/>
                <w:sz w:val="28"/>
                <w:szCs w:val="28"/>
                <w:rPrChange w:id="1942" w:author="Sasha Azazlov" w:date="2026-05-20T12:39:00Z" w16du:dateUtc="2026-05-20T09:39:00Z">
                  <w:rPr>
                    <w:noProof/>
                    <w:webHidden/>
                  </w:rPr>
                </w:rPrChange>
              </w:rPr>
            </w:r>
            <w:r w:rsidRPr="00AA66E8">
              <w:rPr>
                <w:rFonts w:ascii="Times New Roman" w:hAnsi="Times New Roman"/>
                <w:noProof/>
                <w:webHidden/>
                <w:sz w:val="28"/>
                <w:szCs w:val="28"/>
                <w:rPrChange w:id="194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944" w:author="Sasha Azazlov" w:date="2026-05-20T12:39:00Z" w16du:dateUtc="2026-05-20T09:39:00Z">
                  <w:rPr>
                    <w:noProof/>
                    <w:webHidden/>
                  </w:rPr>
                </w:rPrChange>
              </w:rPr>
              <w:t>61</w:t>
            </w:r>
            <w:r w:rsidRPr="00AA66E8">
              <w:rPr>
                <w:rFonts w:ascii="Times New Roman" w:hAnsi="Times New Roman"/>
                <w:noProof/>
                <w:webHidden/>
                <w:sz w:val="28"/>
                <w:szCs w:val="28"/>
                <w:rPrChange w:id="194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946" w:author="Sasha Azazlov" w:date="2026-05-20T12:39:00Z" w16du:dateUtc="2026-05-20T09:39:00Z">
                  <w:rPr>
                    <w:rStyle w:val="a3"/>
                    <w:noProof/>
                  </w:rPr>
                </w:rPrChange>
              </w:rPr>
              <w:fldChar w:fldCharType="end"/>
            </w:r>
          </w:ins>
        </w:p>
        <w:p w:rsidR="00AA66E8" w:rsidRPr="00AA66E8" w:rsidRDefault="00AA66E8">
          <w:pPr>
            <w:pStyle w:val="21"/>
            <w:tabs>
              <w:tab w:val="right" w:leader="dot" w:pos="9628"/>
            </w:tabs>
            <w:rPr>
              <w:ins w:id="1947" w:author="Sasha Azazlov" w:date="2026-05-20T12:38:00Z" w16du:dateUtc="2026-05-20T09:38:00Z"/>
              <w:rFonts w:ascii="Times New Roman" w:eastAsiaTheme="minorEastAsia" w:hAnsi="Times New Roman"/>
              <w:smallCaps w:val="0"/>
              <w:noProof/>
              <w:kern w:val="2"/>
              <w:sz w:val="28"/>
              <w:szCs w:val="28"/>
              <w14:ligatures w14:val="standardContextual"/>
              <w:rPrChange w:id="1948" w:author="Sasha Azazlov" w:date="2026-05-20T12:39:00Z" w16du:dateUtc="2026-05-20T09:39:00Z">
                <w:rPr>
                  <w:ins w:id="1949" w:author="Sasha Azazlov" w:date="2026-05-20T12:38:00Z" w16du:dateUtc="2026-05-20T09:38:00Z"/>
                  <w:rFonts w:eastAsiaTheme="minorEastAsia" w:cstheme="minorBidi"/>
                  <w:smallCaps w:val="0"/>
                  <w:noProof/>
                  <w:kern w:val="2"/>
                  <w:sz w:val="24"/>
                  <w:szCs w:val="24"/>
                  <w14:ligatures w14:val="standardContextual"/>
                </w:rPr>
              </w:rPrChange>
            </w:rPr>
          </w:pPr>
          <w:ins w:id="1950" w:author="Sasha Azazlov" w:date="2026-05-20T12:38:00Z" w16du:dateUtc="2026-05-20T09:38:00Z">
            <w:r w:rsidRPr="00AA66E8">
              <w:rPr>
                <w:rStyle w:val="a3"/>
                <w:rFonts w:ascii="Times New Roman" w:hAnsi="Times New Roman"/>
                <w:noProof/>
                <w:sz w:val="28"/>
                <w:szCs w:val="28"/>
                <w:rPrChange w:id="1951"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952"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953" w:author="Sasha Azazlov" w:date="2026-05-20T12:39:00Z" w16du:dateUtc="2026-05-20T09:39:00Z">
                  <w:rPr>
                    <w:noProof/>
                  </w:rPr>
                </w:rPrChange>
              </w:rPr>
              <w:instrText>HYPERLINK \l "_Toc230173243"</w:instrText>
            </w:r>
            <w:r w:rsidRPr="00AA66E8">
              <w:rPr>
                <w:rStyle w:val="a3"/>
                <w:rFonts w:ascii="Times New Roman" w:hAnsi="Times New Roman"/>
                <w:noProof/>
                <w:sz w:val="28"/>
                <w:szCs w:val="28"/>
                <w:rPrChange w:id="1954"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955" w:author="Sasha Azazlov" w:date="2026-05-20T12:39:00Z" w16du:dateUtc="2026-05-20T09:39:00Z">
                  <w:rPr>
                    <w:rStyle w:val="a3"/>
                    <w:noProof/>
                  </w:rPr>
                </w:rPrChange>
              </w:rPr>
            </w:r>
            <w:r w:rsidRPr="00AA66E8">
              <w:rPr>
                <w:rStyle w:val="a3"/>
                <w:rFonts w:ascii="Times New Roman" w:hAnsi="Times New Roman"/>
                <w:noProof/>
                <w:sz w:val="28"/>
                <w:szCs w:val="28"/>
                <w:rPrChange w:id="1956"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957" w:author="Sasha Azazlov" w:date="2026-05-20T12:39:00Z" w16du:dateUtc="2026-05-20T09:39:00Z">
                  <w:rPr>
                    <w:rStyle w:val="a3"/>
                    <w:noProof/>
                  </w:rPr>
                </w:rPrChange>
              </w:rPr>
              <w:t>3.8 Скриншоты приложения</w:t>
            </w:r>
            <w:r w:rsidRPr="00AA66E8">
              <w:rPr>
                <w:rFonts w:ascii="Times New Roman" w:hAnsi="Times New Roman"/>
                <w:noProof/>
                <w:webHidden/>
                <w:sz w:val="28"/>
                <w:szCs w:val="28"/>
                <w:rPrChange w:id="1958" w:author="Sasha Azazlov" w:date="2026-05-20T12:39:00Z" w16du:dateUtc="2026-05-20T09:39:00Z">
                  <w:rPr>
                    <w:noProof/>
                    <w:webHidden/>
                  </w:rPr>
                </w:rPrChange>
              </w:rPr>
              <w:tab/>
            </w:r>
            <w:r w:rsidRPr="00AA66E8">
              <w:rPr>
                <w:rFonts w:ascii="Times New Roman" w:hAnsi="Times New Roman"/>
                <w:noProof/>
                <w:webHidden/>
                <w:sz w:val="28"/>
                <w:szCs w:val="28"/>
                <w:rPrChange w:id="1959"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960" w:author="Sasha Azazlov" w:date="2026-05-20T12:39:00Z" w16du:dateUtc="2026-05-20T09:39:00Z">
                  <w:rPr>
                    <w:noProof/>
                    <w:webHidden/>
                  </w:rPr>
                </w:rPrChange>
              </w:rPr>
              <w:instrText xml:space="preserve"> PAGEREF _Toc230173243 \h </w:instrText>
            </w:r>
            <w:r w:rsidRPr="00AA66E8">
              <w:rPr>
                <w:rFonts w:ascii="Times New Roman" w:hAnsi="Times New Roman"/>
                <w:noProof/>
                <w:webHidden/>
                <w:sz w:val="28"/>
                <w:szCs w:val="28"/>
                <w:rPrChange w:id="1961" w:author="Sasha Azazlov" w:date="2026-05-20T12:39:00Z" w16du:dateUtc="2026-05-20T09:39:00Z">
                  <w:rPr>
                    <w:noProof/>
                    <w:webHidden/>
                  </w:rPr>
                </w:rPrChange>
              </w:rPr>
            </w:r>
            <w:r w:rsidRPr="00AA66E8">
              <w:rPr>
                <w:rFonts w:ascii="Times New Roman" w:hAnsi="Times New Roman"/>
                <w:noProof/>
                <w:webHidden/>
                <w:sz w:val="28"/>
                <w:szCs w:val="28"/>
                <w:rPrChange w:id="1962"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963" w:author="Sasha Azazlov" w:date="2026-05-20T12:39:00Z" w16du:dateUtc="2026-05-20T09:39:00Z">
                  <w:rPr>
                    <w:noProof/>
                    <w:webHidden/>
                  </w:rPr>
                </w:rPrChange>
              </w:rPr>
              <w:t>61</w:t>
            </w:r>
            <w:r w:rsidRPr="00AA66E8">
              <w:rPr>
                <w:rFonts w:ascii="Times New Roman" w:hAnsi="Times New Roman"/>
                <w:noProof/>
                <w:webHidden/>
                <w:sz w:val="28"/>
                <w:szCs w:val="28"/>
                <w:rPrChange w:id="1964"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965"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966" w:author="Sasha Azazlov" w:date="2026-05-20T12:38:00Z" w16du:dateUtc="2026-05-20T09:38:00Z"/>
              <w:rFonts w:ascii="Times New Roman" w:eastAsiaTheme="minorEastAsia" w:hAnsi="Times New Roman"/>
              <w:i w:val="0"/>
              <w:iCs w:val="0"/>
              <w:noProof/>
              <w:kern w:val="2"/>
              <w:sz w:val="28"/>
              <w:szCs w:val="28"/>
              <w14:ligatures w14:val="standardContextual"/>
              <w:rPrChange w:id="1967" w:author="Sasha Azazlov" w:date="2026-05-20T12:39:00Z" w16du:dateUtc="2026-05-20T09:39:00Z">
                <w:rPr>
                  <w:ins w:id="1968" w:author="Sasha Azazlov" w:date="2026-05-20T12:38:00Z" w16du:dateUtc="2026-05-20T09:38:00Z"/>
                  <w:rFonts w:eastAsiaTheme="minorEastAsia" w:cstheme="minorBidi"/>
                  <w:i w:val="0"/>
                  <w:iCs w:val="0"/>
                  <w:noProof/>
                  <w:kern w:val="2"/>
                  <w:sz w:val="24"/>
                  <w:szCs w:val="24"/>
                  <w14:ligatures w14:val="standardContextual"/>
                </w:rPr>
              </w:rPrChange>
            </w:rPr>
          </w:pPr>
          <w:ins w:id="1969" w:author="Sasha Azazlov" w:date="2026-05-20T12:38:00Z" w16du:dateUtc="2026-05-20T09:38:00Z">
            <w:r w:rsidRPr="00AA66E8">
              <w:rPr>
                <w:rStyle w:val="a3"/>
                <w:rFonts w:ascii="Times New Roman" w:hAnsi="Times New Roman"/>
                <w:noProof/>
                <w:sz w:val="28"/>
                <w:szCs w:val="28"/>
                <w:rPrChange w:id="1970"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971"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972" w:author="Sasha Azazlov" w:date="2026-05-20T12:39:00Z" w16du:dateUtc="2026-05-20T09:39:00Z">
                  <w:rPr>
                    <w:noProof/>
                  </w:rPr>
                </w:rPrChange>
              </w:rPr>
              <w:instrText>HYPERLINK \l "_Toc230173244"</w:instrText>
            </w:r>
            <w:r w:rsidRPr="00AA66E8">
              <w:rPr>
                <w:rStyle w:val="a3"/>
                <w:rFonts w:ascii="Times New Roman" w:hAnsi="Times New Roman"/>
                <w:noProof/>
                <w:sz w:val="28"/>
                <w:szCs w:val="28"/>
                <w:rPrChange w:id="1973"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974" w:author="Sasha Azazlov" w:date="2026-05-20T12:39:00Z" w16du:dateUtc="2026-05-20T09:39:00Z">
                  <w:rPr>
                    <w:rStyle w:val="a3"/>
                    <w:noProof/>
                  </w:rPr>
                </w:rPrChange>
              </w:rPr>
            </w:r>
            <w:r w:rsidRPr="00AA66E8">
              <w:rPr>
                <w:rStyle w:val="a3"/>
                <w:rFonts w:ascii="Times New Roman" w:hAnsi="Times New Roman"/>
                <w:noProof/>
                <w:sz w:val="28"/>
                <w:szCs w:val="28"/>
                <w:rPrChange w:id="1975" w:author="Sasha Azazlov" w:date="2026-05-20T12:39:00Z" w16du:dateUtc="2026-05-20T09:39:00Z">
                  <w:rPr>
                    <w:rStyle w:val="a3"/>
                    <w:noProof/>
                  </w:rPr>
                </w:rPrChange>
              </w:rPr>
              <w:fldChar w:fldCharType="separate"/>
            </w:r>
            <w:r w:rsidRPr="00AA66E8">
              <w:rPr>
                <w:rFonts w:ascii="Times New Roman" w:hAnsi="Times New Roman"/>
                <w:noProof/>
                <w:webHidden/>
                <w:sz w:val="28"/>
                <w:szCs w:val="28"/>
                <w:rPrChange w:id="1976" w:author="Sasha Azazlov" w:date="2026-05-20T12:39:00Z" w16du:dateUtc="2026-05-20T09:39:00Z">
                  <w:rPr>
                    <w:noProof/>
                    <w:webHidden/>
                  </w:rPr>
                </w:rPrChange>
              </w:rPr>
              <w:tab/>
            </w:r>
            <w:r w:rsidRPr="00AA66E8">
              <w:rPr>
                <w:rFonts w:ascii="Times New Roman" w:hAnsi="Times New Roman"/>
                <w:noProof/>
                <w:webHidden/>
                <w:sz w:val="28"/>
                <w:szCs w:val="28"/>
                <w:rPrChange w:id="1977"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978" w:author="Sasha Azazlov" w:date="2026-05-20T12:39:00Z" w16du:dateUtc="2026-05-20T09:39:00Z">
                  <w:rPr>
                    <w:noProof/>
                    <w:webHidden/>
                  </w:rPr>
                </w:rPrChange>
              </w:rPr>
              <w:instrText xml:space="preserve"> PAGEREF _Toc230173244 \h </w:instrText>
            </w:r>
            <w:r w:rsidRPr="00AA66E8">
              <w:rPr>
                <w:rFonts w:ascii="Times New Roman" w:hAnsi="Times New Roman"/>
                <w:noProof/>
                <w:webHidden/>
                <w:sz w:val="28"/>
                <w:szCs w:val="28"/>
                <w:rPrChange w:id="1979" w:author="Sasha Azazlov" w:date="2026-05-20T12:39:00Z" w16du:dateUtc="2026-05-20T09:39:00Z">
                  <w:rPr>
                    <w:noProof/>
                    <w:webHidden/>
                  </w:rPr>
                </w:rPrChange>
              </w:rPr>
            </w:r>
            <w:r w:rsidRPr="00AA66E8">
              <w:rPr>
                <w:rFonts w:ascii="Times New Roman" w:hAnsi="Times New Roman"/>
                <w:noProof/>
                <w:webHidden/>
                <w:sz w:val="28"/>
                <w:szCs w:val="28"/>
                <w:rPrChange w:id="1980"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1981" w:author="Sasha Azazlov" w:date="2026-05-20T12:39:00Z" w16du:dateUtc="2026-05-20T09:39:00Z">
                  <w:rPr>
                    <w:noProof/>
                    <w:webHidden/>
                  </w:rPr>
                </w:rPrChange>
              </w:rPr>
              <w:t>61</w:t>
            </w:r>
            <w:r w:rsidRPr="00AA66E8">
              <w:rPr>
                <w:rFonts w:ascii="Times New Roman" w:hAnsi="Times New Roman"/>
                <w:noProof/>
                <w:webHidden/>
                <w:sz w:val="28"/>
                <w:szCs w:val="28"/>
                <w:rPrChange w:id="1982"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1983"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1984" w:author="Sasha Azazlov" w:date="2026-05-20T12:38:00Z" w16du:dateUtc="2026-05-20T09:38:00Z"/>
              <w:rFonts w:ascii="Times New Roman" w:eastAsiaTheme="minorEastAsia" w:hAnsi="Times New Roman"/>
              <w:i w:val="0"/>
              <w:iCs w:val="0"/>
              <w:noProof/>
              <w:kern w:val="2"/>
              <w:sz w:val="28"/>
              <w:szCs w:val="28"/>
              <w14:ligatures w14:val="standardContextual"/>
              <w:rPrChange w:id="1985" w:author="Sasha Azazlov" w:date="2026-05-20T12:39:00Z" w16du:dateUtc="2026-05-20T09:39:00Z">
                <w:rPr>
                  <w:ins w:id="1986" w:author="Sasha Azazlov" w:date="2026-05-20T12:38:00Z" w16du:dateUtc="2026-05-20T09:38:00Z"/>
                  <w:rFonts w:eastAsiaTheme="minorEastAsia" w:cstheme="minorBidi"/>
                  <w:i w:val="0"/>
                  <w:iCs w:val="0"/>
                  <w:noProof/>
                  <w:kern w:val="2"/>
                  <w:sz w:val="24"/>
                  <w:szCs w:val="24"/>
                  <w14:ligatures w14:val="standardContextual"/>
                </w:rPr>
              </w:rPrChange>
            </w:rPr>
          </w:pPr>
          <w:ins w:id="1987" w:author="Sasha Azazlov" w:date="2026-05-20T12:38:00Z" w16du:dateUtc="2026-05-20T09:38:00Z">
            <w:r w:rsidRPr="00AA66E8">
              <w:rPr>
                <w:rStyle w:val="a3"/>
                <w:rFonts w:ascii="Times New Roman" w:hAnsi="Times New Roman"/>
                <w:noProof/>
                <w:sz w:val="28"/>
                <w:szCs w:val="28"/>
                <w:rPrChange w:id="1988"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1989"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1990" w:author="Sasha Azazlov" w:date="2026-05-20T12:39:00Z" w16du:dateUtc="2026-05-20T09:39:00Z">
                  <w:rPr>
                    <w:noProof/>
                  </w:rPr>
                </w:rPrChange>
              </w:rPr>
              <w:instrText>HYPERLINK \l "_Toc230173245"</w:instrText>
            </w:r>
            <w:r w:rsidRPr="00AA66E8">
              <w:rPr>
                <w:rStyle w:val="a3"/>
                <w:rFonts w:ascii="Times New Roman" w:hAnsi="Times New Roman"/>
                <w:noProof/>
                <w:sz w:val="28"/>
                <w:szCs w:val="28"/>
                <w:rPrChange w:id="1991"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1992" w:author="Sasha Azazlov" w:date="2026-05-20T12:39:00Z" w16du:dateUtc="2026-05-20T09:39:00Z">
                  <w:rPr>
                    <w:rStyle w:val="a3"/>
                    <w:noProof/>
                  </w:rPr>
                </w:rPrChange>
              </w:rPr>
            </w:r>
            <w:r w:rsidRPr="00AA66E8">
              <w:rPr>
                <w:rStyle w:val="a3"/>
                <w:rFonts w:ascii="Times New Roman" w:hAnsi="Times New Roman"/>
                <w:noProof/>
                <w:sz w:val="28"/>
                <w:szCs w:val="28"/>
                <w:rPrChange w:id="1993"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1994" w:author="Sasha Azazlov" w:date="2026-05-20T12:39:00Z" w16du:dateUtc="2026-05-20T09:39:00Z">
                  <w:rPr>
                    <w:rStyle w:val="a3"/>
                    <w:rFonts w:ascii="Times New Roman" w:hAnsi="Times New Roman"/>
                    <w:noProof/>
                  </w:rPr>
                </w:rPrChange>
              </w:rPr>
              <w:t>3.8.1 Экран входа</w:t>
            </w:r>
            <w:r w:rsidRPr="00AA66E8">
              <w:rPr>
                <w:rFonts w:ascii="Times New Roman" w:hAnsi="Times New Roman"/>
                <w:noProof/>
                <w:webHidden/>
                <w:sz w:val="28"/>
                <w:szCs w:val="28"/>
                <w:rPrChange w:id="1995" w:author="Sasha Azazlov" w:date="2026-05-20T12:39:00Z" w16du:dateUtc="2026-05-20T09:39:00Z">
                  <w:rPr>
                    <w:noProof/>
                    <w:webHidden/>
                  </w:rPr>
                </w:rPrChange>
              </w:rPr>
              <w:tab/>
            </w:r>
            <w:r w:rsidRPr="00AA66E8">
              <w:rPr>
                <w:rFonts w:ascii="Times New Roman" w:hAnsi="Times New Roman"/>
                <w:noProof/>
                <w:webHidden/>
                <w:sz w:val="28"/>
                <w:szCs w:val="28"/>
                <w:rPrChange w:id="1996"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1997" w:author="Sasha Azazlov" w:date="2026-05-20T12:39:00Z" w16du:dateUtc="2026-05-20T09:39:00Z">
                  <w:rPr>
                    <w:noProof/>
                    <w:webHidden/>
                  </w:rPr>
                </w:rPrChange>
              </w:rPr>
              <w:instrText xml:space="preserve"> PAGEREF _Toc230173245 \h </w:instrText>
            </w:r>
            <w:r w:rsidRPr="00AA66E8">
              <w:rPr>
                <w:rFonts w:ascii="Times New Roman" w:hAnsi="Times New Roman"/>
                <w:noProof/>
                <w:webHidden/>
                <w:sz w:val="28"/>
                <w:szCs w:val="28"/>
                <w:rPrChange w:id="1998" w:author="Sasha Azazlov" w:date="2026-05-20T12:39:00Z" w16du:dateUtc="2026-05-20T09:39:00Z">
                  <w:rPr>
                    <w:noProof/>
                    <w:webHidden/>
                  </w:rPr>
                </w:rPrChange>
              </w:rPr>
            </w:r>
            <w:r w:rsidRPr="00AA66E8">
              <w:rPr>
                <w:rFonts w:ascii="Times New Roman" w:hAnsi="Times New Roman"/>
                <w:noProof/>
                <w:webHidden/>
                <w:sz w:val="28"/>
                <w:szCs w:val="28"/>
                <w:rPrChange w:id="1999"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000" w:author="Sasha Azazlov" w:date="2026-05-20T12:39:00Z" w16du:dateUtc="2026-05-20T09:39:00Z">
                  <w:rPr>
                    <w:noProof/>
                    <w:webHidden/>
                  </w:rPr>
                </w:rPrChange>
              </w:rPr>
              <w:t>61</w:t>
            </w:r>
            <w:r w:rsidRPr="00AA66E8">
              <w:rPr>
                <w:rFonts w:ascii="Times New Roman" w:hAnsi="Times New Roman"/>
                <w:noProof/>
                <w:webHidden/>
                <w:sz w:val="28"/>
                <w:szCs w:val="28"/>
                <w:rPrChange w:id="2001"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002"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2003" w:author="Sasha Azazlov" w:date="2026-05-20T12:38:00Z" w16du:dateUtc="2026-05-20T09:38:00Z"/>
              <w:rFonts w:ascii="Times New Roman" w:eastAsiaTheme="minorEastAsia" w:hAnsi="Times New Roman"/>
              <w:i w:val="0"/>
              <w:iCs w:val="0"/>
              <w:noProof/>
              <w:kern w:val="2"/>
              <w:sz w:val="28"/>
              <w:szCs w:val="28"/>
              <w14:ligatures w14:val="standardContextual"/>
              <w:rPrChange w:id="2004" w:author="Sasha Azazlov" w:date="2026-05-20T12:39:00Z" w16du:dateUtc="2026-05-20T09:39:00Z">
                <w:rPr>
                  <w:ins w:id="2005" w:author="Sasha Azazlov" w:date="2026-05-20T12:38:00Z" w16du:dateUtc="2026-05-20T09:38:00Z"/>
                  <w:rFonts w:eastAsiaTheme="minorEastAsia" w:cstheme="minorBidi"/>
                  <w:i w:val="0"/>
                  <w:iCs w:val="0"/>
                  <w:noProof/>
                  <w:kern w:val="2"/>
                  <w:sz w:val="24"/>
                  <w:szCs w:val="24"/>
                  <w14:ligatures w14:val="standardContextual"/>
                </w:rPr>
              </w:rPrChange>
            </w:rPr>
          </w:pPr>
          <w:ins w:id="2006" w:author="Sasha Azazlov" w:date="2026-05-20T12:38:00Z" w16du:dateUtc="2026-05-20T09:38:00Z">
            <w:r w:rsidRPr="00AA66E8">
              <w:rPr>
                <w:rStyle w:val="a3"/>
                <w:rFonts w:ascii="Times New Roman" w:hAnsi="Times New Roman"/>
                <w:noProof/>
                <w:sz w:val="28"/>
                <w:szCs w:val="28"/>
                <w:rPrChange w:id="2007"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008"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009" w:author="Sasha Azazlov" w:date="2026-05-20T12:39:00Z" w16du:dateUtc="2026-05-20T09:39:00Z">
                  <w:rPr>
                    <w:noProof/>
                  </w:rPr>
                </w:rPrChange>
              </w:rPr>
              <w:instrText>HYPERLINK \l "_Toc230173246"</w:instrText>
            </w:r>
            <w:r w:rsidRPr="00AA66E8">
              <w:rPr>
                <w:rStyle w:val="a3"/>
                <w:rFonts w:ascii="Times New Roman" w:hAnsi="Times New Roman"/>
                <w:noProof/>
                <w:sz w:val="28"/>
                <w:szCs w:val="28"/>
                <w:rPrChange w:id="2010"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011" w:author="Sasha Azazlov" w:date="2026-05-20T12:39:00Z" w16du:dateUtc="2026-05-20T09:39:00Z">
                  <w:rPr>
                    <w:rStyle w:val="a3"/>
                    <w:noProof/>
                  </w:rPr>
                </w:rPrChange>
              </w:rPr>
            </w:r>
            <w:r w:rsidRPr="00AA66E8">
              <w:rPr>
                <w:rStyle w:val="a3"/>
                <w:rFonts w:ascii="Times New Roman" w:hAnsi="Times New Roman"/>
                <w:noProof/>
                <w:sz w:val="28"/>
                <w:szCs w:val="28"/>
                <w:rPrChange w:id="2012"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013" w:author="Sasha Azazlov" w:date="2026-05-20T12:39:00Z" w16du:dateUtc="2026-05-20T09:39:00Z">
                  <w:rPr>
                    <w:rStyle w:val="a3"/>
                    <w:rFonts w:ascii="Times New Roman" w:hAnsi="Times New Roman"/>
                    <w:noProof/>
                  </w:rPr>
                </w:rPrChange>
              </w:rPr>
              <w:t>3.8.2 Экран генератора</w:t>
            </w:r>
            <w:r w:rsidRPr="00AA66E8">
              <w:rPr>
                <w:rFonts w:ascii="Times New Roman" w:hAnsi="Times New Roman"/>
                <w:noProof/>
                <w:webHidden/>
                <w:sz w:val="28"/>
                <w:szCs w:val="28"/>
                <w:rPrChange w:id="2014" w:author="Sasha Azazlov" w:date="2026-05-20T12:39:00Z" w16du:dateUtc="2026-05-20T09:39:00Z">
                  <w:rPr>
                    <w:noProof/>
                    <w:webHidden/>
                  </w:rPr>
                </w:rPrChange>
              </w:rPr>
              <w:tab/>
            </w:r>
            <w:r w:rsidRPr="00AA66E8">
              <w:rPr>
                <w:rFonts w:ascii="Times New Roman" w:hAnsi="Times New Roman"/>
                <w:noProof/>
                <w:webHidden/>
                <w:sz w:val="28"/>
                <w:szCs w:val="28"/>
                <w:rPrChange w:id="2015"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016" w:author="Sasha Azazlov" w:date="2026-05-20T12:39:00Z" w16du:dateUtc="2026-05-20T09:39:00Z">
                  <w:rPr>
                    <w:noProof/>
                    <w:webHidden/>
                  </w:rPr>
                </w:rPrChange>
              </w:rPr>
              <w:instrText xml:space="preserve"> PAGEREF _Toc230173246 \h </w:instrText>
            </w:r>
            <w:r w:rsidRPr="00AA66E8">
              <w:rPr>
                <w:rFonts w:ascii="Times New Roman" w:hAnsi="Times New Roman"/>
                <w:noProof/>
                <w:webHidden/>
                <w:sz w:val="28"/>
                <w:szCs w:val="28"/>
                <w:rPrChange w:id="2017" w:author="Sasha Azazlov" w:date="2026-05-20T12:39:00Z" w16du:dateUtc="2026-05-20T09:39:00Z">
                  <w:rPr>
                    <w:noProof/>
                    <w:webHidden/>
                  </w:rPr>
                </w:rPrChange>
              </w:rPr>
            </w:r>
            <w:r w:rsidRPr="00AA66E8">
              <w:rPr>
                <w:rFonts w:ascii="Times New Roman" w:hAnsi="Times New Roman"/>
                <w:noProof/>
                <w:webHidden/>
                <w:sz w:val="28"/>
                <w:szCs w:val="28"/>
                <w:rPrChange w:id="2018"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019" w:author="Sasha Azazlov" w:date="2026-05-20T12:39:00Z" w16du:dateUtc="2026-05-20T09:39:00Z">
                  <w:rPr>
                    <w:noProof/>
                    <w:webHidden/>
                  </w:rPr>
                </w:rPrChange>
              </w:rPr>
              <w:t>62</w:t>
            </w:r>
            <w:r w:rsidRPr="00AA66E8">
              <w:rPr>
                <w:rFonts w:ascii="Times New Roman" w:hAnsi="Times New Roman"/>
                <w:noProof/>
                <w:webHidden/>
                <w:sz w:val="28"/>
                <w:szCs w:val="28"/>
                <w:rPrChange w:id="2020"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021" w:author="Sasha Azazlov" w:date="2026-05-20T12:39:00Z" w16du:dateUtc="2026-05-20T09:39:00Z">
                  <w:rPr>
                    <w:rStyle w:val="a3"/>
                    <w:noProof/>
                  </w:rPr>
                </w:rPrChange>
              </w:rPr>
              <w:fldChar w:fldCharType="end"/>
            </w:r>
          </w:ins>
        </w:p>
        <w:p w:rsidR="00AA66E8" w:rsidRPr="00AA66E8" w:rsidRDefault="00AA66E8">
          <w:pPr>
            <w:pStyle w:val="31"/>
            <w:tabs>
              <w:tab w:val="right" w:leader="dot" w:pos="9628"/>
            </w:tabs>
            <w:rPr>
              <w:ins w:id="2022" w:author="Sasha Azazlov" w:date="2026-05-20T12:38:00Z" w16du:dateUtc="2026-05-20T09:38:00Z"/>
              <w:rFonts w:ascii="Times New Roman" w:eastAsiaTheme="minorEastAsia" w:hAnsi="Times New Roman"/>
              <w:i w:val="0"/>
              <w:iCs w:val="0"/>
              <w:noProof/>
              <w:kern w:val="2"/>
              <w:sz w:val="28"/>
              <w:szCs w:val="28"/>
              <w14:ligatures w14:val="standardContextual"/>
              <w:rPrChange w:id="2023" w:author="Sasha Azazlov" w:date="2026-05-20T12:39:00Z" w16du:dateUtc="2026-05-20T09:39:00Z">
                <w:rPr>
                  <w:ins w:id="2024" w:author="Sasha Azazlov" w:date="2026-05-20T12:38:00Z" w16du:dateUtc="2026-05-20T09:38:00Z"/>
                  <w:rFonts w:eastAsiaTheme="minorEastAsia" w:cstheme="minorBidi"/>
                  <w:i w:val="0"/>
                  <w:iCs w:val="0"/>
                  <w:noProof/>
                  <w:kern w:val="2"/>
                  <w:sz w:val="24"/>
                  <w:szCs w:val="24"/>
                  <w14:ligatures w14:val="standardContextual"/>
                </w:rPr>
              </w:rPrChange>
            </w:rPr>
          </w:pPr>
          <w:ins w:id="2025" w:author="Sasha Azazlov" w:date="2026-05-20T12:38:00Z" w16du:dateUtc="2026-05-20T09:38:00Z">
            <w:r w:rsidRPr="00AA66E8">
              <w:rPr>
                <w:rStyle w:val="a3"/>
                <w:rFonts w:ascii="Times New Roman" w:hAnsi="Times New Roman"/>
                <w:noProof/>
                <w:sz w:val="28"/>
                <w:szCs w:val="28"/>
                <w:rPrChange w:id="2026"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027"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028" w:author="Sasha Azazlov" w:date="2026-05-20T12:39:00Z" w16du:dateUtc="2026-05-20T09:39:00Z">
                  <w:rPr>
                    <w:noProof/>
                  </w:rPr>
                </w:rPrChange>
              </w:rPr>
              <w:instrText>HYPERLINK \l "_Toc230173247"</w:instrText>
            </w:r>
            <w:r w:rsidRPr="00AA66E8">
              <w:rPr>
                <w:rStyle w:val="a3"/>
                <w:rFonts w:ascii="Times New Roman" w:hAnsi="Times New Roman"/>
                <w:noProof/>
                <w:sz w:val="28"/>
                <w:szCs w:val="28"/>
                <w:rPrChange w:id="2029"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030" w:author="Sasha Azazlov" w:date="2026-05-20T12:39:00Z" w16du:dateUtc="2026-05-20T09:39:00Z">
                  <w:rPr>
                    <w:rStyle w:val="a3"/>
                    <w:noProof/>
                  </w:rPr>
                </w:rPrChange>
              </w:rPr>
            </w:r>
            <w:r w:rsidRPr="00AA66E8">
              <w:rPr>
                <w:rStyle w:val="a3"/>
                <w:rFonts w:ascii="Times New Roman" w:hAnsi="Times New Roman"/>
                <w:noProof/>
                <w:sz w:val="28"/>
                <w:szCs w:val="28"/>
                <w:rPrChange w:id="2031"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032" w:author="Sasha Azazlov" w:date="2026-05-20T12:39:00Z" w16du:dateUtc="2026-05-20T09:39:00Z">
                  <w:rPr>
                    <w:rStyle w:val="a3"/>
                    <w:rFonts w:ascii="Times New Roman" w:hAnsi="Times New Roman"/>
                    <w:noProof/>
                  </w:rPr>
                </w:rPrChange>
              </w:rPr>
              <w:t>3.8.4 Экран настроек</w:t>
            </w:r>
            <w:r w:rsidRPr="00AA66E8">
              <w:rPr>
                <w:rFonts w:ascii="Times New Roman" w:hAnsi="Times New Roman"/>
                <w:noProof/>
                <w:webHidden/>
                <w:sz w:val="28"/>
                <w:szCs w:val="28"/>
                <w:rPrChange w:id="2033" w:author="Sasha Azazlov" w:date="2026-05-20T12:39:00Z" w16du:dateUtc="2026-05-20T09:39:00Z">
                  <w:rPr>
                    <w:noProof/>
                    <w:webHidden/>
                  </w:rPr>
                </w:rPrChange>
              </w:rPr>
              <w:tab/>
            </w:r>
            <w:r w:rsidRPr="00AA66E8">
              <w:rPr>
                <w:rFonts w:ascii="Times New Roman" w:hAnsi="Times New Roman"/>
                <w:noProof/>
                <w:webHidden/>
                <w:sz w:val="28"/>
                <w:szCs w:val="28"/>
                <w:rPrChange w:id="2034"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035" w:author="Sasha Azazlov" w:date="2026-05-20T12:39:00Z" w16du:dateUtc="2026-05-20T09:39:00Z">
                  <w:rPr>
                    <w:noProof/>
                    <w:webHidden/>
                  </w:rPr>
                </w:rPrChange>
              </w:rPr>
              <w:instrText xml:space="preserve"> PAGEREF _Toc230173247 \h </w:instrText>
            </w:r>
            <w:r w:rsidRPr="00AA66E8">
              <w:rPr>
                <w:rFonts w:ascii="Times New Roman" w:hAnsi="Times New Roman"/>
                <w:noProof/>
                <w:webHidden/>
                <w:sz w:val="28"/>
                <w:szCs w:val="28"/>
                <w:rPrChange w:id="2036" w:author="Sasha Azazlov" w:date="2026-05-20T12:39:00Z" w16du:dateUtc="2026-05-20T09:39:00Z">
                  <w:rPr>
                    <w:noProof/>
                    <w:webHidden/>
                  </w:rPr>
                </w:rPrChange>
              </w:rPr>
            </w:r>
            <w:r w:rsidRPr="00AA66E8">
              <w:rPr>
                <w:rFonts w:ascii="Times New Roman" w:hAnsi="Times New Roman"/>
                <w:noProof/>
                <w:webHidden/>
                <w:sz w:val="28"/>
                <w:szCs w:val="28"/>
                <w:rPrChange w:id="2037"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038" w:author="Sasha Azazlov" w:date="2026-05-20T12:39:00Z" w16du:dateUtc="2026-05-20T09:39:00Z">
                  <w:rPr>
                    <w:noProof/>
                    <w:webHidden/>
                  </w:rPr>
                </w:rPrChange>
              </w:rPr>
              <w:t>63</w:t>
            </w:r>
            <w:r w:rsidRPr="00AA66E8">
              <w:rPr>
                <w:rFonts w:ascii="Times New Roman" w:hAnsi="Times New Roman"/>
                <w:noProof/>
                <w:webHidden/>
                <w:sz w:val="28"/>
                <w:szCs w:val="28"/>
                <w:rPrChange w:id="2039"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040" w:author="Sasha Azazlov" w:date="2026-05-20T12:39:00Z" w16du:dateUtc="2026-05-20T09:39:00Z">
                  <w:rPr>
                    <w:rStyle w:val="a3"/>
                    <w:noProof/>
                  </w:rPr>
                </w:rPrChange>
              </w:rPr>
              <w:fldChar w:fldCharType="end"/>
            </w:r>
          </w:ins>
        </w:p>
        <w:p w:rsidR="00AA66E8" w:rsidRPr="00AA66E8" w:rsidRDefault="00AA66E8">
          <w:pPr>
            <w:pStyle w:val="11"/>
            <w:tabs>
              <w:tab w:val="right" w:leader="dot" w:pos="9628"/>
            </w:tabs>
            <w:rPr>
              <w:ins w:id="2041" w:author="Sasha Azazlov" w:date="2026-05-20T12:38:00Z" w16du:dateUtc="2026-05-20T09:38:00Z"/>
              <w:rFonts w:ascii="Times New Roman" w:eastAsiaTheme="minorEastAsia" w:hAnsi="Times New Roman"/>
              <w:b w:val="0"/>
              <w:bCs w:val="0"/>
              <w:caps w:val="0"/>
              <w:noProof/>
              <w:kern w:val="2"/>
              <w:sz w:val="28"/>
              <w:szCs w:val="28"/>
              <w14:ligatures w14:val="standardContextual"/>
              <w:rPrChange w:id="2042" w:author="Sasha Azazlov" w:date="2026-05-20T12:39:00Z" w16du:dateUtc="2026-05-20T09:39:00Z">
                <w:rPr>
                  <w:ins w:id="2043" w:author="Sasha Azazlov" w:date="2026-05-20T12:38:00Z" w16du:dateUtc="2026-05-20T09:38:00Z"/>
                  <w:rFonts w:eastAsiaTheme="minorEastAsia" w:cstheme="minorBidi"/>
                  <w:b w:val="0"/>
                  <w:bCs w:val="0"/>
                  <w:caps w:val="0"/>
                  <w:noProof/>
                  <w:kern w:val="2"/>
                  <w:sz w:val="24"/>
                  <w:szCs w:val="24"/>
                  <w14:ligatures w14:val="standardContextual"/>
                </w:rPr>
              </w:rPrChange>
            </w:rPr>
          </w:pPr>
          <w:ins w:id="2044" w:author="Sasha Azazlov" w:date="2026-05-20T12:38:00Z" w16du:dateUtc="2026-05-20T09:38:00Z">
            <w:r w:rsidRPr="00AA66E8">
              <w:rPr>
                <w:rStyle w:val="a3"/>
                <w:rFonts w:ascii="Times New Roman" w:hAnsi="Times New Roman"/>
                <w:noProof/>
                <w:sz w:val="28"/>
                <w:szCs w:val="28"/>
                <w:rPrChange w:id="2045"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046"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047" w:author="Sasha Azazlov" w:date="2026-05-20T12:39:00Z" w16du:dateUtc="2026-05-20T09:39:00Z">
                  <w:rPr>
                    <w:noProof/>
                  </w:rPr>
                </w:rPrChange>
              </w:rPr>
              <w:instrText>HYPERLINK \l "_Toc230173248"</w:instrText>
            </w:r>
            <w:r w:rsidRPr="00AA66E8">
              <w:rPr>
                <w:rStyle w:val="a3"/>
                <w:rFonts w:ascii="Times New Roman" w:hAnsi="Times New Roman"/>
                <w:noProof/>
                <w:sz w:val="28"/>
                <w:szCs w:val="28"/>
                <w:rPrChange w:id="2048"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049" w:author="Sasha Azazlov" w:date="2026-05-20T12:39:00Z" w16du:dateUtc="2026-05-20T09:39:00Z">
                  <w:rPr>
                    <w:rStyle w:val="a3"/>
                    <w:noProof/>
                  </w:rPr>
                </w:rPrChange>
              </w:rPr>
            </w:r>
            <w:r w:rsidRPr="00AA66E8">
              <w:rPr>
                <w:rStyle w:val="a3"/>
                <w:rFonts w:ascii="Times New Roman" w:hAnsi="Times New Roman"/>
                <w:noProof/>
                <w:sz w:val="28"/>
                <w:szCs w:val="28"/>
                <w:rPrChange w:id="2050"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051" w:author="Sasha Azazlov" w:date="2026-05-20T12:39:00Z" w16du:dateUtc="2026-05-20T09:39:00Z">
                  <w:rPr>
                    <w:rStyle w:val="a3"/>
                    <w:rFonts w:ascii="Times New Roman" w:hAnsi="Times New Roman"/>
                    <w:noProof/>
                  </w:rPr>
                </w:rPrChange>
              </w:rPr>
              <w:t>ЗАКЛЮЧЕНИЕ</w:t>
            </w:r>
            <w:r w:rsidRPr="00AA66E8">
              <w:rPr>
                <w:rFonts w:ascii="Times New Roman" w:hAnsi="Times New Roman"/>
                <w:noProof/>
                <w:webHidden/>
                <w:sz w:val="28"/>
                <w:szCs w:val="28"/>
                <w:rPrChange w:id="2052" w:author="Sasha Azazlov" w:date="2026-05-20T12:39:00Z" w16du:dateUtc="2026-05-20T09:39:00Z">
                  <w:rPr>
                    <w:noProof/>
                    <w:webHidden/>
                  </w:rPr>
                </w:rPrChange>
              </w:rPr>
              <w:tab/>
            </w:r>
            <w:r w:rsidRPr="00AA66E8">
              <w:rPr>
                <w:rFonts w:ascii="Times New Roman" w:hAnsi="Times New Roman"/>
                <w:noProof/>
                <w:webHidden/>
                <w:sz w:val="28"/>
                <w:szCs w:val="28"/>
                <w:rPrChange w:id="2053"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054" w:author="Sasha Azazlov" w:date="2026-05-20T12:39:00Z" w16du:dateUtc="2026-05-20T09:39:00Z">
                  <w:rPr>
                    <w:noProof/>
                    <w:webHidden/>
                  </w:rPr>
                </w:rPrChange>
              </w:rPr>
              <w:instrText xml:space="preserve"> PAGEREF _Toc230173248 \h </w:instrText>
            </w:r>
            <w:r w:rsidRPr="00AA66E8">
              <w:rPr>
                <w:rFonts w:ascii="Times New Roman" w:hAnsi="Times New Roman"/>
                <w:noProof/>
                <w:webHidden/>
                <w:sz w:val="28"/>
                <w:szCs w:val="28"/>
                <w:rPrChange w:id="2055" w:author="Sasha Azazlov" w:date="2026-05-20T12:39:00Z" w16du:dateUtc="2026-05-20T09:39:00Z">
                  <w:rPr>
                    <w:noProof/>
                    <w:webHidden/>
                  </w:rPr>
                </w:rPrChange>
              </w:rPr>
            </w:r>
            <w:r w:rsidRPr="00AA66E8">
              <w:rPr>
                <w:rFonts w:ascii="Times New Roman" w:hAnsi="Times New Roman"/>
                <w:noProof/>
                <w:webHidden/>
                <w:sz w:val="28"/>
                <w:szCs w:val="28"/>
                <w:rPrChange w:id="2056"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057" w:author="Sasha Azazlov" w:date="2026-05-20T12:39:00Z" w16du:dateUtc="2026-05-20T09:39:00Z">
                  <w:rPr>
                    <w:noProof/>
                    <w:webHidden/>
                  </w:rPr>
                </w:rPrChange>
              </w:rPr>
              <w:t>65</w:t>
            </w:r>
            <w:r w:rsidRPr="00AA66E8">
              <w:rPr>
                <w:rFonts w:ascii="Times New Roman" w:hAnsi="Times New Roman"/>
                <w:noProof/>
                <w:webHidden/>
                <w:sz w:val="28"/>
                <w:szCs w:val="28"/>
                <w:rPrChange w:id="2058"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059" w:author="Sasha Azazlov" w:date="2026-05-20T12:39:00Z" w16du:dateUtc="2026-05-20T09:39:00Z">
                  <w:rPr>
                    <w:rStyle w:val="a3"/>
                    <w:noProof/>
                  </w:rPr>
                </w:rPrChange>
              </w:rPr>
              <w:fldChar w:fldCharType="end"/>
            </w:r>
          </w:ins>
        </w:p>
        <w:p w:rsidR="00AA66E8" w:rsidRDefault="00AA66E8">
          <w:pPr>
            <w:pStyle w:val="11"/>
            <w:tabs>
              <w:tab w:val="right" w:leader="dot" w:pos="9628"/>
            </w:tabs>
            <w:rPr>
              <w:ins w:id="2060" w:author="Sasha Azazlov" w:date="2026-05-20T12:38:00Z" w16du:dateUtc="2026-05-20T09:38:00Z"/>
              <w:rFonts w:eastAsiaTheme="minorEastAsia" w:cstheme="minorBidi"/>
              <w:b w:val="0"/>
              <w:bCs w:val="0"/>
              <w:caps w:val="0"/>
              <w:noProof/>
              <w:kern w:val="2"/>
              <w:sz w:val="24"/>
              <w:szCs w:val="24"/>
              <w14:ligatures w14:val="standardContextual"/>
            </w:rPr>
          </w:pPr>
          <w:ins w:id="2061" w:author="Sasha Azazlov" w:date="2026-05-20T12:38:00Z" w16du:dateUtc="2026-05-20T09:38:00Z">
            <w:r w:rsidRPr="00AA66E8">
              <w:rPr>
                <w:rStyle w:val="a3"/>
                <w:rFonts w:ascii="Times New Roman" w:hAnsi="Times New Roman"/>
                <w:noProof/>
                <w:sz w:val="28"/>
                <w:szCs w:val="28"/>
                <w:rPrChange w:id="2062" w:author="Sasha Azazlov" w:date="2026-05-20T12:39:00Z" w16du:dateUtc="2026-05-20T09:39:00Z">
                  <w:rPr>
                    <w:rStyle w:val="a3"/>
                    <w:noProof/>
                  </w:rPr>
                </w:rPrChange>
              </w:rPr>
              <w:fldChar w:fldCharType="begin"/>
            </w:r>
            <w:r w:rsidRPr="00AA66E8">
              <w:rPr>
                <w:rStyle w:val="a3"/>
                <w:rFonts w:ascii="Times New Roman" w:hAnsi="Times New Roman"/>
                <w:noProof/>
                <w:sz w:val="28"/>
                <w:szCs w:val="28"/>
                <w:rPrChange w:id="2063" w:author="Sasha Azazlov" w:date="2026-05-20T12:39:00Z" w16du:dateUtc="2026-05-20T09:39:00Z">
                  <w:rPr>
                    <w:rStyle w:val="a3"/>
                    <w:noProof/>
                  </w:rPr>
                </w:rPrChange>
              </w:rPr>
              <w:instrText xml:space="preserve"> </w:instrText>
            </w:r>
            <w:r w:rsidRPr="00AA66E8">
              <w:rPr>
                <w:rFonts w:ascii="Times New Roman" w:hAnsi="Times New Roman"/>
                <w:noProof/>
                <w:sz w:val="28"/>
                <w:szCs w:val="28"/>
                <w:rPrChange w:id="2064" w:author="Sasha Azazlov" w:date="2026-05-20T12:39:00Z" w16du:dateUtc="2026-05-20T09:39:00Z">
                  <w:rPr>
                    <w:noProof/>
                  </w:rPr>
                </w:rPrChange>
              </w:rPr>
              <w:instrText>HYPERLINK \l "_Toc230173249"</w:instrText>
            </w:r>
            <w:r w:rsidRPr="00AA66E8">
              <w:rPr>
                <w:rStyle w:val="a3"/>
                <w:rFonts w:ascii="Times New Roman" w:hAnsi="Times New Roman"/>
                <w:noProof/>
                <w:sz w:val="28"/>
                <w:szCs w:val="28"/>
                <w:rPrChange w:id="2065" w:author="Sasha Azazlov" w:date="2026-05-20T12:39:00Z" w16du:dateUtc="2026-05-20T09:39:00Z">
                  <w:rPr>
                    <w:rStyle w:val="a3"/>
                    <w:noProof/>
                  </w:rPr>
                </w:rPrChange>
              </w:rPr>
              <w:instrText xml:space="preserve"> </w:instrText>
            </w:r>
            <w:r w:rsidRPr="00AA66E8">
              <w:rPr>
                <w:rStyle w:val="a3"/>
                <w:rFonts w:ascii="Times New Roman" w:hAnsi="Times New Roman"/>
                <w:noProof/>
                <w:sz w:val="28"/>
                <w:szCs w:val="28"/>
                <w:rPrChange w:id="2066" w:author="Sasha Azazlov" w:date="2026-05-20T12:39:00Z" w16du:dateUtc="2026-05-20T09:39:00Z">
                  <w:rPr>
                    <w:rStyle w:val="a3"/>
                    <w:noProof/>
                  </w:rPr>
                </w:rPrChange>
              </w:rPr>
            </w:r>
            <w:r w:rsidRPr="00AA66E8">
              <w:rPr>
                <w:rStyle w:val="a3"/>
                <w:rFonts w:ascii="Times New Roman" w:hAnsi="Times New Roman"/>
                <w:noProof/>
                <w:sz w:val="28"/>
                <w:szCs w:val="28"/>
                <w:rPrChange w:id="2067" w:author="Sasha Azazlov" w:date="2026-05-20T12:39:00Z" w16du:dateUtc="2026-05-20T09:39:00Z">
                  <w:rPr>
                    <w:rStyle w:val="a3"/>
                    <w:noProof/>
                  </w:rPr>
                </w:rPrChange>
              </w:rPr>
              <w:fldChar w:fldCharType="separate"/>
            </w:r>
            <w:r w:rsidRPr="00AA66E8">
              <w:rPr>
                <w:rStyle w:val="a3"/>
                <w:rFonts w:ascii="Times New Roman" w:hAnsi="Times New Roman"/>
                <w:noProof/>
                <w:sz w:val="28"/>
                <w:szCs w:val="28"/>
                <w:rPrChange w:id="2068" w:author="Sasha Azazlov" w:date="2026-05-20T12:39:00Z" w16du:dateUtc="2026-05-20T09:39:00Z">
                  <w:rPr>
                    <w:rStyle w:val="a3"/>
                    <w:rFonts w:ascii="Times New Roman" w:hAnsi="Times New Roman"/>
                    <w:noProof/>
                  </w:rPr>
                </w:rPrChange>
              </w:rPr>
              <w:t>СПИСОК ИСПОЛЬЗОВАННЫХ ИСТОЧНИКОВ</w:t>
            </w:r>
            <w:r w:rsidRPr="00AA66E8">
              <w:rPr>
                <w:rFonts w:ascii="Times New Roman" w:hAnsi="Times New Roman"/>
                <w:noProof/>
                <w:webHidden/>
                <w:sz w:val="28"/>
                <w:szCs w:val="28"/>
                <w:rPrChange w:id="2069" w:author="Sasha Azazlov" w:date="2026-05-20T12:39:00Z" w16du:dateUtc="2026-05-20T09:39:00Z">
                  <w:rPr>
                    <w:noProof/>
                    <w:webHidden/>
                  </w:rPr>
                </w:rPrChange>
              </w:rPr>
              <w:tab/>
            </w:r>
            <w:r w:rsidRPr="00AA66E8">
              <w:rPr>
                <w:rFonts w:ascii="Times New Roman" w:hAnsi="Times New Roman"/>
                <w:noProof/>
                <w:webHidden/>
                <w:sz w:val="28"/>
                <w:szCs w:val="28"/>
                <w:rPrChange w:id="2070" w:author="Sasha Azazlov" w:date="2026-05-20T12:39:00Z" w16du:dateUtc="2026-05-20T09:39:00Z">
                  <w:rPr>
                    <w:noProof/>
                    <w:webHidden/>
                  </w:rPr>
                </w:rPrChange>
              </w:rPr>
              <w:fldChar w:fldCharType="begin"/>
            </w:r>
            <w:r w:rsidRPr="00AA66E8">
              <w:rPr>
                <w:rFonts w:ascii="Times New Roman" w:hAnsi="Times New Roman"/>
                <w:noProof/>
                <w:webHidden/>
                <w:sz w:val="28"/>
                <w:szCs w:val="28"/>
                <w:rPrChange w:id="2071" w:author="Sasha Azazlov" w:date="2026-05-20T12:39:00Z" w16du:dateUtc="2026-05-20T09:39:00Z">
                  <w:rPr>
                    <w:noProof/>
                    <w:webHidden/>
                  </w:rPr>
                </w:rPrChange>
              </w:rPr>
              <w:instrText xml:space="preserve"> PAGEREF _Toc230173249 \h </w:instrText>
            </w:r>
            <w:r w:rsidRPr="00AA66E8">
              <w:rPr>
                <w:rFonts w:ascii="Times New Roman" w:hAnsi="Times New Roman"/>
                <w:noProof/>
                <w:webHidden/>
                <w:sz w:val="28"/>
                <w:szCs w:val="28"/>
                <w:rPrChange w:id="2072" w:author="Sasha Azazlov" w:date="2026-05-20T12:39:00Z" w16du:dateUtc="2026-05-20T09:39:00Z">
                  <w:rPr>
                    <w:noProof/>
                    <w:webHidden/>
                  </w:rPr>
                </w:rPrChange>
              </w:rPr>
            </w:r>
            <w:r w:rsidRPr="00AA66E8">
              <w:rPr>
                <w:rFonts w:ascii="Times New Roman" w:hAnsi="Times New Roman"/>
                <w:noProof/>
                <w:webHidden/>
                <w:sz w:val="28"/>
                <w:szCs w:val="28"/>
                <w:rPrChange w:id="2073" w:author="Sasha Azazlov" w:date="2026-05-20T12:39:00Z" w16du:dateUtc="2026-05-20T09:39:00Z">
                  <w:rPr>
                    <w:noProof/>
                    <w:webHidden/>
                  </w:rPr>
                </w:rPrChange>
              </w:rPr>
              <w:fldChar w:fldCharType="separate"/>
            </w:r>
            <w:r w:rsidRPr="00AA66E8">
              <w:rPr>
                <w:rFonts w:ascii="Times New Roman" w:hAnsi="Times New Roman"/>
                <w:noProof/>
                <w:webHidden/>
                <w:sz w:val="28"/>
                <w:szCs w:val="28"/>
                <w:rPrChange w:id="2074" w:author="Sasha Azazlov" w:date="2026-05-20T12:39:00Z" w16du:dateUtc="2026-05-20T09:39:00Z">
                  <w:rPr>
                    <w:noProof/>
                    <w:webHidden/>
                  </w:rPr>
                </w:rPrChange>
              </w:rPr>
              <w:t>68</w:t>
            </w:r>
            <w:r w:rsidRPr="00AA66E8">
              <w:rPr>
                <w:rFonts w:ascii="Times New Roman" w:hAnsi="Times New Roman"/>
                <w:noProof/>
                <w:webHidden/>
                <w:sz w:val="28"/>
                <w:szCs w:val="28"/>
                <w:rPrChange w:id="2075" w:author="Sasha Azazlov" w:date="2026-05-20T12:39:00Z" w16du:dateUtc="2026-05-20T09:39:00Z">
                  <w:rPr>
                    <w:noProof/>
                    <w:webHidden/>
                  </w:rPr>
                </w:rPrChange>
              </w:rPr>
              <w:fldChar w:fldCharType="end"/>
            </w:r>
            <w:r w:rsidRPr="00AA66E8">
              <w:rPr>
                <w:rStyle w:val="a3"/>
                <w:rFonts w:ascii="Times New Roman" w:hAnsi="Times New Roman"/>
                <w:noProof/>
                <w:sz w:val="28"/>
                <w:szCs w:val="28"/>
                <w:rPrChange w:id="2076" w:author="Sasha Azazlov" w:date="2026-05-20T12:39:00Z" w16du:dateUtc="2026-05-20T09:39:00Z">
                  <w:rPr>
                    <w:rStyle w:val="a3"/>
                    <w:noProof/>
                  </w:rPr>
                </w:rPrChange>
              </w:rPr>
              <w:fldChar w:fldCharType="end"/>
            </w:r>
          </w:ins>
        </w:p>
        <w:p w:rsidR="00207807" w:rsidRPr="00097C1B" w:rsidDel="00AA66E8" w:rsidRDefault="00207807">
          <w:pPr>
            <w:pStyle w:val="11"/>
            <w:tabs>
              <w:tab w:val="right" w:leader="dot" w:pos="9628"/>
            </w:tabs>
            <w:rPr>
              <w:del w:id="2077" w:author="Sasha Azazlov" w:date="2026-05-20T12:38:00Z" w16du:dateUtc="2026-05-20T09:38:00Z"/>
              <w:rFonts w:ascii="Times New Roman" w:eastAsiaTheme="minorEastAsia" w:hAnsi="Times New Roman"/>
              <w:b w:val="0"/>
              <w:bCs w:val="0"/>
              <w:caps w:val="0"/>
              <w:noProof/>
              <w:kern w:val="2"/>
              <w:sz w:val="28"/>
              <w:szCs w:val="28"/>
              <w14:ligatures w14:val="standardContextual"/>
            </w:rPr>
          </w:pPr>
          <w:del w:id="2078" w:author="Sasha Azazlov" w:date="2026-05-20T12:38:00Z" w16du:dateUtc="2026-05-20T09:38:00Z">
            <w:r w:rsidRPr="00AA66E8" w:rsidDel="00AA66E8">
              <w:rPr>
                <w:rFonts w:ascii="Times New Roman" w:hAnsi="Times New Roman"/>
                <w:noProof/>
                <w:sz w:val="28"/>
                <w:szCs w:val="28"/>
                <w:rPrChange w:id="2079" w:author="Sasha Azazlov" w:date="2026-05-20T12:38:00Z" w16du:dateUtc="2026-05-20T09:38:00Z">
                  <w:rPr>
                    <w:rStyle w:val="a3"/>
                    <w:rFonts w:ascii="Times New Roman" w:hAnsi="Times New Roman"/>
                    <w:noProof/>
                    <w:sz w:val="28"/>
                    <w:szCs w:val="28"/>
                  </w:rPr>
                </w:rPrChange>
              </w:rPr>
              <w:delText>ГЛАВА 1. АНАЛИЗ ПРЕДМЕТНОЙ ОБЛАСТИ И ПОСТАНОВКА ЗАДАЧИ НА РАЗРАБОТКУ ИНФОРМАЦИОННОЙ СИСТЕМЫ</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9</w:delText>
            </w:r>
          </w:del>
        </w:p>
        <w:p w:rsidR="00207807" w:rsidRPr="00097C1B" w:rsidDel="00AA66E8" w:rsidRDefault="00207807">
          <w:pPr>
            <w:pStyle w:val="21"/>
            <w:tabs>
              <w:tab w:val="right" w:leader="dot" w:pos="9628"/>
            </w:tabs>
            <w:rPr>
              <w:del w:id="2080" w:author="Sasha Azazlov" w:date="2026-05-20T12:38:00Z" w16du:dateUtc="2026-05-20T09:38:00Z"/>
              <w:rFonts w:ascii="Times New Roman" w:eastAsiaTheme="minorEastAsia" w:hAnsi="Times New Roman"/>
              <w:smallCaps w:val="0"/>
              <w:noProof/>
              <w:kern w:val="2"/>
              <w:sz w:val="28"/>
              <w:szCs w:val="28"/>
              <w14:ligatures w14:val="standardContextual"/>
            </w:rPr>
          </w:pPr>
          <w:del w:id="2081" w:author="Sasha Azazlov" w:date="2026-05-20T12:38:00Z" w16du:dateUtc="2026-05-20T09:38:00Z">
            <w:r w:rsidRPr="00AA66E8" w:rsidDel="00AA66E8">
              <w:rPr>
                <w:rFonts w:ascii="Times New Roman" w:hAnsi="Times New Roman"/>
                <w:noProof/>
                <w:sz w:val="28"/>
                <w:szCs w:val="28"/>
                <w:rPrChange w:id="2082" w:author="Sasha Azazlov" w:date="2026-05-20T12:38:00Z" w16du:dateUtc="2026-05-20T09:38:00Z">
                  <w:rPr>
                    <w:rStyle w:val="a3"/>
                    <w:rFonts w:ascii="Times New Roman" w:hAnsi="Times New Roman"/>
                    <w:noProof/>
                    <w:sz w:val="28"/>
                    <w:szCs w:val="28"/>
                  </w:rPr>
                </w:rPrChange>
              </w:rPr>
              <w:delText>1.1 Общая характеристика предметной области</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9</w:delText>
            </w:r>
          </w:del>
        </w:p>
        <w:p w:rsidR="00207807" w:rsidRPr="00097C1B" w:rsidDel="00AA66E8" w:rsidRDefault="00207807">
          <w:pPr>
            <w:pStyle w:val="31"/>
            <w:tabs>
              <w:tab w:val="right" w:leader="dot" w:pos="9628"/>
            </w:tabs>
            <w:rPr>
              <w:del w:id="2083" w:author="Sasha Azazlov" w:date="2026-05-20T12:38:00Z" w16du:dateUtc="2026-05-20T09:38:00Z"/>
              <w:rFonts w:ascii="Times New Roman" w:eastAsiaTheme="minorEastAsia" w:hAnsi="Times New Roman"/>
              <w:i w:val="0"/>
              <w:iCs w:val="0"/>
              <w:noProof/>
              <w:kern w:val="2"/>
              <w:sz w:val="28"/>
              <w:szCs w:val="28"/>
              <w14:ligatures w14:val="standardContextual"/>
            </w:rPr>
          </w:pPr>
          <w:del w:id="2084" w:author="Sasha Azazlov" w:date="2026-05-20T12:38:00Z" w16du:dateUtc="2026-05-20T09:38:00Z">
            <w:r w:rsidRPr="00AA66E8" w:rsidDel="00AA66E8">
              <w:rPr>
                <w:rFonts w:ascii="Times New Roman" w:hAnsi="Times New Roman"/>
                <w:noProof/>
                <w:sz w:val="28"/>
                <w:szCs w:val="28"/>
                <w:rPrChange w:id="2085" w:author="Sasha Azazlov" w:date="2026-05-20T12:38:00Z" w16du:dateUtc="2026-05-20T09:38:00Z">
                  <w:rPr>
                    <w:rStyle w:val="a3"/>
                    <w:rFonts w:ascii="Times New Roman" w:hAnsi="Times New Roman"/>
                    <w:noProof/>
                    <w:sz w:val="28"/>
                    <w:szCs w:val="28"/>
                  </w:rPr>
                </w:rPrChange>
              </w:rPr>
              <w:delText>1.1.1 Информационная безопасность в корпоративной среде</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9</w:delText>
            </w:r>
          </w:del>
        </w:p>
        <w:p w:rsidR="00207807" w:rsidRPr="00097C1B" w:rsidDel="00AA66E8" w:rsidRDefault="00207807">
          <w:pPr>
            <w:pStyle w:val="31"/>
            <w:tabs>
              <w:tab w:val="right" w:leader="dot" w:pos="9628"/>
            </w:tabs>
            <w:rPr>
              <w:del w:id="2086" w:author="Sasha Azazlov" w:date="2026-05-20T12:38:00Z" w16du:dateUtc="2026-05-20T09:38:00Z"/>
              <w:rFonts w:ascii="Times New Roman" w:eastAsiaTheme="minorEastAsia" w:hAnsi="Times New Roman"/>
              <w:i w:val="0"/>
              <w:iCs w:val="0"/>
              <w:noProof/>
              <w:kern w:val="2"/>
              <w:sz w:val="28"/>
              <w:szCs w:val="28"/>
              <w14:ligatures w14:val="standardContextual"/>
            </w:rPr>
          </w:pPr>
          <w:del w:id="2087" w:author="Sasha Azazlov" w:date="2026-05-20T12:38:00Z" w16du:dateUtc="2026-05-20T09:38:00Z">
            <w:r w:rsidRPr="00AA66E8" w:rsidDel="00AA66E8">
              <w:rPr>
                <w:rFonts w:ascii="Times New Roman" w:hAnsi="Times New Roman"/>
                <w:noProof/>
                <w:sz w:val="28"/>
                <w:szCs w:val="28"/>
                <w:rPrChange w:id="2088" w:author="Sasha Azazlov" w:date="2026-05-20T12:38:00Z" w16du:dateUtc="2026-05-20T09:38:00Z">
                  <w:rPr>
                    <w:rStyle w:val="a3"/>
                    <w:rFonts w:ascii="Times New Roman" w:hAnsi="Times New Roman"/>
                    <w:noProof/>
                    <w:sz w:val="28"/>
                    <w:szCs w:val="28"/>
                  </w:rPr>
                </w:rPrChange>
              </w:rPr>
              <w:delText>1.1.2 Проблема хранения паролей в организациях</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9</w:delText>
            </w:r>
          </w:del>
        </w:p>
        <w:p w:rsidR="00207807" w:rsidRPr="00097C1B" w:rsidDel="00AA66E8" w:rsidRDefault="00207807">
          <w:pPr>
            <w:pStyle w:val="31"/>
            <w:tabs>
              <w:tab w:val="right" w:leader="dot" w:pos="9628"/>
            </w:tabs>
            <w:rPr>
              <w:del w:id="2089" w:author="Sasha Azazlov" w:date="2026-05-20T12:38:00Z" w16du:dateUtc="2026-05-20T09:38:00Z"/>
              <w:rFonts w:ascii="Times New Roman" w:eastAsiaTheme="minorEastAsia" w:hAnsi="Times New Roman"/>
              <w:i w:val="0"/>
              <w:iCs w:val="0"/>
              <w:noProof/>
              <w:kern w:val="2"/>
              <w:sz w:val="28"/>
              <w:szCs w:val="28"/>
              <w14:ligatures w14:val="standardContextual"/>
            </w:rPr>
          </w:pPr>
          <w:del w:id="2090" w:author="Sasha Azazlov" w:date="2026-05-20T12:38:00Z" w16du:dateUtc="2026-05-20T09:38:00Z">
            <w:r w:rsidRPr="00AA66E8" w:rsidDel="00AA66E8">
              <w:rPr>
                <w:rFonts w:ascii="Times New Roman" w:hAnsi="Times New Roman"/>
                <w:noProof/>
                <w:sz w:val="28"/>
                <w:szCs w:val="28"/>
                <w:rPrChange w:id="2091" w:author="Sasha Azazlov" w:date="2026-05-20T12:38:00Z" w16du:dateUtc="2026-05-20T09:38:00Z">
                  <w:rPr>
                    <w:rStyle w:val="a3"/>
                    <w:rFonts w:ascii="Times New Roman" w:hAnsi="Times New Roman"/>
                    <w:noProof/>
                    <w:sz w:val="28"/>
                    <w:szCs w:val="28"/>
                  </w:rPr>
                </w:rPrChange>
              </w:rPr>
              <w:delText>1.1.3 Кибергигиена сотрудников</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10</w:delText>
            </w:r>
          </w:del>
        </w:p>
        <w:p w:rsidR="00207807" w:rsidRPr="00097C1B" w:rsidDel="00AA66E8" w:rsidRDefault="00207807">
          <w:pPr>
            <w:pStyle w:val="31"/>
            <w:tabs>
              <w:tab w:val="right" w:leader="dot" w:pos="9628"/>
            </w:tabs>
            <w:rPr>
              <w:del w:id="2092" w:author="Sasha Azazlov" w:date="2026-05-20T12:38:00Z" w16du:dateUtc="2026-05-20T09:38:00Z"/>
              <w:rFonts w:ascii="Times New Roman" w:eastAsiaTheme="minorEastAsia" w:hAnsi="Times New Roman"/>
              <w:i w:val="0"/>
              <w:iCs w:val="0"/>
              <w:noProof/>
              <w:kern w:val="2"/>
              <w:sz w:val="28"/>
              <w:szCs w:val="28"/>
              <w14:ligatures w14:val="standardContextual"/>
            </w:rPr>
          </w:pPr>
          <w:del w:id="2093" w:author="Sasha Azazlov" w:date="2026-05-20T12:38:00Z" w16du:dateUtc="2026-05-20T09:38:00Z">
            <w:r w:rsidRPr="00AA66E8" w:rsidDel="00AA66E8">
              <w:rPr>
                <w:rFonts w:ascii="Times New Roman" w:hAnsi="Times New Roman"/>
                <w:noProof/>
                <w:sz w:val="28"/>
                <w:szCs w:val="28"/>
                <w:rPrChange w:id="2094" w:author="Sasha Azazlov" w:date="2026-05-20T12:38:00Z" w16du:dateUtc="2026-05-20T09:38:00Z">
                  <w:rPr>
                    <w:rStyle w:val="a3"/>
                    <w:rFonts w:ascii="Times New Roman" w:hAnsi="Times New Roman"/>
                    <w:noProof/>
                    <w:sz w:val="28"/>
                    <w:szCs w:val="28"/>
                  </w:rPr>
                </w:rPrChange>
              </w:rPr>
              <w:delText>1.1.4 Утечки данных: масштабы и последствия</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10</w:delText>
            </w:r>
          </w:del>
        </w:p>
        <w:p w:rsidR="00207807" w:rsidRPr="00097C1B" w:rsidDel="00AA66E8" w:rsidRDefault="00207807">
          <w:pPr>
            <w:pStyle w:val="21"/>
            <w:tabs>
              <w:tab w:val="right" w:leader="dot" w:pos="9628"/>
            </w:tabs>
            <w:rPr>
              <w:del w:id="2095" w:author="Sasha Azazlov" w:date="2026-05-20T12:38:00Z" w16du:dateUtc="2026-05-20T09:38:00Z"/>
              <w:rFonts w:ascii="Times New Roman" w:eastAsiaTheme="minorEastAsia" w:hAnsi="Times New Roman"/>
              <w:smallCaps w:val="0"/>
              <w:noProof/>
              <w:kern w:val="2"/>
              <w:sz w:val="28"/>
              <w:szCs w:val="28"/>
              <w14:ligatures w14:val="standardContextual"/>
            </w:rPr>
          </w:pPr>
          <w:del w:id="2096" w:author="Sasha Azazlov" w:date="2026-05-20T12:38:00Z" w16du:dateUtc="2026-05-20T09:38:00Z">
            <w:r w:rsidRPr="00AA66E8" w:rsidDel="00AA66E8">
              <w:rPr>
                <w:rFonts w:ascii="Times New Roman" w:hAnsi="Times New Roman"/>
                <w:noProof/>
                <w:sz w:val="28"/>
                <w:szCs w:val="28"/>
                <w:rPrChange w:id="2097" w:author="Sasha Azazlov" w:date="2026-05-20T12:38:00Z" w16du:dateUtc="2026-05-20T09:38:00Z">
                  <w:rPr>
                    <w:rStyle w:val="a3"/>
                    <w:rFonts w:ascii="Times New Roman" w:hAnsi="Times New Roman"/>
                    <w:noProof/>
                    <w:sz w:val="28"/>
                    <w:szCs w:val="28"/>
                  </w:rPr>
                </w:rPrChange>
              </w:rPr>
              <w:delText>1.2 Анализ бизнес-процессов</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12</w:delText>
            </w:r>
          </w:del>
        </w:p>
        <w:p w:rsidR="00207807" w:rsidRPr="00097C1B" w:rsidDel="00AA66E8" w:rsidRDefault="00207807">
          <w:pPr>
            <w:pStyle w:val="31"/>
            <w:tabs>
              <w:tab w:val="right" w:leader="dot" w:pos="9628"/>
            </w:tabs>
            <w:rPr>
              <w:del w:id="2098" w:author="Sasha Azazlov" w:date="2026-05-20T12:38:00Z" w16du:dateUtc="2026-05-20T09:38:00Z"/>
              <w:rFonts w:ascii="Times New Roman" w:eastAsiaTheme="minorEastAsia" w:hAnsi="Times New Roman"/>
              <w:i w:val="0"/>
              <w:iCs w:val="0"/>
              <w:noProof/>
              <w:kern w:val="2"/>
              <w:sz w:val="28"/>
              <w:szCs w:val="28"/>
              <w14:ligatures w14:val="standardContextual"/>
            </w:rPr>
          </w:pPr>
          <w:del w:id="2099" w:author="Sasha Azazlov" w:date="2026-05-20T12:38:00Z" w16du:dateUtc="2026-05-20T09:38:00Z">
            <w:r w:rsidRPr="00AA66E8" w:rsidDel="00AA66E8">
              <w:rPr>
                <w:rFonts w:ascii="Times New Roman" w:hAnsi="Times New Roman"/>
                <w:noProof/>
                <w:sz w:val="28"/>
                <w:szCs w:val="28"/>
                <w:rPrChange w:id="2100" w:author="Sasha Azazlov" w:date="2026-05-20T12:38:00Z" w16du:dateUtc="2026-05-20T09:38:00Z">
                  <w:rPr>
                    <w:rStyle w:val="a3"/>
                    <w:rFonts w:ascii="Times New Roman" w:hAnsi="Times New Roman"/>
                    <w:noProof/>
                    <w:sz w:val="28"/>
                    <w:szCs w:val="28"/>
                  </w:rPr>
                </w:rPrChange>
              </w:rPr>
              <w:delText>1.2.1 Работа сотрудников с учётными данными</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12</w:delText>
            </w:r>
          </w:del>
        </w:p>
        <w:p w:rsidR="00207807" w:rsidRPr="00097C1B" w:rsidDel="00AA66E8" w:rsidRDefault="00207807">
          <w:pPr>
            <w:pStyle w:val="31"/>
            <w:tabs>
              <w:tab w:val="right" w:leader="dot" w:pos="9628"/>
            </w:tabs>
            <w:rPr>
              <w:del w:id="2101" w:author="Sasha Azazlov" w:date="2026-05-20T12:38:00Z" w16du:dateUtc="2026-05-20T09:38:00Z"/>
              <w:rFonts w:ascii="Times New Roman" w:eastAsiaTheme="minorEastAsia" w:hAnsi="Times New Roman"/>
              <w:i w:val="0"/>
              <w:iCs w:val="0"/>
              <w:noProof/>
              <w:kern w:val="2"/>
              <w:sz w:val="28"/>
              <w:szCs w:val="28"/>
              <w14:ligatures w14:val="standardContextual"/>
            </w:rPr>
          </w:pPr>
          <w:del w:id="2102" w:author="Sasha Azazlov" w:date="2026-05-20T12:38:00Z" w16du:dateUtc="2026-05-20T09:38:00Z">
            <w:r w:rsidRPr="00AA66E8" w:rsidDel="00AA66E8">
              <w:rPr>
                <w:rFonts w:ascii="Times New Roman" w:hAnsi="Times New Roman"/>
                <w:noProof/>
                <w:sz w:val="28"/>
                <w:szCs w:val="28"/>
                <w:rPrChange w:id="2103" w:author="Sasha Azazlov" w:date="2026-05-20T12:38:00Z" w16du:dateUtc="2026-05-20T09:38:00Z">
                  <w:rPr>
                    <w:rStyle w:val="a3"/>
                    <w:rFonts w:ascii="Times New Roman" w:hAnsi="Times New Roman"/>
                    <w:noProof/>
                    <w:sz w:val="28"/>
                    <w:szCs w:val="28"/>
                  </w:rPr>
                </w:rPrChange>
              </w:rPr>
              <w:delText>1.2.2 Процесс генерации паролей</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12</w:delText>
            </w:r>
          </w:del>
        </w:p>
        <w:p w:rsidR="00207807" w:rsidRPr="00097C1B" w:rsidDel="00AA66E8" w:rsidRDefault="00207807">
          <w:pPr>
            <w:pStyle w:val="31"/>
            <w:tabs>
              <w:tab w:val="right" w:leader="dot" w:pos="9628"/>
            </w:tabs>
            <w:rPr>
              <w:del w:id="2104" w:author="Sasha Azazlov" w:date="2026-05-20T12:38:00Z" w16du:dateUtc="2026-05-20T09:38:00Z"/>
              <w:rFonts w:ascii="Times New Roman" w:eastAsiaTheme="minorEastAsia" w:hAnsi="Times New Roman"/>
              <w:i w:val="0"/>
              <w:iCs w:val="0"/>
              <w:noProof/>
              <w:kern w:val="2"/>
              <w:sz w:val="28"/>
              <w:szCs w:val="28"/>
              <w14:ligatures w14:val="standardContextual"/>
            </w:rPr>
          </w:pPr>
          <w:del w:id="2105" w:author="Sasha Azazlov" w:date="2026-05-20T12:38:00Z" w16du:dateUtc="2026-05-20T09:38:00Z">
            <w:r w:rsidRPr="00AA66E8" w:rsidDel="00AA66E8">
              <w:rPr>
                <w:rFonts w:ascii="Times New Roman" w:hAnsi="Times New Roman"/>
                <w:noProof/>
                <w:sz w:val="28"/>
                <w:szCs w:val="28"/>
                <w:rPrChange w:id="2106" w:author="Sasha Azazlov" w:date="2026-05-20T12:38:00Z" w16du:dateUtc="2026-05-20T09:38:00Z">
                  <w:rPr>
                    <w:rStyle w:val="a3"/>
                    <w:rFonts w:ascii="Times New Roman" w:hAnsi="Times New Roman"/>
                    <w:noProof/>
                    <w:sz w:val="28"/>
                    <w:szCs w:val="28"/>
                  </w:rPr>
                </w:rPrChange>
              </w:rPr>
              <w:delText>1.2.3 Хранение и обновление паролей</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13</w:delText>
            </w:r>
          </w:del>
        </w:p>
        <w:p w:rsidR="00207807" w:rsidRPr="00097C1B" w:rsidDel="00AA66E8" w:rsidRDefault="00207807">
          <w:pPr>
            <w:pStyle w:val="31"/>
            <w:tabs>
              <w:tab w:val="right" w:leader="dot" w:pos="9628"/>
            </w:tabs>
            <w:rPr>
              <w:del w:id="2107" w:author="Sasha Azazlov" w:date="2026-05-20T12:38:00Z" w16du:dateUtc="2026-05-20T09:38:00Z"/>
              <w:rFonts w:ascii="Times New Roman" w:eastAsiaTheme="minorEastAsia" w:hAnsi="Times New Roman"/>
              <w:i w:val="0"/>
              <w:iCs w:val="0"/>
              <w:noProof/>
              <w:kern w:val="2"/>
              <w:sz w:val="28"/>
              <w:szCs w:val="28"/>
              <w14:ligatures w14:val="standardContextual"/>
            </w:rPr>
          </w:pPr>
          <w:del w:id="2108" w:author="Sasha Azazlov" w:date="2026-05-20T12:38:00Z" w16du:dateUtc="2026-05-20T09:38:00Z">
            <w:r w:rsidRPr="00AA66E8" w:rsidDel="00AA66E8">
              <w:rPr>
                <w:rFonts w:ascii="Times New Roman" w:hAnsi="Times New Roman"/>
                <w:noProof/>
                <w:sz w:val="28"/>
                <w:szCs w:val="28"/>
                <w:rPrChange w:id="2109" w:author="Sasha Azazlov" w:date="2026-05-20T12:38:00Z" w16du:dateUtc="2026-05-20T09:38:00Z">
                  <w:rPr>
                    <w:rStyle w:val="a3"/>
                    <w:rFonts w:ascii="Times New Roman" w:hAnsi="Times New Roman"/>
                    <w:noProof/>
                    <w:sz w:val="28"/>
                    <w:szCs w:val="28"/>
                  </w:rPr>
                </w:rPrChange>
              </w:rPr>
              <w:delText>1.2.4 Передача учётных данных</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13</w:delText>
            </w:r>
          </w:del>
        </w:p>
        <w:p w:rsidR="00207807" w:rsidRPr="00097C1B" w:rsidDel="00AA66E8" w:rsidRDefault="00207807">
          <w:pPr>
            <w:pStyle w:val="31"/>
            <w:tabs>
              <w:tab w:val="right" w:leader="dot" w:pos="9628"/>
            </w:tabs>
            <w:rPr>
              <w:del w:id="2110" w:author="Sasha Azazlov" w:date="2026-05-20T12:38:00Z" w16du:dateUtc="2026-05-20T09:38:00Z"/>
              <w:rFonts w:ascii="Times New Roman" w:eastAsiaTheme="minorEastAsia" w:hAnsi="Times New Roman"/>
              <w:i w:val="0"/>
              <w:iCs w:val="0"/>
              <w:noProof/>
              <w:kern w:val="2"/>
              <w:sz w:val="28"/>
              <w:szCs w:val="28"/>
              <w14:ligatures w14:val="standardContextual"/>
            </w:rPr>
          </w:pPr>
          <w:del w:id="2111" w:author="Sasha Azazlov" w:date="2026-05-20T12:38:00Z" w16du:dateUtc="2026-05-20T09:38:00Z">
            <w:r w:rsidRPr="00AA66E8" w:rsidDel="00AA66E8">
              <w:rPr>
                <w:rFonts w:ascii="Times New Roman" w:hAnsi="Times New Roman"/>
                <w:noProof/>
                <w:sz w:val="28"/>
                <w:szCs w:val="28"/>
                <w:rPrChange w:id="2112" w:author="Sasha Azazlov" w:date="2026-05-20T12:38:00Z" w16du:dateUtc="2026-05-20T09:38:00Z">
                  <w:rPr>
                    <w:rStyle w:val="a3"/>
                    <w:rFonts w:ascii="Times New Roman" w:hAnsi="Times New Roman"/>
                    <w:noProof/>
                    <w:sz w:val="28"/>
                    <w:szCs w:val="28"/>
                  </w:rPr>
                </w:rPrChange>
              </w:rPr>
              <w:delText>1.2.5 Контроль доступа</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13</w:delText>
            </w:r>
          </w:del>
        </w:p>
        <w:p w:rsidR="00207807" w:rsidRPr="00097C1B" w:rsidDel="00AA66E8" w:rsidRDefault="00207807">
          <w:pPr>
            <w:pStyle w:val="21"/>
            <w:tabs>
              <w:tab w:val="right" w:leader="dot" w:pos="9628"/>
            </w:tabs>
            <w:rPr>
              <w:del w:id="2113" w:author="Sasha Azazlov" w:date="2026-05-20T12:38:00Z" w16du:dateUtc="2026-05-20T09:38:00Z"/>
              <w:rFonts w:ascii="Times New Roman" w:eastAsiaTheme="minorEastAsia" w:hAnsi="Times New Roman"/>
              <w:smallCaps w:val="0"/>
              <w:noProof/>
              <w:kern w:val="2"/>
              <w:sz w:val="28"/>
              <w:szCs w:val="28"/>
              <w14:ligatures w14:val="standardContextual"/>
            </w:rPr>
          </w:pPr>
          <w:del w:id="2114" w:author="Sasha Azazlov" w:date="2026-05-20T12:38:00Z" w16du:dateUtc="2026-05-20T09:38:00Z">
            <w:r w:rsidRPr="00AA66E8" w:rsidDel="00AA66E8">
              <w:rPr>
                <w:rFonts w:ascii="Times New Roman" w:hAnsi="Times New Roman"/>
                <w:noProof/>
                <w:sz w:val="28"/>
                <w:szCs w:val="28"/>
                <w:rPrChange w:id="2115" w:author="Sasha Azazlov" w:date="2026-05-20T12:38:00Z" w16du:dateUtc="2026-05-20T09:38:00Z">
                  <w:rPr>
                    <w:rStyle w:val="a3"/>
                    <w:rFonts w:ascii="Times New Roman" w:hAnsi="Times New Roman"/>
                    <w:noProof/>
                    <w:sz w:val="28"/>
                    <w:szCs w:val="28"/>
                  </w:rPr>
                </w:rPrChange>
              </w:rPr>
              <w:delText>1.3 Анализ существующих решений</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14</w:delText>
            </w:r>
          </w:del>
        </w:p>
        <w:p w:rsidR="00207807" w:rsidRPr="00097C1B" w:rsidDel="00AA66E8" w:rsidRDefault="00207807">
          <w:pPr>
            <w:pStyle w:val="31"/>
            <w:tabs>
              <w:tab w:val="right" w:leader="dot" w:pos="9628"/>
            </w:tabs>
            <w:rPr>
              <w:del w:id="2116" w:author="Sasha Azazlov" w:date="2026-05-20T12:38:00Z" w16du:dateUtc="2026-05-20T09:38:00Z"/>
              <w:rFonts w:ascii="Times New Roman" w:eastAsiaTheme="minorEastAsia" w:hAnsi="Times New Roman"/>
              <w:i w:val="0"/>
              <w:iCs w:val="0"/>
              <w:noProof/>
              <w:kern w:val="2"/>
              <w:sz w:val="28"/>
              <w:szCs w:val="28"/>
              <w14:ligatures w14:val="standardContextual"/>
            </w:rPr>
          </w:pPr>
          <w:del w:id="2117" w:author="Sasha Azazlov" w:date="2026-05-20T12:38:00Z" w16du:dateUtc="2026-05-20T09:38:00Z">
            <w:r w:rsidRPr="00AA66E8" w:rsidDel="00AA66E8">
              <w:rPr>
                <w:rFonts w:ascii="Times New Roman" w:hAnsi="Times New Roman"/>
                <w:noProof/>
                <w:sz w:val="28"/>
                <w:szCs w:val="28"/>
                <w:rPrChange w:id="2118" w:author="Sasha Azazlov" w:date="2026-05-20T12:38:00Z" w16du:dateUtc="2026-05-20T09:38:00Z">
                  <w:rPr>
                    <w:rStyle w:val="a3"/>
                    <w:rFonts w:ascii="Times New Roman" w:hAnsi="Times New Roman"/>
                    <w:noProof/>
                    <w:sz w:val="28"/>
                    <w:szCs w:val="28"/>
                  </w:rPr>
                </w:rPrChange>
              </w:rPr>
              <w:delText>1.3.1 Bitwarden</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14</w:delText>
            </w:r>
          </w:del>
        </w:p>
        <w:p w:rsidR="00207807" w:rsidRPr="00097C1B" w:rsidDel="00AA66E8" w:rsidRDefault="00207807">
          <w:pPr>
            <w:pStyle w:val="31"/>
            <w:tabs>
              <w:tab w:val="right" w:leader="dot" w:pos="9628"/>
            </w:tabs>
            <w:rPr>
              <w:del w:id="2119" w:author="Sasha Azazlov" w:date="2026-05-20T12:38:00Z" w16du:dateUtc="2026-05-20T09:38:00Z"/>
              <w:rFonts w:ascii="Times New Roman" w:eastAsiaTheme="minorEastAsia" w:hAnsi="Times New Roman"/>
              <w:i w:val="0"/>
              <w:iCs w:val="0"/>
              <w:noProof/>
              <w:kern w:val="2"/>
              <w:sz w:val="28"/>
              <w:szCs w:val="28"/>
              <w14:ligatures w14:val="standardContextual"/>
            </w:rPr>
          </w:pPr>
          <w:del w:id="2120" w:author="Sasha Azazlov" w:date="2026-05-20T12:38:00Z" w16du:dateUtc="2026-05-20T09:38:00Z">
            <w:r w:rsidRPr="00AA66E8" w:rsidDel="00AA66E8">
              <w:rPr>
                <w:rFonts w:ascii="Times New Roman" w:hAnsi="Times New Roman"/>
                <w:noProof/>
                <w:sz w:val="28"/>
                <w:szCs w:val="28"/>
                <w:rPrChange w:id="2121" w:author="Sasha Azazlov" w:date="2026-05-20T12:38:00Z" w16du:dateUtc="2026-05-20T09:38:00Z">
                  <w:rPr>
                    <w:rStyle w:val="a3"/>
                    <w:rFonts w:ascii="Times New Roman" w:hAnsi="Times New Roman"/>
                    <w:noProof/>
                    <w:sz w:val="28"/>
                    <w:szCs w:val="28"/>
                  </w:rPr>
                </w:rPrChange>
              </w:rPr>
              <w:delText>1.3.2 KeePassXC</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15</w:delText>
            </w:r>
          </w:del>
        </w:p>
        <w:p w:rsidR="00207807" w:rsidRPr="00097C1B" w:rsidDel="00AA66E8" w:rsidRDefault="00207807">
          <w:pPr>
            <w:pStyle w:val="31"/>
            <w:tabs>
              <w:tab w:val="right" w:leader="dot" w:pos="9628"/>
            </w:tabs>
            <w:rPr>
              <w:del w:id="2122" w:author="Sasha Azazlov" w:date="2026-05-20T12:38:00Z" w16du:dateUtc="2026-05-20T09:38:00Z"/>
              <w:rFonts w:ascii="Times New Roman" w:eastAsiaTheme="minorEastAsia" w:hAnsi="Times New Roman"/>
              <w:i w:val="0"/>
              <w:iCs w:val="0"/>
              <w:noProof/>
              <w:kern w:val="2"/>
              <w:sz w:val="28"/>
              <w:szCs w:val="28"/>
              <w14:ligatures w14:val="standardContextual"/>
            </w:rPr>
          </w:pPr>
          <w:del w:id="2123" w:author="Sasha Azazlov" w:date="2026-05-20T12:38:00Z" w16du:dateUtc="2026-05-20T09:38:00Z">
            <w:r w:rsidRPr="00AA66E8" w:rsidDel="00AA66E8">
              <w:rPr>
                <w:rFonts w:ascii="Times New Roman" w:hAnsi="Times New Roman"/>
                <w:noProof/>
                <w:sz w:val="28"/>
                <w:szCs w:val="28"/>
                <w:rPrChange w:id="2124" w:author="Sasha Azazlov" w:date="2026-05-20T12:38:00Z" w16du:dateUtc="2026-05-20T09:38:00Z">
                  <w:rPr>
                    <w:rStyle w:val="a3"/>
                    <w:rFonts w:ascii="Times New Roman" w:hAnsi="Times New Roman"/>
                    <w:noProof/>
                    <w:sz w:val="28"/>
                    <w:szCs w:val="28"/>
                  </w:rPr>
                </w:rPrChange>
              </w:rPr>
              <w:delText>1.3.3 1Password</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16</w:delText>
            </w:r>
          </w:del>
        </w:p>
        <w:p w:rsidR="00207807" w:rsidRPr="00097C1B" w:rsidDel="00AA66E8" w:rsidRDefault="00207807">
          <w:pPr>
            <w:pStyle w:val="21"/>
            <w:tabs>
              <w:tab w:val="right" w:leader="dot" w:pos="9628"/>
            </w:tabs>
            <w:rPr>
              <w:del w:id="2125" w:author="Sasha Azazlov" w:date="2026-05-20T12:38:00Z" w16du:dateUtc="2026-05-20T09:38:00Z"/>
              <w:rFonts w:ascii="Times New Roman" w:eastAsiaTheme="minorEastAsia" w:hAnsi="Times New Roman"/>
              <w:smallCaps w:val="0"/>
              <w:noProof/>
              <w:kern w:val="2"/>
              <w:sz w:val="28"/>
              <w:szCs w:val="28"/>
              <w14:ligatures w14:val="standardContextual"/>
            </w:rPr>
          </w:pPr>
          <w:del w:id="2126" w:author="Sasha Azazlov" w:date="2026-05-20T12:38:00Z" w16du:dateUtc="2026-05-20T09:38:00Z">
            <w:r w:rsidRPr="00AA66E8" w:rsidDel="00AA66E8">
              <w:rPr>
                <w:rFonts w:ascii="Times New Roman" w:hAnsi="Times New Roman"/>
                <w:noProof/>
                <w:sz w:val="28"/>
                <w:szCs w:val="28"/>
                <w:rPrChange w:id="2127" w:author="Sasha Azazlov" w:date="2026-05-20T12:38:00Z" w16du:dateUtc="2026-05-20T09:38:00Z">
                  <w:rPr>
                    <w:rStyle w:val="a3"/>
                    <w:rFonts w:ascii="Times New Roman" w:hAnsi="Times New Roman"/>
                    <w:noProof/>
                    <w:sz w:val="28"/>
                    <w:szCs w:val="28"/>
                  </w:rPr>
                </w:rPrChange>
              </w:rPr>
              <w:delText>1.4 Выявление проблем существующих решений</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17</w:delText>
            </w:r>
          </w:del>
        </w:p>
        <w:p w:rsidR="00207807" w:rsidRPr="00097C1B" w:rsidDel="00AA66E8" w:rsidRDefault="00207807">
          <w:pPr>
            <w:pStyle w:val="21"/>
            <w:tabs>
              <w:tab w:val="right" w:leader="dot" w:pos="9628"/>
            </w:tabs>
            <w:rPr>
              <w:del w:id="2128" w:author="Sasha Azazlov" w:date="2026-05-20T12:38:00Z" w16du:dateUtc="2026-05-20T09:38:00Z"/>
              <w:rFonts w:ascii="Times New Roman" w:eastAsiaTheme="minorEastAsia" w:hAnsi="Times New Roman"/>
              <w:smallCaps w:val="0"/>
              <w:noProof/>
              <w:kern w:val="2"/>
              <w:sz w:val="28"/>
              <w:szCs w:val="28"/>
              <w14:ligatures w14:val="standardContextual"/>
            </w:rPr>
          </w:pPr>
          <w:del w:id="2129" w:author="Sasha Azazlov" w:date="2026-05-20T12:38:00Z" w16du:dateUtc="2026-05-20T09:38:00Z">
            <w:r w:rsidRPr="00AA66E8" w:rsidDel="00AA66E8">
              <w:rPr>
                <w:rFonts w:ascii="Times New Roman" w:hAnsi="Times New Roman"/>
                <w:noProof/>
                <w:sz w:val="28"/>
                <w:szCs w:val="28"/>
                <w:rPrChange w:id="2130" w:author="Sasha Azazlov" w:date="2026-05-20T12:38:00Z" w16du:dateUtc="2026-05-20T09:38:00Z">
                  <w:rPr>
                    <w:rStyle w:val="a3"/>
                    <w:rFonts w:ascii="Times New Roman" w:hAnsi="Times New Roman"/>
                    <w:noProof/>
                    <w:sz w:val="28"/>
                    <w:szCs w:val="28"/>
                  </w:rPr>
                </w:rPrChange>
              </w:rPr>
              <w:delText>1.5 Требования к разрабатываемой системе</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18</w:delText>
            </w:r>
          </w:del>
        </w:p>
        <w:p w:rsidR="00207807" w:rsidRPr="00097C1B" w:rsidDel="00AA66E8" w:rsidRDefault="00207807">
          <w:pPr>
            <w:pStyle w:val="31"/>
            <w:tabs>
              <w:tab w:val="right" w:leader="dot" w:pos="9628"/>
            </w:tabs>
            <w:rPr>
              <w:del w:id="2131" w:author="Sasha Azazlov" w:date="2026-05-20T12:38:00Z" w16du:dateUtc="2026-05-20T09:38:00Z"/>
              <w:rFonts w:ascii="Times New Roman" w:eastAsiaTheme="minorEastAsia" w:hAnsi="Times New Roman"/>
              <w:i w:val="0"/>
              <w:iCs w:val="0"/>
              <w:noProof/>
              <w:kern w:val="2"/>
              <w:sz w:val="28"/>
              <w:szCs w:val="28"/>
              <w14:ligatures w14:val="standardContextual"/>
            </w:rPr>
          </w:pPr>
          <w:del w:id="2132" w:author="Sasha Azazlov" w:date="2026-05-20T12:38:00Z" w16du:dateUtc="2026-05-20T09:38:00Z">
            <w:r w:rsidRPr="00AA66E8" w:rsidDel="00AA66E8">
              <w:rPr>
                <w:rFonts w:ascii="Times New Roman" w:hAnsi="Times New Roman"/>
                <w:noProof/>
                <w:sz w:val="28"/>
                <w:szCs w:val="28"/>
                <w:rPrChange w:id="2133" w:author="Sasha Azazlov" w:date="2026-05-20T12:38:00Z" w16du:dateUtc="2026-05-20T09:38:00Z">
                  <w:rPr>
                    <w:rStyle w:val="a3"/>
                    <w:rFonts w:ascii="Times New Roman" w:hAnsi="Times New Roman"/>
                    <w:noProof/>
                    <w:sz w:val="28"/>
                    <w:szCs w:val="28"/>
                  </w:rPr>
                </w:rPrChange>
              </w:rPr>
              <w:delText>1.5.1 Функциональные требования</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18</w:delText>
            </w:r>
          </w:del>
        </w:p>
        <w:p w:rsidR="00207807" w:rsidRPr="00097C1B" w:rsidDel="00AA66E8" w:rsidRDefault="00207807">
          <w:pPr>
            <w:pStyle w:val="31"/>
            <w:tabs>
              <w:tab w:val="right" w:leader="dot" w:pos="9628"/>
            </w:tabs>
            <w:rPr>
              <w:del w:id="2134" w:author="Sasha Azazlov" w:date="2026-05-20T12:38:00Z" w16du:dateUtc="2026-05-20T09:38:00Z"/>
              <w:rFonts w:ascii="Times New Roman" w:eastAsiaTheme="minorEastAsia" w:hAnsi="Times New Roman"/>
              <w:i w:val="0"/>
              <w:iCs w:val="0"/>
              <w:noProof/>
              <w:kern w:val="2"/>
              <w:sz w:val="28"/>
              <w:szCs w:val="28"/>
              <w14:ligatures w14:val="standardContextual"/>
            </w:rPr>
          </w:pPr>
          <w:del w:id="2135" w:author="Sasha Azazlov" w:date="2026-05-20T12:38:00Z" w16du:dateUtc="2026-05-20T09:38:00Z">
            <w:r w:rsidRPr="00AA66E8" w:rsidDel="00AA66E8">
              <w:rPr>
                <w:rFonts w:ascii="Times New Roman" w:hAnsi="Times New Roman"/>
                <w:noProof/>
                <w:sz w:val="28"/>
                <w:szCs w:val="28"/>
                <w:rPrChange w:id="2136" w:author="Sasha Azazlov" w:date="2026-05-20T12:38:00Z" w16du:dateUtc="2026-05-20T09:38:00Z">
                  <w:rPr>
                    <w:rStyle w:val="a3"/>
                    <w:rFonts w:ascii="Times New Roman" w:hAnsi="Times New Roman"/>
                    <w:noProof/>
                    <w:sz w:val="28"/>
                    <w:szCs w:val="28"/>
                  </w:rPr>
                </w:rPrChange>
              </w:rPr>
              <w:delText>1.5.2 Нефункциональные требования</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19</w:delText>
            </w:r>
          </w:del>
        </w:p>
        <w:p w:rsidR="00207807" w:rsidRPr="00097C1B" w:rsidDel="00AA66E8" w:rsidRDefault="00207807">
          <w:pPr>
            <w:pStyle w:val="21"/>
            <w:tabs>
              <w:tab w:val="right" w:leader="dot" w:pos="9628"/>
            </w:tabs>
            <w:rPr>
              <w:del w:id="2137" w:author="Sasha Azazlov" w:date="2026-05-20T12:38:00Z" w16du:dateUtc="2026-05-20T09:38:00Z"/>
              <w:rFonts w:ascii="Times New Roman" w:eastAsiaTheme="minorEastAsia" w:hAnsi="Times New Roman"/>
              <w:smallCaps w:val="0"/>
              <w:noProof/>
              <w:kern w:val="2"/>
              <w:sz w:val="28"/>
              <w:szCs w:val="28"/>
              <w14:ligatures w14:val="standardContextual"/>
            </w:rPr>
          </w:pPr>
          <w:del w:id="2138" w:author="Sasha Azazlov" w:date="2026-05-20T12:38:00Z" w16du:dateUtc="2026-05-20T09:38:00Z">
            <w:r w:rsidRPr="00AA66E8" w:rsidDel="00AA66E8">
              <w:rPr>
                <w:rFonts w:ascii="Times New Roman" w:hAnsi="Times New Roman"/>
                <w:noProof/>
                <w:sz w:val="28"/>
                <w:szCs w:val="28"/>
                <w:rPrChange w:id="2139" w:author="Sasha Azazlov" w:date="2026-05-20T12:38:00Z" w16du:dateUtc="2026-05-20T09:38:00Z">
                  <w:rPr>
                    <w:rStyle w:val="a3"/>
                    <w:rFonts w:ascii="Times New Roman" w:hAnsi="Times New Roman"/>
                    <w:noProof/>
                    <w:sz w:val="28"/>
                    <w:szCs w:val="28"/>
                  </w:rPr>
                </w:rPrChange>
              </w:rPr>
              <w:delText>1.6 Моделирование процессов</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19</w:delText>
            </w:r>
          </w:del>
        </w:p>
        <w:p w:rsidR="00207807" w:rsidRPr="00097C1B" w:rsidDel="00AA66E8" w:rsidRDefault="00207807">
          <w:pPr>
            <w:pStyle w:val="31"/>
            <w:tabs>
              <w:tab w:val="right" w:leader="dot" w:pos="9628"/>
            </w:tabs>
            <w:rPr>
              <w:del w:id="2140" w:author="Sasha Azazlov" w:date="2026-05-20T12:38:00Z" w16du:dateUtc="2026-05-20T09:38:00Z"/>
              <w:rFonts w:ascii="Times New Roman" w:eastAsiaTheme="minorEastAsia" w:hAnsi="Times New Roman"/>
              <w:i w:val="0"/>
              <w:iCs w:val="0"/>
              <w:noProof/>
              <w:kern w:val="2"/>
              <w:sz w:val="28"/>
              <w:szCs w:val="28"/>
              <w14:ligatures w14:val="standardContextual"/>
            </w:rPr>
          </w:pPr>
          <w:del w:id="2141" w:author="Sasha Azazlov" w:date="2026-05-20T12:38:00Z" w16du:dateUtc="2026-05-20T09:38:00Z">
            <w:r w:rsidRPr="00AA66E8" w:rsidDel="00AA66E8">
              <w:rPr>
                <w:rFonts w:ascii="Times New Roman" w:hAnsi="Times New Roman"/>
                <w:noProof/>
                <w:sz w:val="28"/>
                <w:szCs w:val="28"/>
                <w:rPrChange w:id="2142" w:author="Sasha Azazlov" w:date="2026-05-20T12:38:00Z" w16du:dateUtc="2026-05-20T09:38:00Z">
                  <w:rPr>
                    <w:rStyle w:val="a3"/>
                    <w:rFonts w:ascii="Times New Roman" w:hAnsi="Times New Roman"/>
                    <w:noProof/>
                    <w:sz w:val="28"/>
                    <w:szCs w:val="28"/>
                  </w:rPr>
                </w:rPrChange>
              </w:rPr>
              <w:delText>1.6.1 Диаграмма вариантов использования (Use Case)</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19</w:delText>
            </w:r>
          </w:del>
        </w:p>
        <w:p w:rsidR="00207807" w:rsidRPr="00097C1B" w:rsidDel="00AA66E8" w:rsidRDefault="00207807">
          <w:pPr>
            <w:pStyle w:val="31"/>
            <w:tabs>
              <w:tab w:val="right" w:leader="dot" w:pos="9628"/>
            </w:tabs>
            <w:rPr>
              <w:del w:id="2143" w:author="Sasha Azazlov" w:date="2026-05-20T12:38:00Z" w16du:dateUtc="2026-05-20T09:38:00Z"/>
              <w:rFonts w:ascii="Times New Roman" w:eastAsiaTheme="minorEastAsia" w:hAnsi="Times New Roman"/>
              <w:i w:val="0"/>
              <w:iCs w:val="0"/>
              <w:noProof/>
              <w:kern w:val="2"/>
              <w:sz w:val="28"/>
              <w:szCs w:val="28"/>
              <w14:ligatures w14:val="standardContextual"/>
            </w:rPr>
          </w:pPr>
          <w:del w:id="2144" w:author="Sasha Azazlov" w:date="2026-05-20T12:38:00Z" w16du:dateUtc="2026-05-20T09:38:00Z">
            <w:r w:rsidRPr="00AA66E8" w:rsidDel="00AA66E8">
              <w:rPr>
                <w:rFonts w:ascii="Times New Roman" w:hAnsi="Times New Roman"/>
                <w:noProof/>
                <w:sz w:val="28"/>
                <w:szCs w:val="28"/>
                <w:rPrChange w:id="2145" w:author="Sasha Azazlov" w:date="2026-05-20T12:38:00Z" w16du:dateUtc="2026-05-20T09:38:00Z">
                  <w:rPr>
                    <w:rStyle w:val="a3"/>
                    <w:rFonts w:ascii="Times New Roman" w:hAnsi="Times New Roman"/>
                    <w:noProof/>
                    <w:sz w:val="28"/>
                    <w:szCs w:val="28"/>
                  </w:rPr>
                </w:rPrChange>
              </w:rPr>
              <w:delText>1.6.2 Диаграммы деятельности (Activity Diagram)</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20</w:delText>
            </w:r>
          </w:del>
        </w:p>
        <w:p w:rsidR="00207807" w:rsidRPr="00097C1B" w:rsidDel="00AA66E8" w:rsidRDefault="00207807">
          <w:pPr>
            <w:pStyle w:val="31"/>
            <w:tabs>
              <w:tab w:val="right" w:leader="dot" w:pos="9628"/>
            </w:tabs>
            <w:rPr>
              <w:del w:id="2146" w:author="Sasha Azazlov" w:date="2026-05-20T12:38:00Z" w16du:dateUtc="2026-05-20T09:38:00Z"/>
              <w:rFonts w:ascii="Times New Roman" w:eastAsiaTheme="minorEastAsia" w:hAnsi="Times New Roman"/>
              <w:i w:val="0"/>
              <w:iCs w:val="0"/>
              <w:noProof/>
              <w:kern w:val="2"/>
              <w:sz w:val="28"/>
              <w:szCs w:val="28"/>
              <w14:ligatures w14:val="standardContextual"/>
            </w:rPr>
          </w:pPr>
          <w:del w:id="2147" w:author="Sasha Azazlov" w:date="2026-05-20T12:38:00Z" w16du:dateUtc="2026-05-20T09:38:00Z">
            <w:r w:rsidRPr="00AA66E8" w:rsidDel="00AA66E8">
              <w:rPr>
                <w:rFonts w:ascii="Times New Roman" w:hAnsi="Times New Roman"/>
                <w:noProof/>
                <w:sz w:val="28"/>
                <w:szCs w:val="28"/>
                <w:rPrChange w:id="2148" w:author="Sasha Azazlov" w:date="2026-05-20T12:38:00Z" w16du:dateUtc="2026-05-20T09:38:00Z">
                  <w:rPr>
                    <w:rStyle w:val="a3"/>
                    <w:rFonts w:ascii="Times New Roman" w:hAnsi="Times New Roman"/>
                    <w:noProof/>
                    <w:sz w:val="28"/>
                    <w:szCs w:val="28"/>
                  </w:rPr>
                </w:rPrChange>
              </w:rPr>
              <w:delText>1.6.3 Диаграмма потоков данных (DFD)</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22</w:delText>
            </w:r>
          </w:del>
        </w:p>
        <w:p w:rsidR="00207807" w:rsidRPr="00097C1B" w:rsidDel="00AA66E8" w:rsidRDefault="00207807">
          <w:pPr>
            <w:pStyle w:val="11"/>
            <w:tabs>
              <w:tab w:val="right" w:leader="dot" w:pos="9628"/>
            </w:tabs>
            <w:rPr>
              <w:del w:id="2149" w:author="Sasha Azazlov" w:date="2026-05-20T12:38:00Z" w16du:dateUtc="2026-05-20T09:38:00Z"/>
              <w:rFonts w:ascii="Times New Roman" w:eastAsiaTheme="minorEastAsia" w:hAnsi="Times New Roman"/>
              <w:b w:val="0"/>
              <w:bCs w:val="0"/>
              <w:caps w:val="0"/>
              <w:noProof/>
              <w:kern w:val="2"/>
              <w:sz w:val="28"/>
              <w:szCs w:val="28"/>
              <w14:ligatures w14:val="standardContextual"/>
            </w:rPr>
          </w:pPr>
          <w:del w:id="2150" w:author="Sasha Azazlov" w:date="2026-05-20T12:38:00Z" w16du:dateUtc="2026-05-20T09:38:00Z">
            <w:r w:rsidRPr="00AA66E8" w:rsidDel="00AA66E8">
              <w:rPr>
                <w:rFonts w:ascii="Times New Roman" w:hAnsi="Times New Roman"/>
                <w:noProof/>
                <w:sz w:val="28"/>
                <w:szCs w:val="28"/>
                <w:rPrChange w:id="2151" w:author="Sasha Azazlov" w:date="2026-05-20T12:38:00Z" w16du:dateUtc="2026-05-20T09:38:00Z">
                  <w:rPr>
                    <w:rStyle w:val="a3"/>
                    <w:rFonts w:ascii="Times New Roman" w:hAnsi="Times New Roman"/>
                    <w:noProof/>
                    <w:sz w:val="28"/>
                    <w:szCs w:val="28"/>
                  </w:rPr>
                </w:rPrChange>
              </w:rPr>
              <w:delText>ГЛАВА 2. ИСПОЛЬЗУЕМЫЙ ИНСТРУМЕНТАРИЙ</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23</w:delText>
            </w:r>
          </w:del>
        </w:p>
        <w:p w:rsidR="00207807" w:rsidRPr="00097C1B" w:rsidDel="00AA66E8" w:rsidRDefault="00207807">
          <w:pPr>
            <w:pStyle w:val="21"/>
            <w:tabs>
              <w:tab w:val="right" w:leader="dot" w:pos="9628"/>
            </w:tabs>
            <w:rPr>
              <w:del w:id="2152" w:author="Sasha Azazlov" w:date="2026-05-20T12:38:00Z" w16du:dateUtc="2026-05-20T09:38:00Z"/>
              <w:rFonts w:ascii="Times New Roman" w:eastAsiaTheme="minorEastAsia" w:hAnsi="Times New Roman"/>
              <w:smallCaps w:val="0"/>
              <w:noProof/>
              <w:kern w:val="2"/>
              <w:sz w:val="28"/>
              <w:szCs w:val="28"/>
              <w14:ligatures w14:val="standardContextual"/>
            </w:rPr>
          </w:pPr>
          <w:del w:id="2153" w:author="Sasha Azazlov" w:date="2026-05-20T12:38:00Z" w16du:dateUtc="2026-05-20T09:38:00Z">
            <w:r w:rsidRPr="00AA66E8" w:rsidDel="00AA66E8">
              <w:rPr>
                <w:rFonts w:ascii="Times New Roman" w:hAnsi="Times New Roman"/>
                <w:noProof/>
                <w:sz w:val="28"/>
                <w:szCs w:val="28"/>
                <w:rPrChange w:id="2154" w:author="Sasha Azazlov" w:date="2026-05-20T12:38:00Z" w16du:dateUtc="2026-05-20T09:38:00Z">
                  <w:rPr>
                    <w:rStyle w:val="a3"/>
                    <w:rFonts w:ascii="Times New Roman" w:hAnsi="Times New Roman"/>
                    <w:noProof/>
                    <w:sz w:val="28"/>
                    <w:szCs w:val="28"/>
                  </w:rPr>
                </w:rPrChange>
              </w:rPr>
              <w:delText>2.1 Критерии выбора инструментов</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23</w:delText>
            </w:r>
          </w:del>
        </w:p>
        <w:p w:rsidR="00207807" w:rsidRPr="00097C1B" w:rsidDel="00AA66E8" w:rsidRDefault="00207807">
          <w:pPr>
            <w:pStyle w:val="21"/>
            <w:tabs>
              <w:tab w:val="right" w:leader="dot" w:pos="9628"/>
            </w:tabs>
            <w:rPr>
              <w:del w:id="2155" w:author="Sasha Azazlov" w:date="2026-05-20T12:38:00Z" w16du:dateUtc="2026-05-20T09:38:00Z"/>
              <w:rFonts w:ascii="Times New Roman" w:eastAsiaTheme="minorEastAsia" w:hAnsi="Times New Roman"/>
              <w:smallCaps w:val="0"/>
              <w:noProof/>
              <w:kern w:val="2"/>
              <w:sz w:val="28"/>
              <w:szCs w:val="28"/>
              <w14:ligatures w14:val="standardContextual"/>
            </w:rPr>
          </w:pPr>
          <w:del w:id="2156" w:author="Sasha Azazlov" w:date="2026-05-20T12:38:00Z" w16du:dateUtc="2026-05-20T09:38:00Z">
            <w:r w:rsidRPr="00AA66E8" w:rsidDel="00AA66E8">
              <w:rPr>
                <w:rFonts w:ascii="Times New Roman" w:hAnsi="Times New Roman"/>
                <w:noProof/>
                <w:sz w:val="28"/>
                <w:szCs w:val="28"/>
                <w:rPrChange w:id="2157" w:author="Sasha Azazlov" w:date="2026-05-20T12:38:00Z" w16du:dateUtc="2026-05-20T09:38:00Z">
                  <w:rPr>
                    <w:rStyle w:val="a3"/>
                    <w:rFonts w:ascii="Times New Roman" w:hAnsi="Times New Roman"/>
                    <w:noProof/>
                    <w:sz w:val="28"/>
                    <w:szCs w:val="28"/>
                  </w:rPr>
                </w:rPrChange>
              </w:rPr>
              <w:delText>2.2 Выбор системы управления базами данных</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23</w:delText>
            </w:r>
          </w:del>
        </w:p>
        <w:p w:rsidR="00207807" w:rsidRPr="00097C1B" w:rsidDel="00AA66E8" w:rsidRDefault="00207807">
          <w:pPr>
            <w:pStyle w:val="31"/>
            <w:tabs>
              <w:tab w:val="right" w:leader="dot" w:pos="9628"/>
            </w:tabs>
            <w:rPr>
              <w:del w:id="2158" w:author="Sasha Azazlov" w:date="2026-05-20T12:38:00Z" w16du:dateUtc="2026-05-20T09:38:00Z"/>
              <w:rFonts w:ascii="Times New Roman" w:eastAsiaTheme="minorEastAsia" w:hAnsi="Times New Roman"/>
              <w:i w:val="0"/>
              <w:iCs w:val="0"/>
              <w:noProof/>
              <w:kern w:val="2"/>
              <w:sz w:val="28"/>
              <w:szCs w:val="28"/>
              <w14:ligatures w14:val="standardContextual"/>
            </w:rPr>
          </w:pPr>
          <w:del w:id="2159" w:author="Sasha Azazlov" w:date="2026-05-20T12:38:00Z" w16du:dateUtc="2026-05-20T09:38:00Z">
            <w:r w:rsidRPr="00AA66E8" w:rsidDel="00AA66E8">
              <w:rPr>
                <w:rFonts w:ascii="Times New Roman" w:hAnsi="Times New Roman"/>
                <w:noProof/>
                <w:sz w:val="28"/>
                <w:szCs w:val="28"/>
                <w:rPrChange w:id="2160" w:author="Sasha Azazlov" w:date="2026-05-20T12:38:00Z" w16du:dateUtc="2026-05-20T09:38:00Z">
                  <w:rPr>
                    <w:rStyle w:val="a3"/>
                    <w:rFonts w:ascii="Times New Roman" w:hAnsi="Times New Roman"/>
                    <w:noProof/>
                    <w:sz w:val="28"/>
                    <w:szCs w:val="28"/>
                  </w:rPr>
                </w:rPrChange>
              </w:rPr>
              <w:delText>2.2.1 Обоснование выбора SQLite</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24</w:delText>
            </w:r>
          </w:del>
        </w:p>
        <w:p w:rsidR="00207807" w:rsidRPr="00097C1B" w:rsidDel="00AA66E8" w:rsidRDefault="00207807">
          <w:pPr>
            <w:pStyle w:val="31"/>
            <w:tabs>
              <w:tab w:val="right" w:leader="dot" w:pos="9628"/>
            </w:tabs>
            <w:rPr>
              <w:del w:id="2161" w:author="Sasha Azazlov" w:date="2026-05-20T12:38:00Z" w16du:dateUtc="2026-05-20T09:38:00Z"/>
              <w:rFonts w:ascii="Times New Roman" w:eastAsiaTheme="minorEastAsia" w:hAnsi="Times New Roman"/>
              <w:i w:val="0"/>
              <w:iCs w:val="0"/>
              <w:noProof/>
              <w:kern w:val="2"/>
              <w:sz w:val="28"/>
              <w:szCs w:val="28"/>
              <w14:ligatures w14:val="standardContextual"/>
            </w:rPr>
          </w:pPr>
          <w:del w:id="2162" w:author="Sasha Azazlov" w:date="2026-05-20T12:38:00Z" w16du:dateUtc="2026-05-20T09:38:00Z">
            <w:r w:rsidRPr="00AA66E8" w:rsidDel="00AA66E8">
              <w:rPr>
                <w:rFonts w:ascii="Times New Roman" w:hAnsi="Times New Roman"/>
                <w:noProof/>
                <w:sz w:val="28"/>
                <w:szCs w:val="28"/>
                <w:rPrChange w:id="2163" w:author="Sasha Azazlov" w:date="2026-05-20T12:38:00Z" w16du:dateUtc="2026-05-20T09:38:00Z">
                  <w:rPr>
                    <w:rStyle w:val="a3"/>
                    <w:rFonts w:ascii="Times New Roman" w:hAnsi="Times New Roman"/>
                    <w:noProof/>
                    <w:sz w:val="28"/>
                    <w:szCs w:val="28"/>
                  </w:rPr>
                </w:rPrChange>
              </w:rPr>
              <w:delText>2.2.2 Сравнение с альтернативами</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25</w:delText>
            </w:r>
          </w:del>
        </w:p>
        <w:p w:rsidR="00207807" w:rsidRPr="00097C1B" w:rsidDel="00AA66E8" w:rsidRDefault="00207807">
          <w:pPr>
            <w:pStyle w:val="21"/>
            <w:tabs>
              <w:tab w:val="right" w:leader="dot" w:pos="9628"/>
            </w:tabs>
            <w:rPr>
              <w:del w:id="2164" w:author="Sasha Azazlov" w:date="2026-05-20T12:38:00Z" w16du:dateUtc="2026-05-20T09:38:00Z"/>
              <w:rFonts w:ascii="Times New Roman" w:eastAsiaTheme="minorEastAsia" w:hAnsi="Times New Roman"/>
              <w:smallCaps w:val="0"/>
              <w:noProof/>
              <w:kern w:val="2"/>
              <w:sz w:val="28"/>
              <w:szCs w:val="28"/>
              <w14:ligatures w14:val="standardContextual"/>
            </w:rPr>
          </w:pPr>
          <w:del w:id="2165" w:author="Sasha Azazlov" w:date="2026-05-20T12:38:00Z" w16du:dateUtc="2026-05-20T09:38:00Z">
            <w:r w:rsidRPr="00AA66E8" w:rsidDel="00AA66E8">
              <w:rPr>
                <w:rFonts w:ascii="Times New Roman" w:hAnsi="Times New Roman"/>
                <w:noProof/>
                <w:sz w:val="28"/>
                <w:szCs w:val="28"/>
                <w:rPrChange w:id="2166" w:author="Sasha Azazlov" w:date="2026-05-20T12:38:00Z" w16du:dateUtc="2026-05-20T09:38:00Z">
                  <w:rPr>
                    <w:rStyle w:val="a3"/>
                    <w:rFonts w:ascii="Times New Roman" w:hAnsi="Times New Roman"/>
                    <w:noProof/>
                    <w:sz w:val="28"/>
                    <w:szCs w:val="28"/>
                  </w:rPr>
                </w:rPrChange>
              </w:rPr>
              <w:delText>2.3 Выбор языка программирования</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26</w:delText>
            </w:r>
          </w:del>
        </w:p>
        <w:p w:rsidR="00207807" w:rsidRPr="00097C1B" w:rsidDel="00AA66E8" w:rsidRDefault="00207807">
          <w:pPr>
            <w:pStyle w:val="31"/>
            <w:tabs>
              <w:tab w:val="right" w:leader="dot" w:pos="9628"/>
            </w:tabs>
            <w:rPr>
              <w:del w:id="2167" w:author="Sasha Azazlov" w:date="2026-05-20T12:38:00Z" w16du:dateUtc="2026-05-20T09:38:00Z"/>
              <w:rFonts w:ascii="Times New Roman" w:eastAsiaTheme="minorEastAsia" w:hAnsi="Times New Roman"/>
              <w:i w:val="0"/>
              <w:iCs w:val="0"/>
              <w:noProof/>
              <w:kern w:val="2"/>
              <w:sz w:val="28"/>
              <w:szCs w:val="28"/>
              <w14:ligatures w14:val="standardContextual"/>
            </w:rPr>
          </w:pPr>
          <w:del w:id="2168" w:author="Sasha Azazlov" w:date="2026-05-20T12:38:00Z" w16du:dateUtc="2026-05-20T09:38:00Z">
            <w:r w:rsidRPr="00AA66E8" w:rsidDel="00AA66E8">
              <w:rPr>
                <w:rFonts w:ascii="Times New Roman" w:hAnsi="Times New Roman"/>
                <w:noProof/>
                <w:sz w:val="28"/>
                <w:szCs w:val="28"/>
                <w:rPrChange w:id="2169" w:author="Sasha Azazlov" w:date="2026-05-20T12:38:00Z" w16du:dateUtc="2026-05-20T09:38:00Z">
                  <w:rPr>
                    <w:rStyle w:val="a3"/>
                    <w:rFonts w:ascii="Times New Roman" w:hAnsi="Times New Roman"/>
                    <w:noProof/>
                    <w:sz w:val="28"/>
                    <w:szCs w:val="28"/>
                  </w:rPr>
                </w:rPrChange>
              </w:rPr>
              <w:delText>2.3.1 Обоснование выбора Dart</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26</w:delText>
            </w:r>
          </w:del>
        </w:p>
        <w:p w:rsidR="00207807" w:rsidRPr="00097C1B" w:rsidDel="00AA66E8" w:rsidRDefault="00207807">
          <w:pPr>
            <w:pStyle w:val="31"/>
            <w:tabs>
              <w:tab w:val="right" w:leader="dot" w:pos="9628"/>
            </w:tabs>
            <w:rPr>
              <w:del w:id="2170" w:author="Sasha Azazlov" w:date="2026-05-20T12:38:00Z" w16du:dateUtc="2026-05-20T09:38:00Z"/>
              <w:rFonts w:ascii="Times New Roman" w:eastAsiaTheme="minorEastAsia" w:hAnsi="Times New Roman"/>
              <w:i w:val="0"/>
              <w:iCs w:val="0"/>
              <w:noProof/>
              <w:kern w:val="2"/>
              <w:sz w:val="28"/>
              <w:szCs w:val="28"/>
              <w14:ligatures w14:val="standardContextual"/>
            </w:rPr>
          </w:pPr>
          <w:del w:id="2171" w:author="Sasha Azazlov" w:date="2026-05-20T12:38:00Z" w16du:dateUtc="2026-05-20T09:38:00Z">
            <w:r w:rsidRPr="00AA66E8" w:rsidDel="00AA66E8">
              <w:rPr>
                <w:rFonts w:ascii="Times New Roman" w:hAnsi="Times New Roman"/>
                <w:noProof/>
                <w:sz w:val="28"/>
                <w:szCs w:val="28"/>
                <w:rPrChange w:id="2172" w:author="Sasha Azazlov" w:date="2026-05-20T12:38:00Z" w16du:dateUtc="2026-05-20T09:38:00Z">
                  <w:rPr>
                    <w:rStyle w:val="a3"/>
                    <w:rFonts w:ascii="Times New Roman" w:hAnsi="Times New Roman"/>
                    <w:noProof/>
                    <w:sz w:val="28"/>
                    <w:szCs w:val="28"/>
                  </w:rPr>
                </w:rPrChange>
              </w:rPr>
              <w:delText>2.3.2 Сравнение с альтернативами</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27</w:delText>
            </w:r>
          </w:del>
        </w:p>
        <w:p w:rsidR="00207807" w:rsidRPr="00097C1B" w:rsidDel="00AA66E8" w:rsidRDefault="00207807">
          <w:pPr>
            <w:pStyle w:val="21"/>
            <w:tabs>
              <w:tab w:val="right" w:leader="dot" w:pos="9628"/>
            </w:tabs>
            <w:rPr>
              <w:del w:id="2173" w:author="Sasha Azazlov" w:date="2026-05-20T12:38:00Z" w16du:dateUtc="2026-05-20T09:38:00Z"/>
              <w:rFonts w:ascii="Times New Roman" w:eastAsiaTheme="minorEastAsia" w:hAnsi="Times New Roman"/>
              <w:smallCaps w:val="0"/>
              <w:noProof/>
              <w:kern w:val="2"/>
              <w:sz w:val="28"/>
              <w:szCs w:val="28"/>
              <w14:ligatures w14:val="standardContextual"/>
            </w:rPr>
          </w:pPr>
          <w:del w:id="2174" w:author="Sasha Azazlov" w:date="2026-05-20T12:38:00Z" w16du:dateUtc="2026-05-20T09:38:00Z">
            <w:r w:rsidRPr="00AA66E8" w:rsidDel="00AA66E8">
              <w:rPr>
                <w:rFonts w:ascii="Times New Roman" w:hAnsi="Times New Roman"/>
                <w:noProof/>
                <w:sz w:val="28"/>
                <w:szCs w:val="28"/>
                <w:rPrChange w:id="2175" w:author="Sasha Azazlov" w:date="2026-05-20T12:38:00Z" w16du:dateUtc="2026-05-20T09:38:00Z">
                  <w:rPr>
                    <w:rStyle w:val="a3"/>
                    <w:rFonts w:ascii="Times New Roman" w:hAnsi="Times New Roman"/>
                    <w:noProof/>
                    <w:sz w:val="28"/>
                    <w:szCs w:val="28"/>
                  </w:rPr>
                </w:rPrChange>
              </w:rPr>
              <w:delText>2.4 Выбор среды разработки</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28</w:delText>
            </w:r>
          </w:del>
        </w:p>
        <w:p w:rsidR="00207807" w:rsidRPr="00097C1B" w:rsidDel="00AA66E8" w:rsidRDefault="00207807">
          <w:pPr>
            <w:pStyle w:val="21"/>
            <w:tabs>
              <w:tab w:val="right" w:leader="dot" w:pos="9628"/>
            </w:tabs>
            <w:rPr>
              <w:del w:id="2176" w:author="Sasha Azazlov" w:date="2026-05-20T12:38:00Z" w16du:dateUtc="2026-05-20T09:38:00Z"/>
              <w:rFonts w:ascii="Times New Roman" w:eastAsiaTheme="minorEastAsia" w:hAnsi="Times New Roman"/>
              <w:smallCaps w:val="0"/>
              <w:noProof/>
              <w:kern w:val="2"/>
              <w:sz w:val="28"/>
              <w:szCs w:val="28"/>
              <w14:ligatures w14:val="standardContextual"/>
            </w:rPr>
          </w:pPr>
          <w:del w:id="2177" w:author="Sasha Azazlov" w:date="2026-05-20T12:38:00Z" w16du:dateUtc="2026-05-20T09:38:00Z">
            <w:r w:rsidRPr="00AA66E8" w:rsidDel="00AA66E8">
              <w:rPr>
                <w:rFonts w:ascii="Times New Roman" w:hAnsi="Times New Roman"/>
                <w:noProof/>
                <w:sz w:val="28"/>
                <w:szCs w:val="28"/>
                <w:rPrChange w:id="2178" w:author="Sasha Azazlov" w:date="2026-05-20T12:38:00Z" w16du:dateUtc="2026-05-20T09:38:00Z">
                  <w:rPr>
                    <w:rStyle w:val="a3"/>
                    <w:rFonts w:ascii="Times New Roman" w:hAnsi="Times New Roman"/>
                    <w:noProof/>
                    <w:sz w:val="28"/>
                    <w:szCs w:val="28"/>
                  </w:rPr>
                </w:rPrChange>
              </w:rPr>
              <w:delText>2.5 Дополнительные инструменты и библиотеки</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29</w:delText>
            </w:r>
          </w:del>
        </w:p>
        <w:p w:rsidR="00207807" w:rsidRPr="00097C1B" w:rsidDel="00AA66E8" w:rsidRDefault="00207807">
          <w:pPr>
            <w:pStyle w:val="31"/>
            <w:tabs>
              <w:tab w:val="right" w:leader="dot" w:pos="9628"/>
            </w:tabs>
            <w:rPr>
              <w:del w:id="2179" w:author="Sasha Azazlov" w:date="2026-05-20T12:38:00Z" w16du:dateUtc="2026-05-20T09:38:00Z"/>
              <w:rFonts w:ascii="Times New Roman" w:eastAsiaTheme="minorEastAsia" w:hAnsi="Times New Roman"/>
              <w:i w:val="0"/>
              <w:iCs w:val="0"/>
              <w:noProof/>
              <w:kern w:val="2"/>
              <w:sz w:val="28"/>
              <w:szCs w:val="28"/>
              <w14:ligatures w14:val="standardContextual"/>
            </w:rPr>
          </w:pPr>
          <w:del w:id="2180" w:author="Sasha Azazlov" w:date="2026-05-20T12:38:00Z" w16du:dateUtc="2026-05-20T09:38:00Z">
            <w:r w:rsidRPr="00AA66E8" w:rsidDel="00AA66E8">
              <w:rPr>
                <w:rFonts w:ascii="Times New Roman" w:hAnsi="Times New Roman"/>
                <w:noProof/>
                <w:sz w:val="28"/>
                <w:szCs w:val="28"/>
                <w:rPrChange w:id="2181" w:author="Sasha Azazlov" w:date="2026-05-20T12:38:00Z" w16du:dateUtc="2026-05-20T09:38:00Z">
                  <w:rPr>
                    <w:rStyle w:val="a3"/>
                    <w:rFonts w:ascii="Times New Roman" w:hAnsi="Times New Roman"/>
                    <w:noProof/>
                    <w:sz w:val="28"/>
                    <w:szCs w:val="28"/>
                  </w:rPr>
                </w:rPrChange>
              </w:rPr>
              <w:delText>2.5.1 Используемые библиотеки</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29</w:delText>
            </w:r>
          </w:del>
        </w:p>
        <w:p w:rsidR="00207807" w:rsidRPr="00097C1B" w:rsidDel="00AA66E8" w:rsidRDefault="00207807">
          <w:pPr>
            <w:pStyle w:val="31"/>
            <w:tabs>
              <w:tab w:val="right" w:leader="dot" w:pos="9628"/>
            </w:tabs>
            <w:rPr>
              <w:del w:id="2182" w:author="Sasha Azazlov" w:date="2026-05-20T12:38:00Z" w16du:dateUtc="2026-05-20T09:38:00Z"/>
              <w:rFonts w:ascii="Times New Roman" w:eastAsiaTheme="minorEastAsia" w:hAnsi="Times New Roman"/>
              <w:i w:val="0"/>
              <w:iCs w:val="0"/>
              <w:noProof/>
              <w:kern w:val="2"/>
              <w:sz w:val="28"/>
              <w:szCs w:val="28"/>
              <w14:ligatures w14:val="standardContextual"/>
            </w:rPr>
          </w:pPr>
          <w:del w:id="2183" w:author="Sasha Azazlov" w:date="2026-05-20T12:38:00Z" w16du:dateUtc="2026-05-20T09:38:00Z">
            <w:r w:rsidRPr="00AA66E8" w:rsidDel="00AA66E8">
              <w:rPr>
                <w:rFonts w:ascii="Times New Roman" w:hAnsi="Times New Roman"/>
                <w:noProof/>
                <w:sz w:val="28"/>
                <w:szCs w:val="28"/>
                <w:rPrChange w:id="2184" w:author="Sasha Azazlov" w:date="2026-05-20T12:38:00Z" w16du:dateUtc="2026-05-20T09:38:00Z">
                  <w:rPr>
                    <w:rStyle w:val="a3"/>
                    <w:rFonts w:ascii="Times New Roman" w:hAnsi="Times New Roman"/>
                    <w:noProof/>
                    <w:sz w:val="28"/>
                    <w:szCs w:val="28"/>
                  </w:rPr>
                </w:rPrChange>
              </w:rPr>
              <w:delText>2.5.2 Криптографические алгоритмы</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30</w:delText>
            </w:r>
          </w:del>
        </w:p>
        <w:p w:rsidR="00207807" w:rsidRPr="00097C1B" w:rsidDel="00AA66E8" w:rsidRDefault="00207807">
          <w:pPr>
            <w:pStyle w:val="21"/>
            <w:tabs>
              <w:tab w:val="right" w:leader="dot" w:pos="9628"/>
            </w:tabs>
            <w:rPr>
              <w:del w:id="2185" w:author="Sasha Azazlov" w:date="2026-05-20T12:38:00Z" w16du:dateUtc="2026-05-20T09:38:00Z"/>
              <w:rFonts w:ascii="Times New Roman" w:eastAsiaTheme="minorEastAsia" w:hAnsi="Times New Roman"/>
              <w:smallCaps w:val="0"/>
              <w:noProof/>
              <w:kern w:val="2"/>
              <w:sz w:val="28"/>
              <w:szCs w:val="28"/>
              <w14:ligatures w14:val="standardContextual"/>
            </w:rPr>
          </w:pPr>
          <w:del w:id="2186" w:author="Sasha Azazlov" w:date="2026-05-20T12:38:00Z" w16du:dateUtc="2026-05-20T09:38:00Z">
            <w:r w:rsidRPr="00AA66E8" w:rsidDel="00AA66E8">
              <w:rPr>
                <w:rFonts w:ascii="Times New Roman" w:hAnsi="Times New Roman"/>
                <w:noProof/>
                <w:sz w:val="28"/>
                <w:szCs w:val="28"/>
                <w:rPrChange w:id="2187" w:author="Sasha Azazlov" w:date="2026-05-20T12:38:00Z" w16du:dateUtc="2026-05-20T09:38:00Z">
                  <w:rPr>
                    <w:rStyle w:val="a3"/>
                    <w:rFonts w:ascii="Times New Roman" w:hAnsi="Times New Roman"/>
                    <w:noProof/>
                    <w:sz w:val="28"/>
                    <w:szCs w:val="28"/>
                  </w:rPr>
                </w:rPrChange>
              </w:rPr>
              <w:delText>2.6 Архитектурное решение</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31</w:delText>
            </w:r>
          </w:del>
        </w:p>
        <w:p w:rsidR="00207807" w:rsidRPr="00097C1B" w:rsidDel="00AA66E8" w:rsidRDefault="00207807">
          <w:pPr>
            <w:pStyle w:val="31"/>
            <w:tabs>
              <w:tab w:val="right" w:leader="dot" w:pos="9628"/>
            </w:tabs>
            <w:rPr>
              <w:del w:id="2188" w:author="Sasha Azazlov" w:date="2026-05-20T12:38:00Z" w16du:dateUtc="2026-05-20T09:38:00Z"/>
              <w:rFonts w:ascii="Times New Roman" w:eastAsiaTheme="minorEastAsia" w:hAnsi="Times New Roman"/>
              <w:i w:val="0"/>
              <w:iCs w:val="0"/>
              <w:noProof/>
              <w:kern w:val="2"/>
              <w:sz w:val="28"/>
              <w:szCs w:val="28"/>
              <w14:ligatures w14:val="standardContextual"/>
            </w:rPr>
          </w:pPr>
          <w:del w:id="2189" w:author="Sasha Azazlov" w:date="2026-05-20T12:38:00Z" w16du:dateUtc="2026-05-20T09:38:00Z">
            <w:r w:rsidRPr="00AA66E8" w:rsidDel="00AA66E8">
              <w:rPr>
                <w:rFonts w:ascii="Times New Roman" w:hAnsi="Times New Roman"/>
                <w:noProof/>
                <w:sz w:val="28"/>
                <w:szCs w:val="28"/>
                <w:rPrChange w:id="2190" w:author="Sasha Azazlov" w:date="2026-05-20T12:38:00Z" w16du:dateUtc="2026-05-20T09:38:00Z">
                  <w:rPr>
                    <w:rStyle w:val="a3"/>
                    <w:rFonts w:ascii="Times New Roman" w:hAnsi="Times New Roman"/>
                    <w:noProof/>
                    <w:sz w:val="28"/>
                    <w:szCs w:val="28"/>
                  </w:rPr>
                </w:rPrChange>
              </w:rPr>
              <w:delText>2.6.1 Clean Architecture</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31</w:delText>
            </w:r>
          </w:del>
        </w:p>
        <w:p w:rsidR="00207807" w:rsidRPr="00097C1B" w:rsidDel="00AA66E8" w:rsidRDefault="00207807">
          <w:pPr>
            <w:pStyle w:val="31"/>
            <w:tabs>
              <w:tab w:val="right" w:leader="dot" w:pos="9628"/>
            </w:tabs>
            <w:rPr>
              <w:del w:id="2191" w:author="Sasha Azazlov" w:date="2026-05-20T12:38:00Z" w16du:dateUtc="2026-05-20T09:38:00Z"/>
              <w:rFonts w:ascii="Times New Roman" w:eastAsiaTheme="minorEastAsia" w:hAnsi="Times New Roman"/>
              <w:i w:val="0"/>
              <w:iCs w:val="0"/>
              <w:noProof/>
              <w:kern w:val="2"/>
              <w:sz w:val="28"/>
              <w:szCs w:val="28"/>
              <w14:ligatures w14:val="standardContextual"/>
            </w:rPr>
          </w:pPr>
          <w:del w:id="2192" w:author="Sasha Azazlov" w:date="2026-05-20T12:38:00Z" w16du:dateUtc="2026-05-20T09:38:00Z">
            <w:r w:rsidRPr="00AA66E8" w:rsidDel="00AA66E8">
              <w:rPr>
                <w:rFonts w:ascii="Times New Roman" w:hAnsi="Times New Roman"/>
                <w:noProof/>
                <w:sz w:val="28"/>
                <w:szCs w:val="28"/>
                <w:rPrChange w:id="2193" w:author="Sasha Azazlov" w:date="2026-05-20T12:38:00Z" w16du:dateUtc="2026-05-20T09:38:00Z">
                  <w:rPr>
                    <w:rStyle w:val="a3"/>
                    <w:rFonts w:ascii="Times New Roman" w:hAnsi="Times New Roman"/>
                    <w:noProof/>
                    <w:sz w:val="28"/>
                    <w:szCs w:val="28"/>
                  </w:rPr>
                </w:rPrChange>
              </w:rPr>
              <w:delText>2.6.2 Feature-Sliced Design (FSD)</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32</w:delText>
            </w:r>
          </w:del>
        </w:p>
        <w:p w:rsidR="00207807" w:rsidRPr="00097C1B" w:rsidDel="00AA66E8" w:rsidRDefault="00207807">
          <w:pPr>
            <w:pStyle w:val="31"/>
            <w:tabs>
              <w:tab w:val="right" w:leader="dot" w:pos="9628"/>
            </w:tabs>
            <w:rPr>
              <w:del w:id="2194" w:author="Sasha Azazlov" w:date="2026-05-20T12:38:00Z" w16du:dateUtc="2026-05-20T09:38:00Z"/>
              <w:rFonts w:ascii="Times New Roman" w:eastAsiaTheme="minorEastAsia" w:hAnsi="Times New Roman"/>
              <w:i w:val="0"/>
              <w:iCs w:val="0"/>
              <w:noProof/>
              <w:kern w:val="2"/>
              <w:sz w:val="28"/>
              <w:szCs w:val="28"/>
              <w14:ligatures w14:val="standardContextual"/>
            </w:rPr>
          </w:pPr>
          <w:del w:id="2195" w:author="Sasha Azazlov" w:date="2026-05-20T12:38:00Z" w16du:dateUtc="2026-05-20T09:38:00Z">
            <w:r w:rsidRPr="00AA66E8" w:rsidDel="00AA66E8">
              <w:rPr>
                <w:rFonts w:ascii="Times New Roman" w:hAnsi="Times New Roman"/>
                <w:noProof/>
                <w:sz w:val="28"/>
                <w:szCs w:val="28"/>
                <w:rPrChange w:id="2196" w:author="Sasha Azazlov" w:date="2026-05-20T12:38:00Z" w16du:dateUtc="2026-05-20T09:38:00Z">
                  <w:rPr>
                    <w:rStyle w:val="a3"/>
                    <w:rFonts w:ascii="Times New Roman" w:hAnsi="Times New Roman"/>
                    <w:noProof/>
                    <w:sz w:val="28"/>
                    <w:szCs w:val="28"/>
                  </w:rPr>
                </w:rPrChange>
              </w:rPr>
              <w:delText>2.6.3 Структура проекта</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32</w:delText>
            </w:r>
          </w:del>
        </w:p>
        <w:p w:rsidR="00207807" w:rsidRPr="00097C1B" w:rsidDel="00AA66E8" w:rsidRDefault="00207807">
          <w:pPr>
            <w:pStyle w:val="21"/>
            <w:tabs>
              <w:tab w:val="right" w:leader="dot" w:pos="9628"/>
            </w:tabs>
            <w:rPr>
              <w:del w:id="2197" w:author="Sasha Azazlov" w:date="2026-05-20T12:38:00Z" w16du:dateUtc="2026-05-20T09:38:00Z"/>
              <w:rFonts w:ascii="Times New Roman" w:eastAsiaTheme="minorEastAsia" w:hAnsi="Times New Roman"/>
              <w:smallCaps w:val="0"/>
              <w:noProof/>
              <w:kern w:val="2"/>
              <w:sz w:val="28"/>
              <w:szCs w:val="28"/>
              <w14:ligatures w14:val="standardContextual"/>
            </w:rPr>
          </w:pPr>
          <w:del w:id="2198" w:author="Sasha Azazlov" w:date="2026-05-20T12:38:00Z" w16du:dateUtc="2026-05-20T09:38:00Z">
            <w:r w:rsidRPr="00AA66E8" w:rsidDel="00AA66E8">
              <w:rPr>
                <w:rFonts w:ascii="Times New Roman" w:hAnsi="Times New Roman"/>
                <w:noProof/>
                <w:sz w:val="28"/>
                <w:szCs w:val="28"/>
                <w:rPrChange w:id="2199" w:author="Sasha Azazlov" w:date="2026-05-20T12:38:00Z" w16du:dateUtc="2026-05-20T09:38:00Z">
                  <w:rPr>
                    <w:rStyle w:val="a3"/>
                    <w:rFonts w:ascii="Times New Roman" w:hAnsi="Times New Roman"/>
                    <w:noProof/>
                    <w:sz w:val="28"/>
                    <w:szCs w:val="28"/>
                  </w:rPr>
                </w:rPrChange>
              </w:rPr>
              <w:delText>2.7 Схема взаимодействия компонентов</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33</w:delText>
            </w:r>
          </w:del>
        </w:p>
        <w:p w:rsidR="00207807" w:rsidRPr="00097C1B" w:rsidDel="00AA66E8" w:rsidRDefault="00207807">
          <w:pPr>
            <w:pStyle w:val="31"/>
            <w:tabs>
              <w:tab w:val="right" w:leader="dot" w:pos="9628"/>
            </w:tabs>
            <w:rPr>
              <w:del w:id="2200" w:author="Sasha Azazlov" w:date="2026-05-20T12:38:00Z" w16du:dateUtc="2026-05-20T09:38:00Z"/>
              <w:rFonts w:ascii="Times New Roman" w:eastAsiaTheme="minorEastAsia" w:hAnsi="Times New Roman"/>
              <w:i w:val="0"/>
              <w:iCs w:val="0"/>
              <w:noProof/>
              <w:kern w:val="2"/>
              <w:sz w:val="28"/>
              <w:szCs w:val="28"/>
              <w14:ligatures w14:val="standardContextual"/>
            </w:rPr>
          </w:pPr>
          <w:del w:id="2201" w:author="Sasha Azazlov" w:date="2026-05-20T12:38:00Z" w16du:dateUtc="2026-05-20T09:38:00Z">
            <w:r w:rsidRPr="00AA66E8" w:rsidDel="00AA66E8">
              <w:rPr>
                <w:rFonts w:ascii="Times New Roman" w:hAnsi="Times New Roman"/>
                <w:noProof/>
                <w:sz w:val="28"/>
                <w:szCs w:val="28"/>
                <w:lang w:val="en-US"/>
                <w:rPrChange w:id="2202" w:author="Sasha Azazlov" w:date="2026-05-20T12:38:00Z" w16du:dateUtc="2026-05-20T09:38:00Z">
                  <w:rPr>
                    <w:rStyle w:val="a3"/>
                    <w:rFonts w:ascii="Times New Roman" w:hAnsi="Times New Roman"/>
                    <w:noProof/>
                    <w:sz w:val="28"/>
                    <w:szCs w:val="28"/>
                    <w:lang w:val="en-US"/>
                  </w:rPr>
                </w:rPrChange>
              </w:rPr>
              <w:delText xml:space="preserve">2.7.1 </w:delText>
            </w:r>
            <w:r w:rsidRPr="00AA66E8" w:rsidDel="00AA66E8">
              <w:rPr>
                <w:rFonts w:ascii="Times New Roman" w:hAnsi="Times New Roman"/>
                <w:noProof/>
                <w:sz w:val="28"/>
                <w:szCs w:val="28"/>
                <w:rPrChange w:id="2203" w:author="Sasha Azazlov" w:date="2026-05-20T12:38:00Z" w16du:dateUtc="2026-05-20T09:38:00Z">
                  <w:rPr>
                    <w:rStyle w:val="a3"/>
                    <w:rFonts w:ascii="Times New Roman" w:hAnsi="Times New Roman"/>
                    <w:noProof/>
                    <w:sz w:val="28"/>
                    <w:szCs w:val="28"/>
                  </w:rPr>
                </w:rPrChange>
              </w:rPr>
              <w:delText>Компоненты</w:delText>
            </w:r>
            <w:r w:rsidRPr="00AA66E8" w:rsidDel="00AA66E8">
              <w:rPr>
                <w:rFonts w:ascii="Times New Roman" w:hAnsi="Times New Roman"/>
                <w:noProof/>
                <w:sz w:val="28"/>
                <w:szCs w:val="28"/>
                <w:lang w:val="en-US"/>
                <w:rPrChange w:id="2204" w:author="Sasha Azazlov" w:date="2026-05-20T12:38:00Z" w16du:dateUtc="2026-05-20T09:38:00Z">
                  <w:rPr>
                    <w:rStyle w:val="a3"/>
                    <w:rFonts w:ascii="Times New Roman" w:hAnsi="Times New Roman"/>
                    <w:noProof/>
                    <w:sz w:val="28"/>
                    <w:szCs w:val="28"/>
                    <w:lang w:val="en-US"/>
                  </w:rPr>
                </w:rPrChange>
              </w:rPr>
              <w:delText xml:space="preserve"> </w:delText>
            </w:r>
            <w:r w:rsidRPr="00AA66E8" w:rsidDel="00AA66E8">
              <w:rPr>
                <w:rFonts w:ascii="Times New Roman" w:hAnsi="Times New Roman"/>
                <w:noProof/>
                <w:sz w:val="28"/>
                <w:szCs w:val="28"/>
                <w:rPrChange w:id="2205" w:author="Sasha Azazlov" w:date="2026-05-20T12:38:00Z" w16du:dateUtc="2026-05-20T09:38:00Z">
                  <w:rPr>
                    <w:rStyle w:val="a3"/>
                    <w:rFonts w:ascii="Times New Roman" w:hAnsi="Times New Roman"/>
                    <w:noProof/>
                    <w:sz w:val="28"/>
                    <w:szCs w:val="28"/>
                  </w:rPr>
                </w:rPrChange>
              </w:rPr>
              <w:delText>системы</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34</w:delText>
            </w:r>
          </w:del>
        </w:p>
        <w:p w:rsidR="00207807" w:rsidRPr="00097C1B" w:rsidDel="00AA66E8" w:rsidRDefault="00207807">
          <w:pPr>
            <w:pStyle w:val="31"/>
            <w:tabs>
              <w:tab w:val="right" w:leader="dot" w:pos="9628"/>
            </w:tabs>
            <w:rPr>
              <w:del w:id="2206" w:author="Sasha Azazlov" w:date="2026-05-20T12:38:00Z" w16du:dateUtc="2026-05-20T09:38:00Z"/>
              <w:rFonts w:ascii="Times New Roman" w:eastAsiaTheme="minorEastAsia" w:hAnsi="Times New Roman"/>
              <w:i w:val="0"/>
              <w:iCs w:val="0"/>
              <w:noProof/>
              <w:kern w:val="2"/>
              <w:sz w:val="28"/>
              <w:szCs w:val="28"/>
              <w14:ligatures w14:val="standardContextual"/>
            </w:rPr>
          </w:pPr>
          <w:del w:id="2207" w:author="Sasha Azazlov" w:date="2026-05-20T12:38:00Z" w16du:dateUtc="2026-05-20T09:38:00Z">
            <w:r w:rsidRPr="00AA66E8" w:rsidDel="00AA66E8">
              <w:rPr>
                <w:rFonts w:ascii="Times New Roman" w:hAnsi="Times New Roman"/>
                <w:noProof/>
                <w:sz w:val="28"/>
                <w:szCs w:val="28"/>
                <w:rPrChange w:id="2208" w:author="Sasha Azazlov" w:date="2026-05-20T12:38:00Z" w16du:dateUtc="2026-05-20T09:38:00Z">
                  <w:rPr>
                    <w:rStyle w:val="a3"/>
                    <w:rFonts w:ascii="Times New Roman" w:hAnsi="Times New Roman"/>
                    <w:noProof/>
                    <w:sz w:val="28"/>
                    <w:szCs w:val="28"/>
                  </w:rPr>
                </w:rPrChange>
              </w:rPr>
              <w:delText>2.7.2 Схема взаимодействия</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35</w:delText>
            </w:r>
          </w:del>
        </w:p>
        <w:p w:rsidR="00207807" w:rsidRPr="00097C1B" w:rsidDel="00AA66E8" w:rsidRDefault="00207807">
          <w:pPr>
            <w:pStyle w:val="31"/>
            <w:tabs>
              <w:tab w:val="right" w:leader="dot" w:pos="9628"/>
            </w:tabs>
            <w:rPr>
              <w:del w:id="2209" w:author="Sasha Azazlov" w:date="2026-05-20T12:38:00Z" w16du:dateUtc="2026-05-20T09:38:00Z"/>
              <w:rFonts w:ascii="Times New Roman" w:eastAsiaTheme="minorEastAsia" w:hAnsi="Times New Roman"/>
              <w:i w:val="0"/>
              <w:iCs w:val="0"/>
              <w:noProof/>
              <w:kern w:val="2"/>
              <w:sz w:val="28"/>
              <w:szCs w:val="28"/>
              <w14:ligatures w14:val="standardContextual"/>
            </w:rPr>
          </w:pPr>
          <w:del w:id="2210" w:author="Sasha Azazlov" w:date="2026-05-20T12:38:00Z" w16du:dateUtc="2026-05-20T09:38:00Z">
            <w:r w:rsidRPr="00AA66E8" w:rsidDel="00AA66E8">
              <w:rPr>
                <w:rFonts w:ascii="Times New Roman" w:hAnsi="Times New Roman"/>
                <w:noProof/>
                <w:sz w:val="28"/>
                <w:szCs w:val="28"/>
                <w:rPrChange w:id="2211" w:author="Sasha Azazlov" w:date="2026-05-20T12:38:00Z" w16du:dateUtc="2026-05-20T09:38:00Z">
                  <w:rPr>
                    <w:rStyle w:val="a3"/>
                    <w:rFonts w:ascii="Times New Roman" w:hAnsi="Times New Roman"/>
                    <w:noProof/>
                    <w:sz w:val="28"/>
                    <w:szCs w:val="28"/>
                  </w:rPr>
                </w:rPrChange>
              </w:rPr>
              <w:delText>2.7.3 Поток данных</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36</w:delText>
            </w:r>
          </w:del>
        </w:p>
        <w:p w:rsidR="00207807" w:rsidRPr="00097C1B" w:rsidDel="00AA66E8" w:rsidRDefault="00207807">
          <w:pPr>
            <w:pStyle w:val="11"/>
            <w:tabs>
              <w:tab w:val="right" w:leader="dot" w:pos="9628"/>
            </w:tabs>
            <w:rPr>
              <w:del w:id="2212" w:author="Sasha Azazlov" w:date="2026-05-20T12:38:00Z" w16du:dateUtc="2026-05-20T09:38:00Z"/>
              <w:rFonts w:ascii="Times New Roman" w:eastAsiaTheme="minorEastAsia" w:hAnsi="Times New Roman"/>
              <w:b w:val="0"/>
              <w:bCs w:val="0"/>
              <w:caps w:val="0"/>
              <w:noProof/>
              <w:kern w:val="2"/>
              <w:sz w:val="28"/>
              <w:szCs w:val="28"/>
              <w14:ligatures w14:val="standardContextual"/>
            </w:rPr>
          </w:pPr>
          <w:del w:id="2213" w:author="Sasha Azazlov" w:date="2026-05-20T12:38:00Z" w16du:dateUtc="2026-05-20T09:38:00Z">
            <w:r w:rsidRPr="00AA66E8" w:rsidDel="00AA66E8">
              <w:rPr>
                <w:rFonts w:ascii="Times New Roman" w:hAnsi="Times New Roman"/>
                <w:noProof/>
                <w:sz w:val="28"/>
                <w:szCs w:val="28"/>
                <w:rPrChange w:id="2214" w:author="Sasha Azazlov" w:date="2026-05-20T12:38:00Z" w16du:dateUtc="2026-05-20T09:38:00Z">
                  <w:rPr>
                    <w:rStyle w:val="a3"/>
                    <w:rFonts w:ascii="Times New Roman" w:hAnsi="Times New Roman"/>
                    <w:noProof/>
                    <w:sz w:val="28"/>
                    <w:szCs w:val="28"/>
                  </w:rPr>
                </w:rPrChange>
              </w:rPr>
              <w:delText>ГЛАВА 3. ПРОЕКТИРОВАНИЕ БАЗЫ ДАННЫХ И РАЗРАБОТКА КЛИЕНТСКОГО ПРИЛОЖЕНИЯ</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38</w:delText>
            </w:r>
          </w:del>
        </w:p>
        <w:p w:rsidR="00207807" w:rsidRPr="00097C1B" w:rsidDel="00AA66E8" w:rsidRDefault="00207807">
          <w:pPr>
            <w:pStyle w:val="21"/>
            <w:tabs>
              <w:tab w:val="right" w:leader="dot" w:pos="9628"/>
            </w:tabs>
            <w:rPr>
              <w:del w:id="2215" w:author="Sasha Azazlov" w:date="2026-05-20T12:38:00Z" w16du:dateUtc="2026-05-20T09:38:00Z"/>
              <w:rFonts w:ascii="Times New Roman" w:eastAsiaTheme="minorEastAsia" w:hAnsi="Times New Roman"/>
              <w:smallCaps w:val="0"/>
              <w:noProof/>
              <w:kern w:val="2"/>
              <w:sz w:val="28"/>
              <w:szCs w:val="28"/>
              <w14:ligatures w14:val="standardContextual"/>
            </w:rPr>
          </w:pPr>
          <w:del w:id="2216" w:author="Sasha Azazlov" w:date="2026-05-20T12:38:00Z" w16du:dateUtc="2026-05-20T09:38:00Z">
            <w:r w:rsidRPr="00AA66E8" w:rsidDel="00AA66E8">
              <w:rPr>
                <w:rFonts w:ascii="Times New Roman" w:hAnsi="Times New Roman"/>
                <w:noProof/>
                <w:sz w:val="28"/>
                <w:szCs w:val="28"/>
                <w:rPrChange w:id="2217" w:author="Sasha Azazlov" w:date="2026-05-20T12:38:00Z" w16du:dateUtc="2026-05-20T09:38:00Z">
                  <w:rPr>
                    <w:rStyle w:val="a3"/>
                    <w:rFonts w:ascii="Times New Roman" w:hAnsi="Times New Roman"/>
                    <w:noProof/>
                    <w:sz w:val="28"/>
                    <w:szCs w:val="28"/>
                  </w:rPr>
                </w:rPrChange>
              </w:rPr>
              <w:delText>3.1 Проектирование базы данных</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38</w:delText>
            </w:r>
          </w:del>
        </w:p>
        <w:p w:rsidR="00207807" w:rsidRPr="00097C1B" w:rsidDel="00AA66E8" w:rsidRDefault="00207807">
          <w:pPr>
            <w:pStyle w:val="31"/>
            <w:tabs>
              <w:tab w:val="right" w:leader="dot" w:pos="9628"/>
            </w:tabs>
            <w:rPr>
              <w:del w:id="2218" w:author="Sasha Azazlov" w:date="2026-05-20T12:38:00Z" w16du:dateUtc="2026-05-20T09:38:00Z"/>
              <w:rFonts w:ascii="Times New Roman" w:eastAsiaTheme="minorEastAsia" w:hAnsi="Times New Roman"/>
              <w:i w:val="0"/>
              <w:iCs w:val="0"/>
              <w:noProof/>
              <w:kern w:val="2"/>
              <w:sz w:val="28"/>
              <w:szCs w:val="28"/>
              <w14:ligatures w14:val="standardContextual"/>
            </w:rPr>
          </w:pPr>
          <w:del w:id="2219" w:author="Sasha Azazlov" w:date="2026-05-20T12:38:00Z" w16du:dateUtc="2026-05-20T09:38:00Z">
            <w:r w:rsidRPr="00AA66E8" w:rsidDel="00AA66E8">
              <w:rPr>
                <w:rFonts w:ascii="Times New Roman" w:hAnsi="Times New Roman"/>
                <w:noProof/>
                <w:sz w:val="28"/>
                <w:szCs w:val="28"/>
                <w:rPrChange w:id="2220" w:author="Sasha Azazlov" w:date="2026-05-20T12:38:00Z" w16du:dateUtc="2026-05-20T09:38:00Z">
                  <w:rPr>
                    <w:rStyle w:val="a3"/>
                    <w:rFonts w:ascii="Times New Roman" w:hAnsi="Times New Roman"/>
                    <w:noProof/>
                    <w:sz w:val="28"/>
                    <w:szCs w:val="28"/>
                  </w:rPr>
                </w:rPrChange>
              </w:rPr>
              <w:delText>3.1.1 ER-диаграмма</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38</w:delText>
            </w:r>
          </w:del>
        </w:p>
        <w:p w:rsidR="00207807" w:rsidRPr="00097C1B" w:rsidDel="00AA66E8" w:rsidRDefault="00207807">
          <w:pPr>
            <w:pStyle w:val="31"/>
            <w:tabs>
              <w:tab w:val="right" w:leader="dot" w:pos="9628"/>
            </w:tabs>
            <w:rPr>
              <w:del w:id="2221" w:author="Sasha Azazlov" w:date="2026-05-20T12:38:00Z" w16du:dateUtc="2026-05-20T09:38:00Z"/>
              <w:rFonts w:ascii="Times New Roman" w:eastAsiaTheme="minorEastAsia" w:hAnsi="Times New Roman"/>
              <w:i w:val="0"/>
              <w:iCs w:val="0"/>
              <w:noProof/>
              <w:kern w:val="2"/>
              <w:sz w:val="28"/>
              <w:szCs w:val="28"/>
              <w14:ligatures w14:val="standardContextual"/>
            </w:rPr>
          </w:pPr>
          <w:del w:id="2222" w:author="Sasha Azazlov" w:date="2026-05-20T12:38:00Z" w16du:dateUtc="2026-05-20T09:38:00Z">
            <w:r w:rsidRPr="00AA66E8" w:rsidDel="00AA66E8">
              <w:rPr>
                <w:rFonts w:ascii="Times New Roman" w:hAnsi="Times New Roman"/>
                <w:noProof/>
                <w:sz w:val="28"/>
                <w:szCs w:val="28"/>
                <w:rPrChange w:id="2223" w:author="Sasha Azazlov" w:date="2026-05-20T12:38:00Z" w16du:dateUtc="2026-05-20T09:38:00Z">
                  <w:rPr>
                    <w:rStyle w:val="a3"/>
                    <w:rFonts w:ascii="Times New Roman" w:hAnsi="Times New Roman"/>
                    <w:noProof/>
                    <w:sz w:val="28"/>
                    <w:szCs w:val="28"/>
                  </w:rPr>
                </w:rPrChange>
              </w:rPr>
              <w:delText>3.1.2 Таблица </w:delText>
            </w:r>
            <w:r w:rsidRPr="00AA66E8" w:rsidDel="00AA66E8">
              <w:rPr>
                <w:rFonts w:ascii="Times New Roman" w:hAnsi="Times New Roman"/>
                <w:noProof/>
                <w:sz w:val="28"/>
                <w:szCs w:val="28"/>
                <w:bdr w:val="none" w:sz="0" w:space="0" w:color="auto" w:frame="1"/>
                <w:rPrChange w:id="2224" w:author="Sasha Azazlov" w:date="2026-05-20T12:38:00Z" w16du:dateUtc="2026-05-20T09:38:00Z">
                  <w:rPr>
                    <w:rStyle w:val="a3"/>
                    <w:rFonts w:ascii="Times New Roman" w:hAnsi="Times New Roman"/>
                    <w:noProof/>
                    <w:sz w:val="28"/>
                    <w:szCs w:val="28"/>
                    <w:bdr w:val="none" w:sz="0" w:space="0" w:color="auto" w:frame="1"/>
                  </w:rPr>
                </w:rPrChange>
              </w:rPr>
              <w:delText>categories</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39</w:delText>
            </w:r>
          </w:del>
        </w:p>
        <w:p w:rsidR="00207807" w:rsidRPr="00097C1B" w:rsidDel="00AA66E8" w:rsidRDefault="00207807">
          <w:pPr>
            <w:pStyle w:val="31"/>
            <w:tabs>
              <w:tab w:val="right" w:leader="dot" w:pos="9628"/>
            </w:tabs>
            <w:rPr>
              <w:del w:id="2225" w:author="Sasha Azazlov" w:date="2026-05-20T12:38:00Z" w16du:dateUtc="2026-05-20T09:38:00Z"/>
              <w:rFonts w:ascii="Times New Roman" w:eastAsiaTheme="minorEastAsia" w:hAnsi="Times New Roman"/>
              <w:i w:val="0"/>
              <w:iCs w:val="0"/>
              <w:noProof/>
              <w:kern w:val="2"/>
              <w:sz w:val="28"/>
              <w:szCs w:val="28"/>
              <w14:ligatures w14:val="standardContextual"/>
            </w:rPr>
          </w:pPr>
          <w:del w:id="2226" w:author="Sasha Azazlov" w:date="2026-05-20T12:38:00Z" w16du:dateUtc="2026-05-20T09:38:00Z">
            <w:r w:rsidRPr="00AA66E8" w:rsidDel="00AA66E8">
              <w:rPr>
                <w:rFonts w:ascii="Times New Roman" w:hAnsi="Times New Roman"/>
                <w:noProof/>
                <w:sz w:val="28"/>
                <w:szCs w:val="28"/>
                <w:rPrChange w:id="2227" w:author="Sasha Azazlov" w:date="2026-05-20T12:38:00Z" w16du:dateUtc="2026-05-20T09:38:00Z">
                  <w:rPr>
                    <w:rStyle w:val="a3"/>
                    <w:rFonts w:ascii="Times New Roman" w:hAnsi="Times New Roman"/>
                    <w:noProof/>
                    <w:sz w:val="28"/>
                    <w:szCs w:val="28"/>
                  </w:rPr>
                </w:rPrChange>
              </w:rPr>
              <w:delText>3.1.3 Таблица </w:delText>
            </w:r>
            <w:r w:rsidRPr="00AA66E8" w:rsidDel="00AA66E8">
              <w:rPr>
                <w:rFonts w:ascii="Times New Roman" w:hAnsi="Times New Roman"/>
                <w:noProof/>
                <w:sz w:val="28"/>
                <w:szCs w:val="28"/>
                <w:bdr w:val="none" w:sz="0" w:space="0" w:color="auto" w:frame="1"/>
                <w:rPrChange w:id="2228" w:author="Sasha Azazlov" w:date="2026-05-20T12:38:00Z" w16du:dateUtc="2026-05-20T09:38:00Z">
                  <w:rPr>
                    <w:rStyle w:val="a3"/>
                    <w:rFonts w:ascii="Times New Roman" w:hAnsi="Times New Roman"/>
                    <w:noProof/>
                    <w:sz w:val="28"/>
                    <w:szCs w:val="28"/>
                    <w:bdr w:val="none" w:sz="0" w:space="0" w:color="auto" w:frame="1"/>
                  </w:rPr>
                </w:rPrChange>
              </w:rPr>
              <w:delText>password_entries</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39</w:delText>
            </w:r>
          </w:del>
        </w:p>
        <w:p w:rsidR="00207807" w:rsidRPr="00097C1B" w:rsidDel="00AA66E8" w:rsidRDefault="00207807">
          <w:pPr>
            <w:pStyle w:val="31"/>
            <w:tabs>
              <w:tab w:val="right" w:leader="dot" w:pos="9628"/>
            </w:tabs>
            <w:rPr>
              <w:del w:id="2229" w:author="Sasha Azazlov" w:date="2026-05-20T12:38:00Z" w16du:dateUtc="2026-05-20T09:38:00Z"/>
              <w:rFonts w:ascii="Times New Roman" w:eastAsiaTheme="minorEastAsia" w:hAnsi="Times New Roman"/>
              <w:i w:val="0"/>
              <w:iCs w:val="0"/>
              <w:noProof/>
              <w:kern w:val="2"/>
              <w:sz w:val="28"/>
              <w:szCs w:val="28"/>
              <w14:ligatures w14:val="standardContextual"/>
            </w:rPr>
          </w:pPr>
          <w:del w:id="2230" w:author="Sasha Azazlov" w:date="2026-05-20T12:38:00Z" w16du:dateUtc="2026-05-20T09:38:00Z">
            <w:r w:rsidRPr="00AA66E8" w:rsidDel="00AA66E8">
              <w:rPr>
                <w:rFonts w:ascii="Times New Roman" w:hAnsi="Times New Roman"/>
                <w:noProof/>
                <w:sz w:val="28"/>
                <w:szCs w:val="28"/>
                <w:rPrChange w:id="2231" w:author="Sasha Azazlov" w:date="2026-05-20T12:38:00Z" w16du:dateUtc="2026-05-20T09:38:00Z">
                  <w:rPr>
                    <w:rStyle w:val="a3"/>
                    <w:rFonts w:ascii="Times New Roman" w:hAnsi="Times New Roman"/>
                    <w:noProof/>
                    <w:sz w:val="28"/>
                    <w:szCs w:val="28"/>
                  </w:rPr>
                </w:rPrChange>
              </w:rPr>
              <w:delText>3.1.4 Таблица </w:delText>
            </w:r>
            <w:r w:rsidRPr="00AA66E8" w:rsidDel="00AA66E8">
              <w:rPr>
                <w:rFonts w:ascii="Times New Roman" w:hAnsi="Times New Roman"/>
                <w:noProof/>
                <w:sz w:val="28"/>
                <w:szCs w:val="28"/>
                <w:bdr w:val="none" w:sz="0" w:space="0" w:color="auto" w:frame="1"/>
                <w:rPrChange w:id="2232" w:author="Sasha Azazlov" w:date="2026-05-20T12:38:00Z" w16du:dateUtc="2026-05-20T09:38:00Z">
                  <w:rPr>
                    <w:rStyle w:val="a3"/>
                    <w:rFonts w:ascii="Times New Roman" w:hAnsi="Times New Roman"/>
                    <w:noProof/>
                    <w:sz w:val="28"/>
                    <w:szCs w:val="28"/>
                    <w:bdr w:val="none" w:sz="0" w:space="0" w:color="auto" w:frame="1"/>
                  </w:rPr>
                </w:rPrChange>
              </w:rPr>
              <w:delText>password_configs</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41</w:delText>
            </w:r>
          </w:del>
        </w:p>
        <w:p w:rsidR="00207807" w:rsidRPr="00097C1B" w:rsidDel="00AA66E8" w:rsidRDefault="00207807">
          <w:pPr>
            <w:pStyle w:val="31"/>
            <w:tabs>
              <w:tab w:val="right" w:leader="dot" w:pos="9628"/>
            </w:tabs>
            <w:rPr>
              <w:del w:id="2233" w:author="Sasha Azazlov" w:date="2026-05-20T12:38:00Z" w16du:dateUtc="2026-05-20T09:38:00Z"/>
              <w:rFonts w:ascii="Times New Roman" w:eastAsiaTheme="minorEastAsia" w:hAnsi="Times New Roman"/>
              <w:i w:val="0"/>
              <w:iCs w:val="0"/>
              <w:noProof/>
              <w:kern w:val="2"/>
              <w:sz w:val="28"/>
              <w:szCs w:val="28"/>
              <w14:ligatures w14:val="standardContextual"/>
            </w:rPr>
          </w:pPr>
          <w:del w:id="2234" w:author="Sasha Azazlov" w:date="2026-05-20T12:38:00Z" w16du:dateUtc="2026-05-20T09:38:00Z">
            <w:r w:rsidRPr="00AA66E8" w:rsidDel="00AA66E8">
              <w:rPr>
                <w:rFonts w:ascii="Times New Roman" w:hAnsi="Times New Roman"/>
                <w:noProof/>
                <w:sz w:val="28"/>
                <w:szCs w:val="28"/>
                <w:rPrChange w:id="2235" w:author="Sasha Azazlov" w:date="2026-05-20T12:38:00Z" w16du:dateUtc="2026-05-20T09:38:00Z">
                  <w:rPr>
                    <w:rStyle w:val="a3"/>
                    <w:rFonts w:ascii="Times New Roman" w:hAnsi="Times New Roman"/>
                    <w:noProof/>
                    <w:sz w:val="28"/>
                    <w:szCs w:val="28"/>
                  </w:rPr>
                </w:rPrChange>
              </w:rPr>
              <w:delText>3.1.5 Таблица </w:delText>
            </w:r>
            <w:r w:rsidRPr="00AA66E8" w:rsidDel="00AA66E8">
              <w:rPr>
                <w:rFonts w:ascii="Times New Roman" w:hAnsi="Times New Roman"/>
                <w:noProof/>
                <w:sz w:val="28"/>
                <w:szCs w:val="28"/>
                <w:bdr w:val="none" w:sz="0" w:space="0" w:color="auto" w:frame="1"/>
                <w:rPrChange w:id="2236" w:author="Sasha Azazlov" w:date="2026-05-20T12:38:00Z" w16du:dateUtc="2026-05-20T09:38:00Z">
                  <w:rPr>
                    <w:rStyle w:val="a3"/>
                    <w:rFonts w:ascii="Times New Roman" w:hAnsi="Times New Roman"/>
                    <w:noProof/>
                    <w:sz w:val="28"/>
                    <w:szCs w:val="28"/>
                    <w:bdr w:val="none" w:sz="0" w:space="0" w:color="auto" w:frame="1"/>
                  </w:rPr>
                </w:rPrChange>
              </w:rPr>
              <w:delText>password_history</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42</w:delText>
            </w:r>
          </w:del>
        </w:p>
        <w:p w:rsidR="00207807" w:rsidRPr="00097C1B" w:rsidDel="00AA66E8" w:rsidRDefault="00207807">
          <w:pPr>
            <w:pStyle w:val="31"/>
            <w:tabs>
              <w:tab w:val="right" w:leader="dot" w:pos="9628"/>
            </w:tabs>
            <w:rPr>
              <w:del w:id="2237" w:author="Sasha Azazlov" w:date="2026-05-20T12:38:00Z" w16du:dateUtc="2026-05-20T09:38:00Z"/>
              <w:rFonts w:ascii="Times New Roman" w:eastAsiaTheme="minorEastAsia" w:hAnsi="Times New Roman"/>
              <w:i w:val="0"/>
              <w:iCs w:val="0"/>
              <w:noProof/>
              <w:kern w:val="2"/>
              <w:sz w:val="28"/>
              <w:szCs w:val="28"/>
              <w14:ligatures w14:val="standardContextual"/>
            </w:rPr>
          </w:pPr>
          <w:del w:id="2238" w:author="Sasha Azazlov" w:date="2026-05-20T12:38:00Z" w16du:dateUtc="2026-05-20T09:38:00Z">
            <w:r w:rsidRPr="00AA66E8" w:rsidDel="00AA66E8">
              <w:rPr>
                <w:rFonts w:ascii="Times New Roman" w:hAnsi="Times New Roman"/>
                <w:noProof/>
                <w:sz w:val="28"/>
                <w:szCs w:val="28"/>
                <w:rPrChange w:id="2239" w:author="Sasha Azazlov" w:date="2026-05-20T12:38:00Z" w16du:dateUtc="2026-05-20T09:38:00Z">
                  <w:rPr>
                    <w:rStyle w:val="a3"/>
                    <w:rFonts w:ascii="Times New Roman" w:hAnsi="Times New Roman"/>
                    <w:noProof/>
                    <w:sz w:val="28"/>
                    <w:szCs w:val="28"/>
                  </w:rPr>
                </w:rPrChange>
              </w:rPr>
              <w:delText>3.1.6 Таблица </w:delText>
            </w:r>
            <w:r w:rsidRPr="00AA66E8" w:rsidDel="00AA66E8">
              <w:rPr>
                <w:rFonts w:ascii="Times New Roman" w:hAnsi="Times New Roman"/>
                <w:noProof/>
                <w:sz w:val="28"/>
                <w:szCs w:val="28"/>
                <w:bdr w:val="none" w:sz="0" w:space="0" w:color="auto" w:frame="1"/>
                <w:rPrChange w:id="2240" w:author="Sasha Azazlov" w:date="2026-05-20T12:38:00Z" w16du:dateUtc="2026-05-20T09:38:00Z">
                  <w:rPr>
                    <w:rStyle w:val="a3"/>
                    <w:rFonts w:ascii="Times New Roman" w:hAnsi="Times New Roman"/>
                    <w:noProof/>
                    <w:sz w:val="28"/>
                    <w:szCs w:val="28"/>
                    <w:bdr w:val="none" w:sz="0" w:space="0" w:color="auto" w:frame="1"/>
                  </w:rPr>
                </w:rPrChange>
              </w:rPr>
              <w:delText>security_logs</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43</w:delText>
            </w:r>
          </w:del>
        </w:p>
        <w:p w:rsidR="00207807" w:rsidRPr="00097C1B" w:rsidDel="00AA66E8" w:rsidRDefault="00207807">
          <w:pPr>
            <w:pStyle w:val="31"/>
            <w:tabs>
              <w:tab w:val="right" w:leader="dot" w:pos="9628"/>
            </w:tabs>
            <w:rPr>
              <w:del w:id="2241" w:author="Sasha Azazlov" w:date="2026-05-20T12:38:00Z" w16du:dateUtc="2026-05-20T09:38:00Z"/>
              <w:rFonts w:ascii="Times New Roman" w:eastAsiaTheme="minorEastAsia" w:hAnsi="Times New Roman"/>
              <w:i w:val="0"/>
              <w:iCs w:val="0"/>
              <w:noProof/>
              <w:kern w:val="2"/>
              <w:sz w:val="28"/>
              <w:szCs w:val="28"/>
              <w14:ligatures w14:val="standardContextual"/>
            </w:rPr>
          </w:pPr>
          <w:del w:id="2242" w:author="Sasha Azazlov" w:date="2026-05-20T12:38:00Z" w16du:dateUtc="2026-05-20T09:38:00Z">
            <w:r w:rsidRPr="00AA66E8" w:rsidDel="00AA66E8">
              <w:rPr>
                <w:rFonts w:ascii="Times New Roman" w:hAnsi="Times New Roman"/>
                <w:noProof/>
                <w:sz w:val="28"/>
                <w:szCs w:val="28"/>
                <w:rPrChange w:id="2243" w:author="Sasha Azazlov" w:date="2026-05-20T12:38:00Z" w16du:dateUtc="2026-05-20T09:38:00Z">
                  <w:rPr>
                    <w:rStyle w:val="a3"/>
                    <w:rFonts w:ascii="Times New Roman" w:hAnsi="Times New Roman"/>
                    <w:noProof/>
                    <w:sz w:val="28"/>
                    <w:szCs w:val="28"/>
                  </w:rPr>
                </w:rPrChange>
              </w:rPr>
              <w:delText>3.1.7 Таблица </w:delText>
            </w:r>
            <w:r w:rsidRPr="00AA66E8" w:rsidDel="00AA66E8">
              <w:rPr>
                <w:rFonts w:ascii="Times New Roman" w:hAnsi="Times New Roman"/>
                <w:noProof/>
                <w:sz w:val="28"/>
                <w:szCs w:val="28"/>
                <w:bdr w:val="none" w:sz="0" w:space="0" w:color="auto" w:frame="1"/>
                <w:rPrChange w:id="2244" w:author="Sasha Azazlov" w:date="2026-05-20T12:38:00Z" w16du:dateUtc="2026-05-20T09:38:00Z">
                  <w:rPr>
                    <w:rStyle w:val="a3"/>
                    <w:rFonts w:ascii="Times New Roman" w:hAnsi="Times New Roman"/>
                    <w:noProof/>
                    <w:sz w:val="28"/>
                    <w:szCs w:val="28"/>
                    <w:bdr w:val="none" w:sz="0" w:space="0" w:color="auto" w:frame="1"/>
                  </w:rPr>
                </w:rPrChange>
              </w:rPr>
              <w:delText>app_settings</w:delText>
            </w:r>
            <w:r w:rsidRPr="00097C1B" w:rsidDel="00AA66E8">
              <w:rPr>
                <w:rFonts w:ascii="Times New Roman" w:hAnsi="Times New Roman"/>
                <w:noProof/>
                <w:webHidden/>
                <w:sz w:val="28"/>
                <w:szCs w:val="28"/>
              </w:rPr>
              <w:tab/>
            </w:r>
            <w:r w:rsidR="00AA66E8" w:rsidDel="00AA66E8">
              <w:rPr>
                <w:rFonts w:ascii="Times New Roman" w:hAnsi="Times New Roman"/>
                <w:noProof/>
                <w:webHidden/>
                <w:sz w:val="28"/>
                <w:szCs w:val="28"/>
              </w:rPr>
              <w:delText>44</w:delText>
            </w:r>
          </w:del>
        </w:p>
        <w:p w:rsidR="00207807" w:rsidRPr="00097C1B" w:rsidDel="00AA66E8" w:rsidRDefault="00207807">
          <w:pPr>
            <w:pStyle w:val="21"/>
            <w:tabs>
              <w:tab w:val="right" w:leader="dot" w:pos="9628"/>
            </w:tabs>
            <w:rPr>
              <w:del w:id="2245" w:author="Sasha Azazlov" w:date="2026-05-20T12:38:00Z" w16du:dateUtc="2026-05-20T09:38:00Z"/>
              <w:rFonts w:ascii="Times New Roman" w:eastAsiaTheme="minorEastAsia" w:hAnsi="Times New Roman"/>
              <w:smallCaps w:val="0"/>
              <w:noProof/>
              <w:kern w:val="2"/>
              <w:sz w:val="28"/>
              <w:szCs w:val="28"/>
              <w14:ligatures w14:val="standardContextual"/>
            </w:rPr>
          </w:pPr>
          <w:del w:id="2246" w:author="Sasha Azazlov" w:date="2026-05-20T12:38:00Z" w16du:dateUtc="2026-05-20T09:38:00Z">
            <w:r w:rsidRPr="00AA66E8" w:rsidDel="00AA66E8">
              <w:rPr>
                <w:rFonts w:ascii="Times New Roman" w:hAnsi="Times New Roman"/>
                <w:noProof/>
                <w:sz w:val="28"/>
                <w:szCs w:val="28"/>
                <w:rPrChange w:id="2247" w:author="Sasha Azazlov" w:date="2026-05-20T12:38:00Z" w16du:dateUtc="2026-05-20T09:38:00Z">
                  <w:rPr>
                    <w:rStyle w:val="a3"/>
                    <w:rFonts w:ascii="Times New Roman" w:hAnsi="Times New Roman"/>
                    <w:noProof/>
                    <w:sz w:val="28"/>
                    <w:szCs w:val="28"/>
                  </w:rPr>
                </w:rPrChange>
              </w:rPr>
              <w:delText>3.2 Реализация криптографической защиты</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44</w:delText>
            </w:r>
          </w:del>
        </w:p>
        <w:p w:rsidR="00207807" w:rsidRPr="00097C1B" w:rsidDel="00AA66E8" w:rsidRDefault="00207807">
          <w:pPr>
            <w:pStyle w:val="31"/>
            <w:tabs>
              <w:tab w:val="right" w:leader="dot" w:pos="9628"/>
            </w:tabs>
            <w:rPr>
              <w:del w:id="2248" w:author="Sasha Azazlov" w:date="2026-05-20T12:38:00Z" w16du:dateUtc="2026-05-20T09:38:00Z"/>
              <w:rFonts w:ascii="Times New Roman" w:eastAsiaTheme="minorEastAsia" w:hAnsi="Times New Roman"/>
              <w:i w:val="0"/>
              <w:iCs w:val="0"/>
              <w:noProof/>
              <w:kern w:val="2"/>
              <w:sz w:val="28"/>
              <w:szCs w:val="28"/>
              <w14:ligatures w14:val="standardContextual"/>
            </w:rPr>
          </w:pPr>
          <w:del w:id="2249" w:author="Sasha Azazlov" w:date="2026-05-20T12:38:00Z" w16du:dateUtc="2026-05-20T09:38:00Z">
            <w:r w:rsidRPr="00AA66E8" w:rsidDel="00AA66E8">
              <w:rPr>
                <w:rFonts w:ascii="Times New Roman" w:hAnsi="Times New Roman"/>
                <w:noProof/>
                <w:sz w:val="28"/>
                <w:szCs w:val="28"/>
                <w:rPrChange w:id="2250" w:author="Sasha Azazlov" w:date="2026-05-20T12:38:00Z" w16du:dateUtc="2026-05-20T09:38:00Z">
                  <w:rPr>
                    <w:rStyle w:val="a3"/>
                    <w:rFonts w:ascii="Times New Roman" w:hAnsi="Times New Roman"/>
                    <w:noProof/>
                    <w:sz w:val="28"/>
                    <w:szCs w:val="28"/>
                  </w:rPr>
                </w:rPrChange>
              </w:rPr>
              <w:delText>3.2.1 Общая концепция</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44</w:delText>
            </w:r>
          </w:del>
        </w:p>
        <w:p w:rsidR="00207807" w:rsidRPr="00097C1B" w:rsidDel="00AA66E8" w:rsidRDefault="00207807">
          <w:pPr>
            <w:pStyle w:val="31"/>
            <w:tabs>
              <w:tab w:val="right" w:leader="dot" w:pos="9628"/>
            </w:tabs>
            <w:rPr>
              <w:del w:id="2251" w:author="Sasha Azazlov" w:date="2026-05-20T12:38:00Z" w16du:dateUtc="2026-05-20T09:38:00Z"/>
              <w:rFonts w:ascii="Times New Roman" w:eastAsiaTheme="minorEastAsia" w:hAnsi="Times New Roman"/>
              <w:i w:val="0"/>
              <w:iCs w:val="0"/>
              <w:noProof/>
              <w:kern w:val="2"/>
              <w:sz w:val="28"/>
              <w:szCs w:val="28"/>
              <w14:ligatures w14:val="standardContextual"/>
            </w:rPr>
          </w:pPr>
          <w:del w:id="2252" w:author="Sasha Azazlov" w:date="2026-05-20T12:38:00Z" w16du:dateUtc="2026-05-20T09:38:00Z">
            <w:r w:rsidRPr="00AA66E8" w:rsidDel="00AA66E8">
              <w:rPr>
                <w:rFonts w:ascii="Times New Roman" w:hAnsi="Times New Roman"/>
                <w:noProof/>
                <w:sz w:val="28"/>
                <w:szCs w:val="28"/>
                <w:rPrChange w:id="2253" w:author="Sasha Azazlov" w:date="2026-05-20T12:38:00Z" w16du:dateUtc="2026-05-20T09:38:00Z">
                  <w:rPr>
                    <w:rStyle w:val="a3"/>
                    <w:rFonts w:ascii="Times New Roman" w:hAnsi="Times New Roman"/>
                    <w:noProof/>
                    <w:sz w:val="28"/>
                    <w:szCs w:val="28"/>
                  </w:rPr>
                </w:rPrChange>
              </w:rPr>
              <w:delText>3.2.2 Деривация ключа: PBKDF2-HMAC-SHA256</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45</w:delText>
            </w:r>
          </w:del>
        </w:p>
        <w:p w:rsidR="00207807" w:rsidRPr="00097C1B" w:rsidDel="00AA66E8" w:rsidRDefault="00207807">
          <w:pPr>
            <w:pStyle w:val="31"/>
            <w:tabs>
              <w:tab w:val="right" w:leader="dot" w:pos="9628"/>
            </w:tabs>
            <w:rPr>
              <w:del w:id="2254" w:author="Sasha Azazlov" w:date="2026-05-20T12:38:00Z" w16du:dateUtc="2026-05-20T09:38:00Z"/>
              <w:rFonts w:ascii="Times New Roman" w:eastAsiaTheme="minorEastAsia" w:hAnsi="Times New Roman"/>
              <w:i w:val="0"/>
              <w:iCs w:val="0"/>
              <w:noProof/>
              <w:kern w:val="2"/>
              <w:sz w:val="28"/>
              <w:szCs w:val="28"/>
              <w14:ligatures w14:val="standardContextual"/>
            </w:rPr>
          </w:pPr>
          <w:del w:id="2255" w:author="Sasha Azazlov" w:date="2026-05-20T12:38:00Z" w16du:dateUtc="2026-05-20T09:38:00Z">
            <w:r w:rsidRPr="00AA66E8" w:rsidDel="00AA66E8">
              <w:rPr>
                <w:rFonts w:ascii="Times New Roman" w:hAnsi="Times New Roman"/>
                <w:noProof/>
                <w:sz w:val="28"/>
                <w:szCs w:val="28"/>
                <w:rPrChange w:id="2256" w:author="Sasha Azazlov" w:date="2026-05-20T12:38:00Z" w16du:dateUtc="2026-05-20T09:38:00Z">
                  <w:rPr>
                    <w:rStyle w:val="a3"/>
                    <w:rFonts w:ascii="Times New Roman" w:hAnsi="Times New Roman"/>
                    <w:noProof/>
                    <w:sz w:val="28"/>
                    <w:szCs w:val="28"/>
                  </w:rPr>
                </w:rPrChange>
              </w:rPr>
              <w:delText>3.2.3 Шифрование: ChaCha20-Poly1305</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45</w:delText>
            </w:r>
          </w:del>
        </w:p>
        <w:p w:rsidR="00207807" w:rsidRPr="00097C1B" w:rsidDel="00AA66E8" w:rsidRDefault="00207807">
          <w:pPr>
            <w:pStyle w:val="31"/>
            <w:tabs>
              <w:tab w:val="right" w:leader="dot" w:pos="9628"/>
            </w:tabs>
            <w:rPr>
              <w:del w:id="2257" w:author="Sasha Azazlov" w:date="2026-05-20T12:38:00Z" w16du:dateUtc="2026-05-20T09:38:00Z"/>
              <w:rFonts w:ascii="Times New Roman" w:eastAsiaTheme="minorEastAsia" w:hAnsi="Times New Roman"/>
              <w:i w:val="0"/>
              <w:iCs w:val="0"/>
              <w:noProof/>
              <w:kern w:val="2"/>
              <w:sz w:val="28"/>
              <w:szCs w:val="28"/>
              <w14:ligatures w14:val="standardContextual"/>
            </w:rPr>
          </w:pPr>
          <w:del w:id="2258" w:author="Sasha Azazlov" w:date="2026-05-20T12:38:00Z" w16du:dateUtc="2026-05-20T09:38:00Z">
            <w:r w:rsidRPr="00AA66E8" w:rsidDel="00AA66E8">
              <w:rPr>
                <w:rFonts w:ascii="Times New Roman" w:hAnsi="Times New Roman"/>
                <w:noProof/>
                <w:sz w:val="28"/>
                <w:szCs w:val="28"/>
                <w:rPrChange w:id="2259" w:author="Sasha Azazlov" w:date="2026-05-20T12:38:00Z" w16du:dateUtc="2026-05-20T09:38:00Z">
                  <w:rPr>
                    <w:rStyle w:val="a3"/>
                    <w:rFonts w:ascii="Times New Roman" w:hAnsi="Times New Roman"/>
                    <w:noProof/>
                    <w:sz w:val="28"/>
                    <w:szCs w:val="28"/>
                  </w:rPr>
                </w:rPrChange>
              </w:rPr>
              <w:delText>3.2.4 Nonce и управление им</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46</w:delText>
            </w:r>
          </w:del>
        </w:p>
        <w:p w:rsidR="00207807" w:rsidRPr="00097C1B" w:rsidDel="00AA66E8" w:rsidRDefault="00207807">
          <w:pPr>
            <w:pStyle w:val="31"/>
            <w:tabs>
              <w:tab w:val="right" w:leader="dot" w:pos="9628"/>
            </w:tabs>
            <w:rPr>
              <w:del w:id="2260" w:author="Sasha Azazlov" w:date="2026-05-20T12:38:00Z" w16du:dateUtc="2026-05-20T09:38:00Z"/>
              <w:rFonts w:ascii="Times New Roman" w:eastAsiaTheme="minorEastAsia" w:hAnsi="Times New Roman"/>
              <w:i w:val="0"/>
              <w:iCs w:val="0"/>
              <w:noProof/>
              <w:kern w:val="2"/>
              <w:sz w:val="28"/>
              <w:szCs w:val="28"/>
              <w14:ligatures w14:val="standardContextual"/>
            </w:rPr>
          </w:pPr>
          <w:del w:id="2261" w:author="Sasha Azazlov" w:date="2026-05-20T12:38:00Z" w16du:dateUtc="2026-05-20T09:38:00Z">
            <w:r w:rsidRPr="00AA66E8" w:rsidDel="00AA66E8">
              <w:rPr>
                <w:rFonts w:ascii="Times New Roman" w:hAnsi="Times New Roman"/>
                <w:noProof/>
                <w:sz w:val="28"/>
                <w:szCs w:val="28"/>
                <w:rPrChange w:id="2262" w:author="Sasha Azazlov" w:date="2026-05-20T12:38:00Z" w16du:dateUtc="2026-05-20T09:38:00Z">
                  <w:rPr>
                    <w:rStyle w:val="a3"/>
                    <w:rFonts w:ascii="Times New Roman" w:hAnsi="Times New Roman"/>
                    <w:noProof/>
                    <w:sz w:val="28"/>
                    <w:szCs w:val="28"/>
                  </w:rPr>
                </w:rPrChange>
              </w:rPr>
              <w:delText>3.2.5 Authentication tag</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46</w:delText>
            </w:r>
          </w:del>
        </w:p>
        <w:p w:rsidR="00207807" w:rsidRPr="00097C1B" w:rsidDel="00AA66E8" w:rsidRDefault="00207807">
          <w:pPr>
            <w:pStyle w:val="31"/>
            <w:tabs>
              <w:tab w:val="right" w:leader="dot" w:pos="9628"/>
            </w:tabs>
            <w:rPr>
              <w:del w:id="2263" w:author="Sasha Azazlov" w:date="2026-05-20T12:38:00Z" w16du:dateUtc="2026-05-20T09:38:00Z"/>
              <w:rFonts w:ascii="Times New Roman" w:eastAsiaTheme="minorEastAsia" w:hAnsi="Times New Roman"/>
              <w:i w:val="0"/>
              <w:iCs w:val="0"/>
              <w:noProof/>
              <w:kern w:val="2"/>
              <w:sz w:val="28"/>
              <w:szCs w:val="28"/>
              <w14:ligatures w14:val="standardContextual"/>
            </w:rPr>
          </w:pPr>
          <w:del w:id="2264" w:author="Sasha Azazlov" w:date="2026-05-20T12:38:00Z" w16du:dateUtc="2026-05-20T09:38:00Z">
            <w:r w:rsidRPr="00AA66E8" w:rsidDel="00AA66E8">
              <w:rPr>
                <w:rFonts w:ascii="Times New Roman" w:hAnsi="Times New Roman"/>
                <w:noProof/>
                <w:sz w:val="28"/>
                <w:szCs w:val="28"/>
                <w:rPrChange w:id="2265" w:author="Sasha Azazlov" w:date="2026-05-20T12:38:00Z" w16du:dateUtc="2026-05-20T09:38:00Z">
                  <w:rPr>
                    <w:rStyle w:val="a3"/>
                    <w:rFonts w:ascii="Times New Roman" w:hAnsi="Times New Roman"/>
                    <w:noProof/>
                    <w:sz w:val="28"/>
                    <w:szCs w:val="28"/>
                  </w:rPr>
                </w:rPrChange>
              </w:rPr>
              <w:delText>3.2.6 CSPRNG</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46</w:delText>
            </w:r>
          </w:del>
        </w:p>
        <w:p w:rsidR="00207807" w:rsidRPr="00097C1B" w:rsidDel="00AA66E8" w:rsidRDefault="00207807">
          <w:pPr>
            <w:pStyle w:val="31"/>
            <w:tabs>
              <w:tab w:val="right" w:leader="dot" w:pos="9628"/>
            </w:tabs>
            <w:rPr>
              <w:del w:id="2266" w:author="Sasha Azazlov" w:date="2026-05-20T12:38:00Z" w16du:dateUtc="2026-05-20T09:38:00Z"/>
              <w:rFonts w:ascii="Times New Roman" w:eastAsiaTheme="minorEastAsia" w:hAnsi="Times New Roman"/>
              <w:i w:val="0"/>
              <w:iCs w:val="0"/>
              <w:noProof/>
              <w:kern w:val="2"/>
              <w:sz w:val="28"/>
              <w:szCs w:val="28"/>
              <w14:ligatures w14:val="standardContextual"/>
            </w:rPr>
          </w:pPr>
          <w:del w:id="2267" w:author="Sasha Azazlov" w:date="2026-05-20T12:38:00Z" w16du:dateUtc="2026-05-20T09:38:00Z">
            <w:r w:rsidRPr="00AA66E8" w:rsidDel="00AA66E8">
              <w:rPr>
                <w:rFonts w:ascii="Times New Roman" w:hAnsi="Times New Roman"/>
                <w:noProof/>
                <w:sz w:val="28"/>
                <w:szCs w:val="28"/>
                <w:rPrChange w:id="2268" w:author="Sasha Azazlov" w:date="2026-05-20T12:38:00Z" w16du:dateUtc="2026-05-20T09:38:00Z">
                  <w:rPr>
                    <w:rStyle w:val="a3"/>
                    <w:rFonts w:ascii="Times New Roman" w:hAnsi="Times New Roman"/>
                    <w:noProof/>
                    <w:sz w:val="28"/>
                    <w:szCs w:val="28"/>
                  </w:rPr>
                </w:rPrChange>
              </w:rPr>
              <w:delText>3.2.7 Пример криптографического потока</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47</w:delText>
            </w:r>
          </w:del>
        </w:p>
        <w:p w:rsidR="00207807" w:rsidRPr="00097C1B" w:rsidDel="00AA66E8" w:rsidRDefault="00207807">
          <w:pPr>
            <w:pStyle w:val="21"/>
            <w:tabs>
              <w:tab w:val="right" w:leader="dot" w:pos="9628"/>
            </w:tabs>
            <w:rPr>
              <w:del w:id="2269" w:author="Sasha Azazlov" w:date="2026-05-20T12:38:00Z" w16du:dateUtc="2026-05-20T09:38:00Z"/>
              <w:rFonts w:ascii="Times New Roman" w:eastAsiaTheme="minorEastAsia" w:hAnsi="Times New Roman"/>
              <w:smallCaps w:val="0"/>
              <w:noProof/>
              <w:kern w:val="2"/>
              <w:sz w:val="28"/>
              <w:szCs w:val="28"/>
              <w14:ligatures w14:val="standardContextual"/>
            </w:rPr>
          </w:pPr>
          <w:del w:id="2270" w:author="Sasha Azazlov" w:date="2026-05-20T12:38:00Z" w16du:dateUtc="2026-05-20T09:38:00Z">
            <w:r w:rsidRPr="00AA66E8" w:rsidDel="00AA66E8">
              <w:rPr>
                <w:rFonts w:ascii="Times New Roman" w:hAnsi="Times New Roman"/>
                <w:noProof/>
                <w:sz w:val="28"/>
                <w:szCs w:val="28"/>
                <w:rPrChange w:id="2271" w:author="Sasha Azazlov" w:date="2026-05-20T12:38:00Z" w16du:dateUtc="2026-05-20T09:38:00Z">
                  <w:rPr>
                    <w:rStyle w:val="a3"/>
                    <w:rFonts w:ascii="Times New Roman" w:hAnsi="Times New Roman"/>
                    <w:noProof/>
                    <w:sz w:val="28"/>
                    <w:szCs w:val="28"/>
                  </w:rPr>
                </w:rPrChange>
              </w:rPr>
              <w:delText>3.3 Разработка интерфейса</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47</w:delText>
            </w:r>
          </w:del>
        </w:p>
        <w:p w:rsidR="00207807" w:rsidRPr="00097C1B" w:rsidDel="00AA66E8" w:rsidRDefault="00207807">
          <w:pPr>
            <w:pStyle w:val="31"/>
            <w:tabs>
              <w:tab w:val="right" w:leader="dot" w:pos="9628"/>
            </w:tabs>
            <w:rPr>
              <w:del w:id="2272" w:author="Sasha Azazlov" w:date="2026-05-20T12:38:00Z" w16du:dateUtc="2026-05-20T09:38:00Z"/>
              <w:rFonts w:ascii="Times New Roman" w:eastAsiaTheme="minorEastAsia" w:hAnsi="Times New Roman"/>
              <w:i w:val="0"/>
              <w:iCs w:val="0"/>
              <w:noProof/>
              <w:kern w:val="2"/>
              <w:sz w:val="28"/>
              <w:szCs w:val="28"/>
              <w14:ligatures w14:val="standardContextual"/>
            </w:rPr>
          </w:pPr>
          <w:del w:id="2273" w:author="Sasha Azazlov" w:date="2026-05-20T12:38:00Z" w16du:dateUtc="2026-05-20T09:38:00Z">
            <w:r w:rsidRPr="00AA66E8" w:rsidDel="00AA66E8">
              <w:rPr>
                <w:rFonts w:ascii="Times New Roman" w:hAnsi="Times New Roman"/>
                <w:noProof/>
                <w:sz w:val="28"/>
                <w:szCs w:val="28"/>
                <w:rPrChange w:id="2274" w:author="Sasha Azazlov" w:date="2026-05-20T12:38:00Z" w16du:dateUtc="2026-05-20T09:38:00Z">
                  <w:rPr>
                    <w:rStyle w:val="a3"/>
                    <w:rFonts w:ascii="Times New Roman" w:hAnsi="Times New Roman"/>
                    <w:noProof/>
                    <w:sz w:val="28"/>
                    <w:szCs w:val="28"/>
                  </w:rPr>
                </w:rPrChange>
              </w:rPr>
              <w:delText>Интерфейс приложения разработан в соответствии с принципами Material Design 3, обеспечивая интуитивную навигацию и единообразие на всех платформах.</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47</w:delText>
            </w:r>
          </w:del>
        </w:p>
        <w:p w:rsidR="00207807" w:rsidRPr="00097C1B" w:rsidDel="00AA66E8" w:rsidRDefault="00207807">
          <w:pPr>
            <w:pStyle w:val="31"/>
            <w:tabs>
              <w:tab w:val="right" w:leader="dot" w:pos="9628"/>
            </w:tabs>
            <w:rPr>
              <w:del w:id="2275" w:author="Sasha Azazlov" w:date="2026-05-20T12:38:00Z" w16du:dateUtc="2026-05-20T09:38:00Z"/>
              <w:rFonts w:ascii="Times New Roman" w:eastAsiaTheme="minorEastAsia" w:hAnsi="Times New Roman"/>
              <w:i w:val="0"/>
              <w:iCs w:val="0"/>
              <w:noProof/>
              <w:kern w:val="2"/>
              <w:sz w:val="28"/>
              <w:szCs w:val="28"/>
              <w14:ligatures w14:val="standardContextual"/>
            </w:rPr>
          </w:pPr>
          <w:del w:id="2276" w:author="Sasha Azazlov" w:date="2026-05-20T12:38:00Z" w16du:dateUtc="2026-05-20T09:38:00Z">
            <w:r w:rsidRPr="00AA66E8" w:rsidDel="00AA66E8">
              <w:rPr>
                <w:rFonts w:ascii="Times New Roman" w:hAnsi="Times New Roman"/>
                <w:noProof/>
                <w:sz w:val="28"/>
                <w:szCs w:val="28"/>
                <w:rPrChange w:id="2277" w:author="Sasha Azazlov" w:date="2026-05-20T12:38:00Z" w16du:dateUtc="2026-05-20T09:38:00Z">
                  <w:rPr>
                    <w:rStyle w:val="a3"/>
                    <w:rFonts w:ascii="Times New Roman" w:hAnsi="Times New Roman"/>
                    <w:noProof/>
                    <w:sz w:val="28"/>
                    <w:szCs w:val="28"/>
                  </w:rPr>
                </w:rPrChange>
              </w:rPr>
              <w:delText>3.3.1 Экран авторизации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47</w:delText>
            </w:r>
          </w:del>
        </w:p>
        <w:p w:rsidR="00207807" w:rsidRPr="00097C1B" w:rsidDel="00AA66E8" w:rsidRDefault="00207807">
          <w:pPr>
            <w:pStyle w:val="31"/>
            <w:tabs>
              <w:tab w:val="right" w:leader="dot" w:pos="9628"/>
            </w:tabs>
            <w:rPr>
              <w:del w:id="2278" w:author="Sasha Azazlov" w:date="2026-05-20T12:38:00Z" w16du:dateUtc="2026-05-20T09:38:00Z"/>
              <w:rFonts w:ascii="Times New Roman" w:eastAsiaTheme="minorEastAsia" w:hAnsi="Times New Roman"/>
              <w:i w:val="0"/>
              <w:iCs w:val="0"/>
              <w:noProof/>
              <w:kern w:val="2"/>
              <w:sz w:val="28"/>
              <w:szCs w:val="28"/>
              <w14:ligatures w14:val="standardContextual"/>
            </w:rPr>
          </w:pPr>
          <w:del w:id="2279" w:author="Sasha Azazlov" w:date="2026-05-20T12:38:00Z" w16du:dateUtc="2026-05-20T09:38:00Z">
            <w:r w:rsidRPr="00AA66E8" w:rsidDel="00AA66E8">
              <w:rPr>
                <w:rFonts w:ascii="Times New Roman" w:hAnsi="Times New Roman"/>
                <w:noProof/>
                <w:sz w:val="28"/>
                <w:szCs w:val="28"/>
                <w:rPrChange w:id="2280" w:author="Sasha Azazlov" w:date="2026-05-20T12:38:00Z" w16du:dateUtc="2026-05-20T09:38:00Z">
                  <w:rPr>
                    <w:rStyle w:val="a3"/>
                    <w:rFonts w:ascii="Times New Roman" w:hAnsi="Times New Roman"/>
                    <w:noProof/>
                    <w:sz w:val="28"/>
                    <w:szCs w:val="28"/>
                  </w:rPr>
                </w:rPrChange>
              </w:rPr>
              <w:delText>3.3.2 Экран генератора паролей</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48</w:delText>
            </w:r>
          </w:del>
        </w:p>
        <w:p w:rsidR="00207807" w:rsidRPr="00097C1B" w:rsidDel="00AA66E8" w:rsidRDefault="00207807">
          <w:pPr>
            <w:pStyle w:val="31"/>
            <w:tabs>
              <w:tab w:val="right" w:leader="dot" w:pos="9628"/>
            </w:tabs>
            <w:rPr>
              <w:del w:id="2281" w:author="Sasha Azazlov" w:date="2026-05-20T12:38:00Z" w16du:dateUtc="2026-05-20T09:38:00Z"/>
              <w:rFonts w:ascii="Times New Roman" w:eastAsiaTheme="minorEastAsia" w:hAnsi="Times New Roman"/>
              <w:i w:val="0"/>
              <w:iCs w:val="0"/>
              <w:noProof/>
              <w:kern w:val="2"/>
              <w:sz w:val="28"/>
              <w:szCs w:val="28"/>
              <w14:ligatures w14:val="standardContextual"/>
            </w:rPr>
          </w:pPr>
          <w:del w:id="2282" w:author="Sasha Azazlov" w:date="2026-05-20T12:38:00Z" w16du:dateUtc="2026-05-20T09:38:00Z">
            <w:r w:rsidRPr="00AA66E8" w:rsidDel="00AA66E8">
              <w:rPr>
                <w:rFonts w:ascii="Times New Roman" w:hAnsi="Times New Roman"/>
                <w:noProof/>
                <w:sz w:val="28"/>
                <w:szCs w:val="28"/>
                <w:rPrChange w:id="2283" w:author="Sasha Azazlov" w:date="2026-05-20T12:38:00Z" w16du:dateUtc="2026-05-20T09:38:00Z">
                  <w:rPr>
                    <w:rStyle w:val="a3"/>
                    <w:rFonts w:ascii="Times New Roman" w:hAnsi="Times New Roman"/>
                    <w:noProof/>
                    <w:sz w:val="28"/>
                    <w:szCs w:val="28"/>
                  </w:rPr>
                </w:rPrChange>
              </w:rPr>
              <w:delText>3.3.3 Экран списка паролей</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48</w:delText>
            </w:r>
          </w:del>
        </w:p>
        <w:p w:rsidR="00207807" w:rsidRPr="00097C1B" w:rsidDel="00AA66E8" w:rsidRDefault="00207807">
          <w:pPr>
            <w:pStyle w:val="31"/>
            <w:tabs>
              <w:tab w:val="right" w:leader="dot" w:pos="9628"/>
            </w:tabs>
            <w:rPr>
              <w:del w:id="2284" w:author="Sasha Azazlov" w:date="2026-05-20T12:38:00Z" w16du:dateUtc="2026-05-20T09:38:00Z"/>
              <w:rFonts w:ascii="Times New Roman" w:eastAsiaTheme="minorEastAsia" w:hAnsi="Times New Roman"/>
              <w:i w:val="0"/>
              <w:iCs w:val="0"/>
              <w:noProof/>
              <w:kern w:val="2"/>
              <w:sz w:val="28"/>
              <w:szCs w:val="28"/>
              <w14:ligatures w14:val="standardContextual"/>
            </w:rPr>
          </w:pPr>
          <w:del w:id="2285" w:author="Sasha Azazlov" w:date="2026-05-20T12:38:00Z" w16du:dateUtc="2026-05-20T09:38:00Z">
            <w:r w:rsidRPr="00AA66E8" w:rsidDel="00AA66E8">
              <w:rPr>
                <w:rFonts w:ascii="Times New Roman" w:hAnsi="Times New Roman"/>
                <w:noProof/>
                <w:sz w:val="28"/>
                <w:szCs w:val="28"/>
                <w:rPrChange w:id="2286" w:author="Sasha Azazlov" w:date="2026-05-20T12:38:00Z" w16du:dateUtc="2026-05-20T09:38:00Z">
                  <w:rPr>
                    <w:rStyle w:val="a3"/>
                    <w:rFonts w:ascii="Times New Roman" w:hAnsi="Times New Roman"/>
                    <w:noProof/>
                    <w:sz w:val="28"/>
                    <w:szCs w:val="28"/>
                  </w:rPr>
                </w:rPrChange>
              </w:rPr>
              <w:delText>3.3.4 Экран просмотра записи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49</w:delText>
            </w:r>
          </w:del>
        </w:p>
        <w:p w:rsidR="00207807" w:rsidRPr="00097C1B" w:rsidDel="00AA66E8" w:rsidRDefault="00207807">
          <w:pPr>
            <w:pStyle w:val="31"/>
            <w:tabs>
              <w:tab w:val="right" w:leader="dot" w:pos="9628"/>
            </w:tabs>
            <w:rPr>
              <w:del w:id="2287" w:author="Sasha Azazlov" w:date="2026-05-20T12:38:00Z" w16du:dateUtc="2026-05-20T09:38:00Z"/>
              <w:rFonts w:ascii="Times New Roman" w:eastAsiaTheme="minorEastAsia" w:hAnsi="Times New Roman"/>
              <w:i w:val="0"/>
              <w:iCs w:val="0"/>
              <w:noProof/>
              <w:kern w:val="2"/>
              <w:sz w:val="28"/>
              <w:szCs w:val="28"/>
              <w14:ligatures w14:val="standardContextual"/>
            </w:rPr>
          </w:pPr>
          <w:del w:id="2288" w:author="Sasha Azazlov" w:date="2026-05-20T12:38:00Z" w16du:dateUtc="2026-05-20T09:38:00Z">
            <w:r w:rsidRPr="00AA66E8" w:rsidDel="00AA66E8">
              <w:rPr>
                <w:rFonts w:ascii="Times New Roman" w:hAnsi="Times New Roman"/>
                <w:noProof/>
                <w:sz w:val="28"/>
                <w:szCs w:val="28"/>
                <w:rPrChange w:id="2289" w:author="Sasha Azazlov" w:date="2026-05-20T12:38:00Z" w16du:dateUtc="2026-05-20T09:38:00Z">
                  <w:rPr>
                    <w:rStyle w:val="a3"/>
                    <w:rFonts w:ascii="Times New Roman" w:hAnsi="Times New Roman"/>
                    <w:noProof/>
                    <w:sz w:val="28"/>
                    <w:szCs w:val="28"/>
                  </w:rPr>
                </w:rPrChange>
              </w:rPr>
              <w:delText>3.3.5 Экран журнала безопасности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49</w:delText>
            </w:r>
          </w:del>
        </w:p>
        <w:p w:rsidR="00207807" w:rsidRPr="00097C1B" w:rsidDel="00AA66E8" w:rsidRDefault="00207807">
          <w:pPr>
            <w:pStyle w:val="31"/>
            <w:tabs>
              <w:tab w:val="right" w:leader="dot" w:pos="9628"/>
            </w:tabs>
            <w:rPr>
              <w:del w:id="2290" w:author="Sasha Azazlov" w:date="2026-05-20T12:38:00Z" w16du:dateUtc="2026-05-20T09:38:00Z"/>
              <w:rFonts w:ascii="Times New Roman" w:eastAsiaTheme="minorEastAsia" w:hAnsi="Times New Roman"/>
              <w:i w:val="0"/>
              <w:iCs w:val="0"/>
              <w:noProof/>
              <w:kern w:val="2"/>
              <w:sz w:val="28"/>
              <w:szCs w:val="28"/>
              <w14:ligatures w14:val="standardContextual"/>
            </w:rPr>
          </w:pPr>
          <w:del w:id="2291" w:author="Sasha Azazlov" w:date="2026-05-20T12:38:00Z" w16du:dateUtc="2026-05-20T09:38:00Z">
            <w:r w:rsidRPr="00AA66E8" w:rsidDel="00AA66E8">
              <w:rPr>
                <w:rFonts w:ascii="Times New Roman" w:hAnsi="Times New Roman"/>
                <w:noProof/>
                <w:sz w:val="28"/>
                <w:szCs w:val="28"/>
                <w:rPrChange w:id="2292" w:author="Sasha Azazlov" w:date="2026-05-20T12:38:00Z" w16du:dateUtc="2026-05-20T09:38:00Z">
                  <w:rPr>
                    <w:rStyle w:val="a3"/>
                    <w:rFonts w:ascii="Times New Roman" w:hAnsi="Times New Roman"/>
                    <w:noProof/>
                    <w:sz w:val="28"/>
                    <w:szCs w:val="28"/>
                  </w:rPr>
                </w:rPrChange>
              </w:rPr>
              <w:delText>3.3.6 Экран настроек</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49</w:delText>
            </w:r>
          </w:del>
        </w:p>
        <w:p w:rsidR="00207807" w:rsidRPr="00097C1B" w:rsidDel="00AA66E8" w:rsidRDefault="00207807">
          <w:pPr>
            <w:pStyle w:val="21"/>
            <w:tabs>
              <w:tab w:val="right" w:leader="dot" w:pos="9628"/>
            </w:tabs>
            <w:rPr>
              <w:del w:id="2293" w:author="Sasha Azazlov" w:date="2026-05-20T12:38:00Z" w16du:dateUtc="2026-05-20T09:38:00Z"/>
              <w:rFonts w:ascii="Times New Roman" w:eastAsiaTheme="minorEastAsia" w:hAnsi="Times New Roman"/>
              <w:smallCaps w:val="0"/>
              <w:noProof/>
              <w:kern w:val="2"/>
              <w:sz w:val="28"/>
              <w:szCs w:val="28"/>
              <w14:ligatures w14:val="standardContextual"/>
            </w:rPr>
          </w:pPr>
          <w:del w:id="2294" w:author="Sasha Azazlov" w:date="2026-05-20T12:38:00Z" w16du:dateUtc="2026-05-20T09:38:00Z">
            <w:r w:rsidRPr="00AA66E8" w:rsidDel="00AA66E8">
              <w:rPr>
                <w:rFonts w:ascii="Times New Roman" w:hAnsi="Times New Roman"/>
                <w:noProof/>
                <w:sz w:val="28"/>
                <w:szCs w:val="28"/>
                <w:rPrChange w:id="2295" w:author="Sasha Azazlov" w:date="2026-05-20T12:38:00Z" w16du:dateUtc="2026-05-20T09:38:00Z">
                  <w:rPr>
                    <w:rStyle w:val="a3"/>
                    <w:rFonts w:ascii="Times New Roman" w:hAnsi="Times New Roman"/>
                    <w:noProof/>
                    <w:sz w:val="28"/>
                    <w:szCs w:val="28"/>
                  </w:rPr>
                </w:rPrChange>
              </w:rPr>
              <w:delText>3.4 Реализация бизнес-логики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50</w:delText>
            </w:r>
          </w:del>
        </w:p>
        <w:p w:rsidR="00207807" w:rsidRPr="00097C1B" w:rsidDel="00AA66E8" w:rsidRDefault="00207807">
          <w:pPr>
            <w:pStyle w:val="31"/>
            <w:tabs>
              <w:tab w:val="right" w:leader="dot" w:pos="9628"/>
            </w:tabs>
            <w:rPr>
              <w:del w:id="2296" w:author="Sasha Azazlov" w:date="2026-05-20T12:38:00Z" w16du:dateUtc="2026-05-20T09:38:00Z"/>
              <w:rFonts w:ascii="Times New Roman" w:eastAsiaTheme="minorEastAsia" w:hAnsi="Times New Roman"/>
              <w:i w:val="0"/>
              <w:iCs w:val="0"/>
              <w:noProof/>
              <w:kern w:val="2"/>
              <w:sz w:val="28"/>
              <w:szCs w:val="28"/>
              <w14:ligatures w14:val="standardContextual"/>
            </w:rPr>
          </w:pPr>
          <w:del w:id="2297" w:author="Sasha Azazlov" w:date="2026-05-20T12:38:00Z" w16du:dateUtc="2026-05-20T09:38:00Z">
            <w:r w:rsidRPr="00AA66E8" w:rsidDel="00AA66E8">
              <w:rPr>
                <w:rFonts w:ascii="Times New Roman" w:hAnsi="Times New Roman"/>
                <w:noProof/>
                <w:sz w:val="28"/>
                <w:szCs w:val="28"/>
                <w:rPrChange w:id="2298" w:author="Sasha Azazlov" w:date="2026-05-20T12:38:00Z" w16du:dateUtc="2026-05-20T09:38:00Z">
                  <w:rPr>
                    <w:rStyle w:val="a3"/>
                    <w:rFonts w:ascii="Times New Roman" w:hAnsi="Times New Roman"/>
                    <w:noProof/>
                    <w:sz w:val="28"/>
                    <w:szCs w:val="28"/>
                  </w:rPr>
                </w:rPrChange>
              </w:rPr>
              <w:delText>3.4.1 CRUD-операции с паролями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50</w:delText>
            </w:r>
          </w:del>
        </w:p>
        <w:p w:rsidR="00207807" w:rsidRPr="00097C1B" w:rsidDel="00AA66E8" w:rsidRDefault="00207807">
          <w:pPr>
            <w:pStyle w:val="31"/>
            <w:tabs>
              <w:tab w:val="right" w:leader="dot" w:pos="9628"/>
            </w:tabs>
            <w:rPr>
              <w:del w:id="2299" w:author="Sasha Azazlov" w:date="2026-05-20T12:38:00Z" w16du:dateUtc="2026-05-20T09:38:00Z"/>
              <w:rFonts w:ascii="Times New Roman" w:eastAsiaTheme="minorEastAsia" w:hAnsi="Times New Roman"/>
              <w:i w:val="0"/>
              <w:iCs w:val="0"/>
              <w:noProof/>
              <w:kern w:val="2"/>
              <w:sz w:val="28"/>
              <w:szCs w:val="28"/>
              <w14:ligatures w14:val="standardContextual"/>
            </w:rPr>
          </w:pPr>
          <w:del w:id="2300" w:author="Sasha Azazlov" w:date="2026-05-20T12:38:00Z" w16du:dateUtc="2026-05-20T09:38:00Z">
            <w:r w:rsidRPr="00AA66E8" w:rsidDel="00AA66E8">
              <w:rPr>
                <w:rFonts w:ascii="Times New Roman" w:hAnsi="Times New Roman"/>
                <w:noProof/>
                <w:sz w:val="28"/>
                <w:szCs w:val="28"/>
                <w:rPrChange w:id="2301" w:author="Sasha Azazlov" w:date="2026-05-20T12:38:00Z" w16du:dateUtc="2026-05-20T09:38:00Z">
                  <w:rPr>
                    <w:rStyle w:val="a3"/>
                    <w:rFonts w:ascii="Times New Roman" w:hAnsi="Times New Roman"/>
                    <w:noProof/>
                    <w:sz w:val="28"/>
                    <w:szCs w:val="28"/>
                  </w:rPr>
                </w:rPrChange>
              </w:rPr>
              <w:delText>3.4.2 Генерация паролей</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50</w:delText>
            </w:r>
          </w:del>
        </w:p>
        <w:p w:rsidR="00207807" w:rsidRPr="00097C1B" w:rsidDel="00AA66E8" w:rsidRDefault="00207807">
          <w:pPr>
            <w:pStyle w:val="31"/>
            <w:tabs>
              <w:tab w:val="right" w:leader="dot" w:pos="9628"/>
            </w:tabs>
            <w:rPr>
              <w:del w:id="2302" w:author="Sasha Azazlov" w:date="2026-05-20T12:38:00Z" w16du:dateUtc="2026-05-20T09:38:00Z"/>
              <w:rFonts w:ascii="Times New Roman" w:eastAsiaTheme="minorEastAsia" w:hAnsi="Times New Roman"/>
              <w:i w:val="0"/>
              <w:iCs w:val="0"/>
              <w:noProof/>
              <w:kern w:val="2"/>
              <w:sz w:val="28"/>
              <w:szCs w:val="28"/>
              <w14:ligatures w14:val="standardContextual"/>
            </w:rPr>
          </w:pPr>
          <w:del w:id="2303" w:author="Sasha Azazlov" w:date="2026-05-20T12:38:00Z" w16du:dateUtc="2026-05-20T09:38:00Z">
            <w:r w:rsidRPr="00AA66E8" w:rsidDel="00AA66E8">
              <w:rPr>
                <w:rFonts w:ascii="Times New Roman" w:hAnsi="Times New Roman"/>
                <w:noProof/>
                <w:sz w:val="28"/>
                <w:szCs w:val="28"/>
                <w:rPrChange w:id="2304" w:author="Sasha Azazlov" w:date="2026-05-20T12:38:00Z" w16du:dateUtc="2026-05-20T09:38:00Z">
                  <w:rPr>
                    <w:rStyle w:val="a3"/>
                    <w:rFonts w:ascii="Times New Roman" w:hAnsi="Times New Roman"/>
                    <w:noProof/>
                    <w:sz w:val="28"/>
                    <w:szCs w:val="28"/>
                  </w:rPr>
                </w:rPrChange>
              </w:rPr>
              <w:delText>3.4.3 История паролей</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51</w:delText>
            </w:r>
          </w:del>
        </w:p>
        <w:p w:rsidR="00207807" w:rsidRPr="00097C1B" w:rsidDel="00AA66E8" w:rsidRDefault="00207807">
          <w:pPr>
            <w:pStyle w:val="31"/>
            <w:tabs>
              <w:tab w:val="right" w:leader="dot" w:pos="9628"/>
            </w:tabs>
            <w:rPr>
              <w:del w:id="2305" w:author="Sasha Azazlov" w:date="2026-05-20T12:38:00Z" w16du:dateUtc="2026-05-20T09:38:00Z"/>
              <w:rFonts w:ascii="Times New Roman" w:eastAsiaTheme="minorEastAsia" w:hAnsi="Times New Roman"/>
              <w:i w:val="0"/>
              <w:iCs w:val="0"/>
              <w:noProof/>
              <w:kern w:val="2"/>
              <w:sz w:val="28"/>
              <w:szCs w:val="28"/>
              <w14:ligatures w14:val="standardContextual"/>
            </w:rPr>
          </w:pPr>
          <w:del w:id="2306" w:author="Sasha Azazlov" w:date="2026-05-20T12:38:00Z" w16du:dateUtc="2026-05-20T09:38:00Z">
            <w:r w:rsidRPr="00AA66E8" w:rsidDel="00AA66E8">
              <w:rPr>
                <w:rFonts w:ascii="Times New Roman" w:hAnsi="Times New Roman"/>
                <w:noProof/>
                <w:sz w:val="28"/>
                <w:szCs w:val="28"/>
                <w:rPrChange w:id="2307" w:author="Sasha Azazlov" w:date="2026-05-20T12:38:00Z" w16du:dateUtc="2026-05-20T09:38:00Z">
                  <w:rPr>
                    <w:rStyle w:val="a3"/>
                    <w:rFonts w:ascii="Times New Roman" w:hAnsi="Times New Roman"/>
                    <w:noProof/>
                    <w:sz w:val="28"/>
                    <w:szCs w:val="28"/>
                  </w:rPr>
                </w:rPrChange>
              </w:rPr>
              <w:delText>3.4.4 Проверка надёжности пароля</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51</w:delText>
            </w:r>
          </w:del>
        </w:p>
        <w:p w:rsidR="00207807" w:rsidRPr="00097C1B" w:rsidDel="00AA66E8" w:rsidRDefault="00207807">
          <w:pPr>
            <w:pStyle w:val="31"/>
            <w:tabs>
              <w:tab w:val="right" w:leader="dot" w:pos="9628"/>
            </w:tabs>
            <w:rPr>
              <w:del w:id="2308" w:author="Sasha Azazlov" w:date="2026-05-20T12:38:00Z" w16du:dateUtc="2026-05-20T09:38:00Z"/>
              <w:rFonts w:ascii="Times New Roman" w:eastAsiaTheme="minorEastAsia" w:hAnsi="Times New Roman"/>
              <w:i w:val="0"/>
              <w:iCs w:val="0"/>
              <w:noProof/>
              <w:kern w:val="2"/>
              <w:sz w:val="28"/>
              <w:szCs w:val="28"/>
              <w14:ligatures w14:val="standardContextual"/>
            </w:rPr>
          </w:pPr>
          <w:del w:id="2309" w:author="Sasha Azazlov" w:date="2026-05-20T12:38:00Z" w16du:dateUtc="2026-05-20T09:38:00Z">
            <w:r w:rsidRPr="00AA66E8" w:rsidDel="00AA66E8">
              <w:rPr>
                <w:rFonts w:ascii="Times New Roman" w:hAnsi="Times New Roman"/>
                <w:noProof/>
                <w:sz w:val="28"/>
                <w:szCs w:val="28"/>
                <w:rPrChange w:id="2310" w:author="Sasha Azazlov" w:date="2026-05-20T12:38:00Z" w16du:dateUtc="2026-05-20T09:38:00Z">
                  <w:rPr>
                    <w:rStyle w:val="a3"/>
                    <w:rFonts w:ascii="Times New Roman" w:hAnsi="Times New Roman"/>
                    <w:noProof/>
                    <w:sz w:val="28"/>
                    <w:szCs w:val="28"/>
                  </w:rPr>
                </w:rPrChange>
              </w:rPr>
              <w:delText>3.4.5 Уведомления</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52</w:delText>
            </w:r>
          </w:del>
        </w:p>
        <w:p w:rsidR="00207807" w:rsidRPr="00097C1B" w:rsidDel="00AA66E8" w:rsidRDefault="00207807">
          <w:pPr>
            <w:pStyle w:val="31"/>
            <w:tabs>
              <w:tab w:val="right" w:leader="dot" w:pos="9628"/>
            </w:tabs>
            <w:rPr>
              <w:del w:id="2311" w:author="Sasha Azazlov" w:date="2026-05-20T12:38:00Z" w16du:dateUtc="2026-05-20T09:38:00Z"/>
              <w:rFonts w:ascii="Times New Roman" w:eastAsiaTheme="minorEastAsia" w:hAnsi="Times New Roman"/>
              <w:i w:val="0"/>
              <w:iCs w:val="0"/>
              <w:noProof/>
              <w:kern w:val="2"/>
              <w:sz w:val="28"/>
              <w:szCs w:val="28"/>
              <w14:ligatures w14:val="standardContextual"/>
            </w:rPr>
          </w:pPr>
          <w:del w:id="2312" w:author="Sasha Azazlov" w:date="2026-05-20T12:38:00Z" w16du:dateUtc="2026-05-20T09:38:00Z">
            <w:r w:rsidRPr="00AA66E8" w:rsidDel="00AA66E8">
              <w:rPr>
                <w:rFonts w:ascii="Times New Roman" w:hAnsi="Times New Roman"/>
                <w:noProof/>
                <w:sz w:val="28"/>
                <w:szCs w:val="28"/>
                <w:rPrChange w:id="2313" w:author="Sasha Azazlov" w:date="2026-05-20T12:38:00Z" w16du:dateUtc="2026-05-20T09:38:00Z">
                  <w:rPr>
                    <w:rStyle w:val="a3"/>
                    <w:rFonts w:ascii="Times New Roman" w:hAnsi="Times New Roman"/>
                    <w:noProof/>
                    <w:sz w:val="28"/>
                    <w:szCs w:val="28"/>
                  </w:rPr>
                </w:rPrChange>
              </w:rPr>
              <w:delText>3.4.6 Аудит действий</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52</w:delText>
            </w:r>
          </w:del>
        </w:p>
        <w:p w:rsidR="00207807" w:rsidRPr="00097C1B" w:rsidDel="00AA66E8" w:rsidRDefault="00207807">
          <w:pPr>
            <w:pStyle w:val="31"/>
            <w:tabs>
              <w:tab w:val="right" w:leader="dot" w:pos="9628"/>
            </w:tabs>
            <w:rPr>
              <w:del w:id="2314" w:author="Sasha Azazlov" w:date="2026-05-20T12:38:00Z" w16du:dateUtc="2026-05-20T09:38:00Z"/>
              <w:rFonts w:ascii="Times New Roman" w:eastAsiaTheme="minorEastAsia" w:hAnsi="Times New Roman"/>
              <w:i w:val="0"/>
              <w:iCs w:val="0"/>
              <w:noProof/>
              <w:kern w:val="2"/>
              <w:sz w:val="28"/>
              <w:szCs w:val="28"/>
              <w14:ligatures w14:val="standardContextual"/>
            </w:rPr>
          </w:pPr>
          <w:del w:id="2315" w:author="Sasha Azazlov" w:date="2026-05-20T12:38:00Z" w16du:dateUtc="2026-05-20T09:38:00Z">
            <w:r w:rsidRPr="00AA66E8" w:rsidDel="00AA66E8">
              <w:rPr>
                <w:rFonts w:ascii="Times New Roman" w:hAnsi="Times New Roman"/>
                <w:noProof/>
                <w:sz w:val="28"/>
                <w:szCs w:val="28"/>
                <w:rPrChange w:id="2316" w:author="Sasha Azazlov" w:date="2026-05-20T12:38:00Z" w16du:dateUtc="2026-05-20T09:38:00Z">
                  <w:rPr>
                    <w:rStyle w:val="a3"/>
                    <w:rFonts w:ascii="Times New Roman" w:hAnsi="Times New Roman"/>
                    <w:noProof/>
                    <w:sz w:val="28"/>
                    <w:szCs w:val="28"/>
                  </w:rPr>
                </w:rPrChange>
              </w:rPr>
              <w:delText>3.4.7 Автоблокировка</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53</w:delText>
            </w:r>
          </w:del>
        </w:p>
        <w:p w:rsidR="00207807" w:rsidRPr="00097C1B" w:rsidDel="00AA66E8" w:rsidRDefault="00207807">
          <w:pPr>
            <w:pStyle w:val="31"/>
            <w:tabs>
              <w:tab w:val="right" w:leader="dot" w:pos="9628"/>
            </w:tabs>
            <w:rPr>
              <w:del w:id="2317" w:author="Sasha Azazlov" w:date="2026-05-20T12:38:00Z" w16du:dateUtc="2026-05-20T09:38:00Z"/>
              <w:rFonts w:ascii="Times New Roman" w:eastAsiaTheme="minorEastAsia" w:hAnsi="Times New Roman"/>
              <w:i w:val="0"/>
              <w:iCs w:val="0"/>
              <w:noProof/>
              <w:kern w:val="2"/>
              <w:sz w:val="28"/>
              <w:szCs w:val="28"/>
              <w14:ligatures w14:val="standardContextual"/>
            </w:rPr>
          </w:pPr>
          <w:del w:id="2318" w:author="Sasha Azazlov" w:date="2026-05-20T12:38:00Z" w16du:dateUtc="2026-05-20T09:38:00Z">
            <w:r w:rsidRPr="00AA66E8" w:rsidDel="00AA66E8">
              <w:rPr>
                <w:rFonts w:ascii="Times New Roman" w:hAnsi="Times New Roman"/>
                <w:noProof/>
                <w:sz w:val="28"/>
                <w:szCs w:val="28"/>
                <w:rPrChange w:id="2319" w:author="Sasha Azazlov" w:date="2026-05-20T12:38:00Z" w16du:dateUtc="2026-05-20T09:38:00Z">
                  <w:rPr>
                    <w:rStyle w:val="a3"/>
                    <w:rFonts w:ascii="Times New Roman" w:hAnsi="Times New Roman"/>
                    <w:noProof/>
                    <w:sz w:val="28"/>
                    <w:szCs w:val="28"/>
                  </w:rPr>
                </w:rPrChange>
              </w:rPr>
              <w:delText>3.4.8 Защита от brute-force</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53</w:delText>
            </w:r>
          </w:del>
        </w:p>
        <w:p w:rsidR="00207807" w:rsidRPr="00097C1B" w:rsidDel="00AA66E8" w:rsidRDefault="00207807">
          <w:pPr>
            <w:pStyle w:val="21"/>
            <w:tabs>
              <w:tab w:val="right" w:leader="dot" w:pos="9628"/>
            </w:tabs>
            <w:rPr>
              <w:del w:id="2320" w:author="Sasha Azazlov" w:date="2026-05-20T12:38:00Z" w16du:dateUtc="2026-05-20T09:38:00Z"/>
              <w:rFonts w:ascii="Times New Roman" w:eastAsiaTheme="minorEastAsia" w:hAnsi="Times New Roman"/>
              <w:smallCaps w:val="0"/>
              <w:noProof/>
              <w:kern w:val="2"/>
              <w:sz w:val="28"/>
              <w:szCs w:val="28"/>
              <w14:ligatures w14:val="standardContextual"/>
            </w:rPr>
          </w:pPr>
          <w:del w:id="2321" w:author="Sasha Azazlov" w:date="2026-05-20T12:38:00Z" w16du:dateUtc="2026-05-20T09:38:00Z">
            <w:r w:rsidRPr="00AA66E8" w:rsidDel="00AA66E8">
              <w:rPr>
                <w:rFonts w:ascii="Times New Roman" w:hAnsi="Times New Roman"/>
                <w:noProof/>
                <w:sz w:val="28"/>
                <w:szCs w:val="28"/>
                <w:rPrChange w:id="2322" w:author="Sasha Azazlov" w:date="2026-05-20T12:38:00Z" w16du:dateUtc="2026-05-20T09:38:00Z">
                  <w:rPr>
                    <w:rStyle w:val="a3"/>
                    <w:rFonts w:ascii="Times New Roman" w:hAnsi="Times New Roman"/>
                    <w:noProof/>
                    <w:sz w:val="28"/>
                    <w:szCs w:val="28"/>
                  </w:rPr>
                </w:rPrChange>
              </w:rPr>
              <w:delText>3.5 Интеграция компонентов</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53</w:delText>
            </w:r>
          </w:del>
        </w:p>
        <w:p w:rsidR="00207807" w:rsidRPr="00097C1B" w:rsidDel="00AA66E8" w:rsidRDefault="00207807">
          <w:pPr>
            <w:pStyle w:val="31"/>
            <w:tabs>
              <w:tab w:val="right" w:leader="dot" w:pos="9628"/>
            </w:tabs>
            <w:rPr>
              <w:del w:id="2323" w:author="Sasha Azazlov" w:date="2026-05-20T12:38:00Z" w16du:dateUtc="2026-05-20T09:38:00Z"/>
              <w:rFonts w:ascii="Times New Roman" w:eastAsiaTheme="minorEastAsia" w:hAnsi="Times New Roman"/>
              <w:i w:val="0"/>
              <w:iCs w:val="0"/>
              <w:noProof/>
              <w:kern w:val="2"/>
              <w:sz w:val="28"/>
              <w:szCs w:val="28"/>
              <w14:ligatures w14:val="standardContextual"/>
            </w:rPr>
          </w:pPr>
          <w:del w:id="2324" w:author="Sasha Azazlov" w:date="2026-05-20T12:38:00Z" w16du:dateUtc="2026-05-20T09:38:00Z">
            <w:r w:rsidRPr="00AA66E8" w:rsidDel="00AA66E8">
              <w:rPr>
                <w:rFonts w:ascii="Times New Roman" w:hAnsi="Times New Roman"/>
                <w:noProof/>
                <w:sz w:val="28"/>
                <w:szCs w:val="28"/>
                <w:rPrChange w:id="2325" w:author="Sasha Azazlov" w:date="2026-05-20T12:38:00Z" w16du:dateUtc="2026-05-20T09:38:00Z">
                  <w:rPr>
                    <w:rStyle w:val="a3"/>
                    <w:rFonts w:ascii="Times New Roman" w:hAnsi="Times New Roman"/>
                    <w:noProof/>
                    <w:sz w:val="28"/>
                    <w:szCs w:val="28"/>
                  </w:rPr>
                </w:rPrChange>
              </w:rPr>
              <w:delText>3.5.1 Взаимодействие Flutter ↔ SQLite</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53</w:delText>
            </w:r>
          </w:del>
        </w:p>
        <w:p w:rsidR="00207807" w:rsidRPr="00097C1B" w:rsidDel="00AA66E8" w:rsidRDefault="00207807">
          <w:pPr>
            <w:pStyle w:val="31"/>
            <w:tabs>
              <w:tab w:val="right" w:leader="dot" w:pos="9628"/>
            </w:tabs>
            <w:rPr>
              <w:del w:id="2326" w:author="Sasha Azazlov" w:date="2026-05-20T12:38:00Z" w16du:dateUtc="2026-05-20T09:38:00Z"/>
              <w:rFonts w:ascii="Times New Roman" w:eastAsiaTheme="minorEastAsia" w:hAnsi="Times New Roman"/>
              <w:i w:val="0"/>
              <w:iCs w:val="0"/>
              <w:noProof/>
              <w:kern w:val="2"/>
              <w:sz w:val="28"/>
              <w:szCs w:val="28"/>
              <w14:ligatures w14:val="standardContextual"/>
            </w:rPr>
          </w:pPr>
          <w:del w:id="2327" w:author="Sasha Azazlov" w:date="2026-05-20T12:38:00Z" w16du:dateUtc="2026-05-20T09:38:00Z">
            <w:r w:rsidRPr="00AA66E8" w:rsidDel="00AA66E8">
              <w:rPr>
                <w:rFonts w:ascii="Times New Roman" w:hAnsi="Times New Roman"/>
                <w:noProof/>
                <w:sz w:val="28"/>
                <w:szCs w:val="28"/>
                <w:rPrChange w:id="2328" w:author="Sasha Azazlov" w:date="2026-05-20T12:38:00Z" w16du:dateUtc="2026-05-20T09:38:00Z">
                  <w:rPr>
                    <w:rStyle w:val="a3"/>
                    <w:rFonts w:ascii="Times New Roman" w:hAnsi="Times New Roman"/>
                    <w:noProof/>
                    <w:sz w:val="28"/>
                    <w:szCs w:val="28"/>
                  </w:rPr>
                </w:rPrChange>
              </w:rPr>
              <w:delText>3.5.2 Взаимодействие UI ↔ Domain</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54</w:delText>
            </w:r>
          </w:del>
        </w:p>
        <w:p w:rsidR="00207807" w:rsidRPr="00097C1B" w:rsidDel="00AA66E8" w:rsidRDefault="00207807">
          <w:pPr>
            <w:pStyle w:val="31"/>
            <w:tabs>
              <w:tab w:val="right" w:leader="dot" w:pos="9628"/>
            </w:tabs>
            <w:rPr>
              <w:del w:id="2329" w:author="Sasha Azazlov" w:date="2026-05-20T12:38:00Z" w16du:dateUtc="2026-05-20T09:38:00Z"/>
              <w:rFonts w:ascii="Times New Roman" w:eastAsiaTheme="minorEastAsia" w:hAnsi="Times New Roman"/>
              <w:i w:val="0"/>
              <w:iCs w:val="0"/>
              <w:noProof/>
              <w:kern w:val="2"/>
              <w:sz w:val="28"/>
              <w:szCs w:val="28"/>
              <w14:ligatures w14:val="standardContextual"/>
            </w:rPr>
          </w:pPr>
          <w:del w:id="2330" w:author="Sasha Azazlov" w:date="2026-05-20T12:38:00Z" w16du:dateUtc="2026-05-20T09:38:00Z">
            <w:r w:rsidRPr="00AA66E8" w:rsidDel="00AA66E8">
              <w:rPr>
                <w:rFonts w:ascii="Times New Roman" w:hAnsi="Times New Roman"/>
                <w:noProof/>
                <w:sz w:val="28"/>
                <w:szCs w:val="28"/>
                <w:rPrChange w:id="2331" w:author="Sasha Azazlov" w:date="2026-05-20T12:38:00Z" w16du:dateUtc="2026-05-20T09:38:00Z">
                  <w:rPr>
                    <w:rStyle w:val="a3"/>
                    <w:rFonts w:ascii="Times New Roman" w:hAnsi="Times New Roman"/>
                    <w:noProof/>
                    <w:sz w:val="28"/>
                    <w:szCs w:val="28"/>
                  </w:rPr>
                </w:rPrChange>
              </w:rPr>
              <w:delText>3.5.3 Взаимодействие Crypto ↔ Storage</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55</w:delText>
            </w:r>
          </w:del>
        </w:p>
        <w:p w:rsidR="00207807" w:rsidRPr="00097C1B" w:rsidDel="00AA66E8" w:rsidRDefault="00207807">
          <w:pPr>
            <w:pStyle w:val="21"/>
            <w:tabs>
              <w:tab w:val="right" w:leader="dot" w:pos="9628"/>
            </w:tabs>
            <w:rPr>
              <w:del w:id="2332" w:author="Sasha Azazlov" w:date="2026-05-20T12:38:00Z" w16du:dateUtc="2026-05-20T09:38:00Z"/>
              <w:rFonts w:ascii="Times New Roman" w:eastAsiaTheme="minorEastAsia" w:hAnsi="Times New Roman"/>
              <w:smallCaps w:val="0"/>
              <w:noProof/>
              <w:kern w:val="2"/>
              <w:sz w:val="28"/>
              <w:szCs w:val="28"/>
              <w14:ligatures w14:val="standardContextual"/>
            </w:rPr>
          </w:pPr>
          <w:del w:id="2333" w:author="Sasha Azazlov" w:date="2026-05-20T12:38:00Z" w16du:dateUtc="2026-05-20T09:38:00Z">
            <w:r w:rsidRPr="00AA66E8" w:rsidDel="00AA66E8">
              <w:rPr>
                <w:rFonts w:ascii="Times New Roman" w:hAnsi="Times New Roman"/>
                <w:noProof/>
                <w:sz w:val="28"/>
                <w:szCs w:val="28"/>
                <w:rPrChange w:id="2334" w:author="Sasha Azazlov" w:date="2026-05-20T12:38:00Z" w16du:dateUtc="2026-05-20T09:38:00Z">
                  <w:rPr>
                    <w:rStyle w:val="a3"/>
                    <w:rFonts w:ascii="Times New Roman" w:hAnsi="Times New Roman"/>
                    <w:noProof/>
                    <w:sz w:val="28"/>
                    <w:szCs w:val="28"/>
                  </w:rPr>
                </w:rPrChange>
              </w:rPr>
              <w:delText>3.6 Тестирование системы</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55</w:delText>
            </w:r>
          </w:del>
        </w:p>
        <w:p w:rsidR="00207807" w:rsidRPr="00097C1B" w:rsidDel="00AA66E8" w:rsidRDefault="00207807">
          <w:pPr>
            <w:pStyle w:val="31"/>
            <w:tabs>
              <w:tab w:val="right" w:leader="dot" w:pos="9628"/>
            </w:tabs>
            <w:rPr>
              <w:del w:id="2335" w:author="Sasha Azazlov" w:date="2026-05-20T12:38:00Z" w16du:dateUtc="2026-05-20T09:38:00Z"/>
              <w:rFonts w:ascii="Times New Roman" w:eastAsiaTheme="minorEastAsia" w:hAnsi="Times New Roman"/>
              <w:i w:val="0"/>
              <w:iCs w:val="0"/>
              <w:noProof/>
              <w:kern w:val="2"/>
              <w:sz w:val="28"/>
              <w:szCs w:val="28"/>
              <w14:ligatures w14:val="standardContextual"/>
            </w:rPr>
          </w:pPr>
          <w:del w:id="2336" w:author="Sasha Azazlov" w:date="2026-05-20T12:38:00Z" w16du:dateUtc="2026-05-20T09:38:00Z">
            <w:r w:rsidRPr="00AA66E8" w:rsidDel="00AA66E8">
              <w:rPr>
                <w:rFonts w:ascii="Times New Roman" w:hAnsi="Times New Roman"/>
                <w:noProof/>
                <w:sz w:val="28"/>
                <w:szCs w:val="28"/>
                <w:rPrChange w:id="2337" w:author="Sasha Azazlov" w:date="2026-05-20T12:38:00Z" w16du:dateUtc="2026-05-20T09:38:00Z">
                  <w:rPr>
                    <w:rStyle w:val="a3"/>
                    <w:rFonts w:ascii="Times New Roman" w:hAnsi="Times New Roman"/>
                    <w:noProof/>
                    <w:sz w:val="28"/>
                    <w:szCs w:val="28"/>
                  </w:rPr>
                </w:rPrChange>
              </w:rPr>
              <w:delText>3.6.1 Unit-тесты</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55</w:delText>
            </w:r>
          </w:del>
        </w:p>
        <w:p w:rsidR="00207807" w:rsidRPr="00097C1B" w:rsidDel="00AA66E8" w:rsidRDefault="00207807">
          <w:pPr>
            <w:pStyle w:val="31"/>
            <w:tabs>
              <w:tab w:val="right" w:leader="dot" w:pos="9628"/>
            </w:tabs>
            <w:rPr>
              <w:del w:id="2338" w:author="Sasha Azazlov" w:date="2026-05-20T12:38:00Z" w16du:dateUtc="2026-05-20T09:38:00Z"/>
              <w:rFonts w:ascii="Times New Roman" w:eastAsiaTheme="minorEastAsia" w:hAnsi="Times New Roman"/>
              <w:i w:val="0"/>
              <w:iCs w:val="0"/>
              <w:noProof/>
              <w:kern w:val="2"/>
              <w:sz w:val="28"/>
              <w:szCs w:val="28"/>
              <w14:ligatures w14:val="standardContextual"/>
            </w:rPr>
          </w:pPr>
          <w:del w:id="2339" w:author="Sasha Azazlov" w:date="2026-05-20T12:38:00Z" w16du:dateUtc="2026-05-20T09:38:00Z">
            <w:r w:rsidRPr="00AA66E8" w:rsidDel="00AA66E8">
              <w:rPr>
                <w:rFonts w:ascii="Times New Roman" w:hAnsi="Times New Roman"/>
                <w:noProof/>
                <w:sz w:val="28"/>
                <w:szCs w:val="28"/>
                <w:rPrChange w:id="2340" w:author="Sasha Azazlov" w:date="2026-05-20T12:38:00Z" w16du:dateUtc="2026-05-20T09:38:00Z">
                  <w:rPr>
                    <w:rStyle w:val="a3"/>
                    <w:rFonts w:ascii="Times New Roman" w:hAnsi="Times New Roman"/>
                    <w:noProof/>
                    <w:sz w:val="28"/>
                    <w:szCs w:val="28"/>
                  </w:rPr>
                </w:rPrChange>
              </w:rPr>
              <w:delText>3.6.2 Widget-тесты</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56</w:delText>
            </w:r>
          </w:del>
        </w:p>
        <w:p w:rsidR="00207807" w:rsidRPr="00097C1B" w:rsidDel="00AA66E8" w:rsidRDefault="00207807">
          <w:pPr>
            <w:pStyle w:val="31"/>
            <w:tabs>
              <w:tab w:val="right" w:leader="dot" w:pos="9628"/>
            </w:tabs>
            <w:rPr>
              <w:del w:id="2341" w:author="Sasha Azazlov" w:date="2026-05-20T12:38:00Z" w16du:dateUtc="2026-05-20T09:38:00Z"/>
              <w:rFonts w:ascii="Times New Roman" w:eastAsiaTheme="minorEastAsia" w:hAnsi="Times New Roman"/>
              <w:i w:val="0"/>
              <w:iCs w:val="0"/>
              <w:noProof/>
              <w:kern w:val="2"/>
              <w:sz w:val="28"/>
              <w:szCs w:val="28"/>
              <w14:ligatures w14:val="standardContextual"/>
            </w:rPr>
          </w:pPr>
          <w:del w:id="2342" w:author="Sasha Azazlov" w:date="2026-05-20T12:38:00Z" w16du:dateUtc="2026-05-20T09:38:00Z">
            <w:r w:rsidRPr="00AA66E8" w:rsidDel="00AA66E8">
              <w:rPr>
                <w:rFonts w:ascii="Times New Roman" w:hAnsi="Times New Roman"/>
                <w:noProof/>
                <w:sz w:val="28"/>
                <w:szCs w:val="28"/>
                <w:rPrChange w:id="2343" w:author="Sasha Azazlov" w:date="2026-05-20T12:38:00Z" w16du:dateUtc="2026-05-20T09:38:00Z">
                  <w:rPr>
                    <w:rStyle w:val="a3"/>
                    <w:rFonts w:ascii="Times New Roman" w:hAnsi="Times New Roman"/>
                    <w:noProof/>
                    <w:sz w:val="28"/>
                    <w:szCs w:val="28"/>
                  </w:rPr>
                </w:rPrChange>
              </w:rPr>
              <w:delText>3.6.3 Интеграционные тесты</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56</w:delText>
            </w:r>
          </w:del>
        </w:p>
        <w:p w:rsidR="00207807" w:rsidRPr="00097C1B" w:rsidDel="00AA66E8" w:rsidRDefault="00207807">
          <w:pPr>
            <w:pStyle w:val="31"/>
            <w:tabs>
              <w:tab w:val="right" w:leader="dot" w:pos="9628"/>
            </w:tabs>
            <w:rPr>
              <w:del w:id="2344" w:author="Sasha Azazlov" w:date="2026-05-20T12:38:00Z" w16du:dateUtc="2026-05-20T09:38:00Z"/>
              <w:rFonts w:ascii="Times New Roman" w:eastAsiaTheme="minorEastAsia" w:hAnsi="Times New Roman"/>
              <w:i w:val="0"/>
              <w:iCs w:val="0"/>
              <w:noProof/>
              <w:kern w:val="2"/>
              <w:sz w:val="28"/>
              <w:szCs w:val="28"/>
              <w14:ligatures w14:val="standardContextual"/>
            </w:rPr>
          </w:pPr>
          <w:del w:id="2345" w:author="Sasha Azazlov" w:date="2026-05-20T12:38:00Z" w16du:dateUtc="2026-05-20T09:38:00Z">
            <w:r w:rsidRPr="00AA66E8" w:rsidDel="00AA66E8">
              <w:rPr>
                <w:rFonts w:ascii="Times New Roman" w:hAnsi="Times New Roman"/>
                <w:noProof/>
                <w:sz w:val="28"/>
                <w:szCs w:val="28"/>
                <w:rPrChange w:id="2346" w:author="Sasha Azazlov" w:date="2026-05-20T12:38:00Z" w16du:dateUtc="2026-05-20T09:38:00Z">
                  <w:rPr>
                    <w:rStyle w:val="a3"/>
                    <w:rFonts w:ascii="Times New Roman" w:hAnsi="Times New Roman"/>
                    <w:noProof/>
                    <w:sz w:val="28"/>
                    <w:szCs w:val="28"/>
                  </w:rPr>
                </w:rPrChange>
              </w:rPr>
              <w:delText>3.6.4 Результаты тестирования безопасности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57</w:delText>
            </w:r>
          </w:del>
        </w:p>
        <w:p w:rsidR="00207807" w:rsidRPr="00097C1B" w:rsidDel="00AA66E8" w:rsidRDefault="00207807">
          <w:pPr>
            <w:pStyle w:val="21"/>
            <w:tabs>
              <w:tab w:val="right" w:leader="dot" w:pos="9628"/>
            </w:tabs>
            <w:rPr>
              <w:del w:id="2347" w:author="Sasha Azazlov" w:date="2026-05-20T12:38:00Z" w16du:dateUtc="2026-05-20T09:38:00Z"/>
              <w:rFonts w:ascii="Times New Roman" w:eastAsiaTheme="minorEastAsia" w:hAnsi="Times New Roman"/>
              <w:smallCaps w:val="0"/>
              <w:noProof/>
              <w:kern w:val="2"/>
              <w:sz w:val="28"/>
              <w:szCs w:val="28"/>
              <w14:ligatures w14:val="standardContextual"/>
            </w:rPr>
          </w:pPr>
          <w:del w:id="2348" w:author="Sasha Azazlov" w:date="2026-05-20T12:38:00Z" w16du:dateUtc="2026-05-20T09:38:00Z">
            <w:r w:rsidRPr="00AA66E8" w:rsidDel="00AA66E8">
              <w:rPr>
                <w:rFonts w:ascii="Times New Roman" w:hAnsi="Times New Roman"/>
                <w:noProof/>
                <w:sz w:val="28"/>
                <w:szCs w:val="28"/>
                <w:rPrChange w:id="2349" w:author="Sasha Azazlov" w:date="2026-05-20T12:38:00Z" w16du:dateUtc="2026-05-20T09:38:00Z">
                  <w:rPr>
                    <w:rStyle w:val="a3"/>
                    <w:rFonts w:ascii="Times New Roman" w:hAnsi="Times New Roman"/>
                    <w:noProof/>
                    <w:sz w:val="28"/>
                    <w:szCs w:val="28"/>
                  </w:rPr>
                </w:rPrChange>
              </w:rPr>
              <w:delText>3.7 Инструкция пользователя</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58</w:delText>
            </w:r>
          </w:del>
        </w:p>
        <w:p w:rsidR="00207807" w:rsidRPr="00097C1B" w:rsidDel="00AA66E8" w:rsidRDefault="00207807">
          <w:pPr>
            <w:pStyle w:val="31"/>
            <w:tabs>
              <w:tab w:val="right" w:leader="dot" w:pos="9628"/>
            </w:tabs>
            <w:rPr>
              <w:del w:id="2350" w:author="Sasha Azazlov" w:date="2026-05-20T12:38:00Z" w16du:dateUtc="2026-05-20T09:38:00Z"/>
              <w:rFonts w:ascii="Times New Roman" w:eastAsiaTheme="minorEastAsia" w:hAnsi="Times New Roman"/>
              <w:i w:val="0"/>
              <w:iCs w:val="0"/>
              <w:noProof/>
              <w:kern w:val="2"/>
              <w:sz w:val="28"/>
              <w:szCs w:val="28"/>
              <w14:ligatures w14:val="standardContextual"/>
            </w:rPr>
          </w:pPr>
          <w:del w:id="2351" w:author="Sasha Azazlov" w:date="2026-05-20T12:38:00Z" w16du:dateUtc="2026-05-20T09:38:00Z">
            <w:r w:rsidRPr="00AA66E8" w:rsidDel="00AA66E8">
              <w:rPr>
                <w:rFonts w:ascii="Times New Roman" w:hAnsi="Times New Roman"/>
                <w:noProof/>
                <w:sz w:val="28"/>
                <w:szCs w:val="28"/>
                <w:rPrChange w:id="2352" w:author="Sasha Azazlov" w:date="2026-05-20T12:38:00Z" w16du:dateUtc="2026-05-20T09:38:00Z">
                  <w:rPr>
                    <w:rStyle w:val="a3"/>
                    <w:rFonts w:ascii="Times New Roman" w:hAnsi="Times New Roman"/>
                    <w:noProof/>
                    <w:sz w:val="28"/>
                    <w:szCs w:val="28"/>
                  </w:rPr>
                </w:rPrChange>
              </w:rPr>
              <w:delText>3.7.1 Установка</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58</w:delText>
            </w:r>
          </w:del>
        </w:p>
        <w:p w:rsidR="00207807" w:rsidRPr="00097C1B" w:rsidDel="00AA66E8" w:rsidRDefault="00207807">
          <w:pPr>
            <w:pStyle w:val="31"/>
            <w:tabs>
              <w:tab w:val="right" w:leader="dot" w:pos="9628"/>
            </w:tabs>
            <w:rPr>
              <w:del w:id="2353" w:author="Sasha Azazlov" w:date="2026-05-20T12:38:00Z" w16du:dateUtc="2026-05-20T09:38:00Z"/>
              <w:rFonts w:ascii="Times New Roman" w:eastAsiaTheme="minorEastAsia" w:hAnsi="Times New Roman"/>
              <w:i w:val="0"/>
              <w:iCs w:val="0"/>
              <w:noProof/>
              <w:kern w:val="2"/>
              <w:sz w:val="28"/>
              <w:szCs w:val="28"/>
              <w14:ligatures w14:val="standardContextual"/>
            </w:rPr>
          </w:pPr>
          <w:del w:id="2354" w:author="Sasha Azazlov" w:date="2026-05-20T12:38:00Z" w16du:dateUtc="2026-05-20T09:38:00Z">
            <w:r w:rsidRPr="00AA66E8" w:rsidDel="00AA66E8">
              <w:rPr>
                <w:rFonts w:ascii="Times New Roman" w:hAnsi="Times New Roman"/>
                <w:noProof/>
                <w:sz w:val="28"/>
                <w:szCs w:val="28"/>
                <w:rPrChange w:id="2355" w:author="Sasha Azazlov" w:date="2026-05-20T12:38:00Z" w16du:dateUtc="2026-05-20T09:38:00Z">
                  <w:rPr>
                    <w:rStyle w:val="a3"/>
                    <w:rFonts w:ascii="Times New Roman" w:hAnsi="Times New Roman"/>
                    <w:noProof/>
                    <w:sz w:val="28"/>
                    <w:szCs w:val="28"/>
                  </w:rPr>
                </w:rPrChange>
              </w:rPr>
              <w:delText>3.7.2 Запуск</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58</w:delText>
            </w:r>
          </w:del>
        </w:p>
        <w:p w:rsidR="00207807" w:rsidRPr="00097C1B" w:rsidDel="00AA66E8" w:rsidRDefault="00207807">
          <w:pPr>
            <w:pStyle w:val="31"/>
            <w:tabs>
              <w:tab w:val="right" w:leader="dot" w:pos="9628"/>
            </w:tabs>
            <w:rPr>
              <w:del w:id="2356" w:author="Sasha Azazlov" w:date="2026-05-20T12:38:00Z" w16du:dateUtc="2026-05-20T09:38:00Z"/>
              <w:rFonts w:ascii="Times New Roman" w:eastAsiaTheme="minorEastAsia" w:hAnsi="Times New Roman"/>
              <w:i w:val="0"/>
              <w:iCs w:val="0"/>
              <w:noProof/>
              <w:kern w:val="2"/>
              <w:sz w:val="28"/>
              <w:szCs w:val="28"/>
              <w14:ligatures w14:val="standardContextual"/>
            </w:rPr>
          </w:pPr>
          <w:del w:id="2357" w:author="Sasha Azazlov" w:date="2026-05-20T12:38:00Z" w16du:dateUtc="2026-05-20T09:38:00Z">
            <w:r w:rsidRPr="00AA66E8" w:rsidDel="00AA66E8">
              <w:rPr>
                <w:rFonts w:ascii="Times New Roman" w:hAnsi="Times New Roman"/>
                <w:noProof/>
                <w:sz w:val="28"/>
                <w:szCs w:val="28"/>
                <w:rPrChange w:id="2358" w:author="Sasha Azazlov" w:date="2026-05-20T12:38:00Z" w16du:dateUtc="2026-05-20T09:38:00Z">
                  <w:rPr>
                    <w:rStyle w:val="a3"/>
                    <w:rFonts w:ascii="Times New Roman" w:hAnsi="Times New Roman"/>
                    <w:noProof/>
                    <w:sz w:val="28"/>
                    <w:szCs w:val="28"/>
                  </w:rPr>
                </w:rPrChange>
              </w:rPr>
              <w:delText>3.7.3 Создание PIN</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58</w:delText>
            </w:r>
          </w:del>
        </w:p>
        <w:p w:rsidR="00207807" w:rsidRPr="00097C1B" w:rsidDel="00AA66E8" w:rsidRDefault="00207807">
          <w:pPr>
            <w:pStyle w:val="31"/>
            <w:tabs>
              <w:tab w:val="right" w:leader="dot" w:pos="9628"/>
            </w:tabs>
            <w:rPr>
              <w:del w:id="2359" w:author="Sasha Azazlov" w:date="2026-05-20T12:38:00Z" w16du:dateUtc="2026-05-20T09:38:00Z"/>
              <w:rFonts w:ascii="Times New Roman" w:eastAsiaTheme="minorEastAsia" w:hAnsi="Times New Roman"/>
              <w:i w:val="0"/>
              <w:iCs w:val="0"/>
              <w:noProof/>
              <w:kern w:val="2"/>
              <w:sz w:val="28"/>
              <w:szCs w:val="28"/>
              <w14:ligatures w14:val="standardContextual"/>
            </w:rPr>
          </w:pPr>
          <w:del w:id="2360" w:author="Sasha Azazlov" w:date="2026-05-20T12:38:00Z" w16du:dateUtc="2026-05-20T09:38:00Z">
            <w:r w:rsidRPr="00AA66E8" w:rsidDel="00AA66E8">
              <w:rPr>
                <w:rFonts w:ascii="Times New Roman" w:hAnsi="Times New Roman"/>
                <w:noProof/>
                <w:sz w:val="28"/>
                <w:szCs w:val="28"/>
                <w:rPrChange w:id="2361" w:author="Sasha Azazlov" w:date="2026-05-20T12:38:00Z" w16du:dateUtc="2026-05-20T09:38:00Z">
                  <w:rPr>
                    <w:rStyle w:val="a3"/>
                    <w:rFonts w:ascii="Times New Roman" w:hAnsi="Times New Roman"/>
                    <w:noProof/>
                    <w:sz w:val="28"/>
                    <w:szCs w:val="28"/>
                  </w:rPr>
                </w:rPrChange>
              </w:rPr>
              <w:delText>3.7.4 Добавление записи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59</w:delText>
            </w:r>
          </w:del>
        </w:p>
        <w:p w:rsidR="00207807" w:rsidRPr="00097C1B" w:rsidDel="00AA66E8" w:rsidRDefault="00207807">
          <w:pPr>
            <w:pStyle w:val="31"/>
            <w:tabs>
              <w:tab w:val="right" w:leader="dot" w:pos="9628"/>
            </w:tabs>
            <w:rPr>
              <w:del w:id="2362" w:author="Sasha Azazlov" w:date="2026-05-20T12:38:00Z" w16du:dateUtc="2026-05-20T09:38:00Z"/>
              <w:rFonts w:ascii="Times New Roman" w:eastAsiaTheme="minorEastAsia" w:hAnsi="Times New Roman"/>
              <w:i w:val="0"/>
              <w:iCs w:val="0"/>
              <w:noProof/>
              <w:kern w:val="2"/>
              <w:sz w:val="28"/>
              <w:szCs w:val="28"/>
              <w14:ligatures w14:val="standardContextual"/>
            </w:rPr>
          </w:pPr>
          <w:del w:id="2363" w:author="Sasha Azazlov" w:date="2026-05-20T12:38:00Z" w16du:dateUtc="2026-05-20T09:38:00Z">
            <w:r w:rsidRPr="00AA66E8" w:rsidDel="00AA66E8">
              <w:rPr>
                <w:rFonts w:ascii="Times New Roman" w:hAnsi="Times New Roman"/>
                <w:noProof/>
                <w:sz w:val="28"/>
                <w:szCs w:val="28"/>
                <w:rPrChange w:id="2364" w:author="Sasha Azazlov" w:date="2026-05-20T12:38:00Z" w16du:dateUtc="2026-05-20T09:38:00Z">
                  <w:rPr>
                    <w:rStyle w:val="a3"/>
                    <w:rFonts w:ascii="Times New Roman" w:hAnsi="Times New Roman"/>
                    <w:noProof/>
                    <w:sz w:val="28"/>
                    <w:szCs w:val="28"/>
                  </w:rPr>
                </w:rPrChange>
              </w:rPr>
              <w:delText>3.7.5 Генерация пароля</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59</w:delText>
            </w:r>
          </w:del>
        </w:p>
        <w:p w:rsidR="00207807" w:rsidRPr="00097C1B" w:rsidDel="00AA66E8" w:rsidRDefault="00207807">
          <w:pPr>
            <w:pStyle w:val="31"/>
            <w:tabs>
              <w:tab w:val="right" w:leader="dot" w:pos="9628"/>
            </w:tabs>
            <w:rPr>
              <w:del w:id="2365" w:author="Sasha Azazlov" w:date="2026-05-20T12:38:00Z" w16du:dateUtc="2026-05-20T09:38:00Z"/>
              <w:rFonts w:ascii="Times New Roman" w:eastAsiaTheme="minorEastAsia" w:hAnsi="Times New Roman"/>
              <w:i w:val="0"/>
              <w:iCs w:val="0"/>
              <w:noProof/>
              <w:kern w:val="2"/>
              <w:sz w:val="28"/>
              <w:szCs w:val="28"/>
              <w14:ligatures w14:val="standardContextual"/>
            </w:rPr>
          </w:pPr>
          <w:del w:id="2366" w:author="Sasha Azazlov" w:date="2026-05-20T12:38:00Z" w16du:dateUtc="2026-05-20T09:38:00Z">
            <w:r w:rsidRPr="00AA66E8" w:rsidDel="00AA66E8">
              <w:rPr>
                <w:rFonts w:ascii="Times New Roman" w:hAnsi="Times New Roman"/>
                <w:noProof/>
                <w:sz w:val="28"/>
                <w:szCs w:val="28"/>
                <w:rPrChange w:id="2367" w:author="Sasha Azazlov" w:date="2026-05-20T12:38:00Z" w16du:dateUtc="2026-05-20T09:38:00Z">
                  <w:rPr>
                    <w:rStyle w:val="a3"/>
                    <w:rFonts w:ascii="Times New Roman" w:hAnsi="Times New Roman"/>
                    <w:noProof/>
                    <w:sz w:val="28"/>
                    <w:szCs w:val="28"/>
                  </w:rPr>
                </w:rPrChange>
              </w:rPr>
              <w:delText>3.7.6 Экспорт данных</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59</w:delText>
            </w:r>
          </w:del>
        </w:p>
        <w:p w:rsidR="00207807" w:rsidRPr="00097C1B" w:rsidDel="00AA66E8" w:rsidRDefault="00207807">
          <w:pPr>
            <w:pStyle w:val="31"/>
            <w:tabs>
              <w:tab w:val="right" w:leader="dot" w:pos="9628"/>
            </w:tabs>
            <w:rPr>
              <w:del w:id="2368" w:author="Sasha Azazlov" w:date="2026-05-20T12:38:00Z" w16du:dateUtc="2026-05-20T09:38:00Z"/>
              <w:rFonts w:ascii="Times New Roman" w:eastAsiaTheme="minorEastAsia" w:hAnsi="Times New Roman"/>
              <w:i w:val="0"/>
              <w:iCs w:val="0"/>
              <w:noProof/>
              <w:kern w:val="2"/>
              <w:sz w:val="28"/>
              <w:szCs w:val="28"/>
              <w14:ligatures w14:val="standardContextual"/>
            </w:rPr>
          </w:pPr>
          <w:del w:id="2369" w:author="Sasha Azazlov" w:date="2026-05-20T12:38:00Z" w16du:dateUtc="2026-05-20T09:38:00Z">
            <w:r w:rsidRPr="00AA66E8" w:rsidDel="00AA66E8">
              <w:rPr>
                <w:rFonts w:ascii="Times New Roman" w:hAnsi="Times New Roman"/>
                <w:noProof/>
                <w:sz w:val="28"/>
                <w:szCs w:val="28"/>
                <w:rPrChange w:id="2370" w:author="Sasha Azazlov" w:date="2026-05-20T12:38:00Z" w16du:dateUtc="2026-05-20T09:38:00Z">
                  <w:rPr>
                    <w:rStyle w:val="a3"/>
                    <w:rFonts w:ascii="Times New Roman" w:hAnsi="Times New Roman"/>
                    <w:noProof/>
                    <w:sz w:val="28"/>
                    <w:szCs w:val="28"/>
                  </w:rPr>
                </w:rPrChange>
              </w:rPr>
              <w:delText>3.7.7 Импорт данных</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59</w:delText>
            </w:r>
          </w:del>
        </w:p>
        <w:p w:rsidR="00207807" w:rsidRPr="00097C1B" w:rsidDel="00AA66E8" w:rsidRDefault="00207807">
          <w:pPr>
            <w:pStyle w:val="21"/>
            <w:tabs>
              <w:tab w:val="right" w:leader="dot" w:pos="9628"/>
            </w:tabs>
            <w:rPr>
              <w:del w:id="2371" w:author="Sasha Azazlov" w:date="2026-05-20T12:38:00Z" w16du:dateUtc="2026-05-20T09:38:00Z"/>
              <w:rFonts w:ascii="Times New Roman" w:eastAsiaTheme="minorEastAsia" w:hAnsi="Times New Roman"/>
              <w:smallCaps w:val="0"/>
              <w:noProof/>
              <w:kern w:val="2"/>
              <w:sz w:val="28"/>
              <w:szCs w:val="28"/>
              <w14:ligatures w14:val="standardContextual"/>
            </w:rPr>
          </w:pPr>
          <w:del w:id="2372" w:author="Sasha Azazlov" w:date="2026-05-20T12:38:00Z" w16du:dateUtc="2026-05-20T09:38:00Z">
            <w:r w:rsidRPr="00AA66E8" w:rsidDel="00AA66E8">
              <w:rPr>
                <w:rFonts w:ascii="Times New Roman" w:hAnsi="Times New Roman"/>
                <w:noProof/>
                <w:sz w:val="28"/>
                <w:szCs w:val="28"/>
                <w:rPrChange w:id="2373" w:author="Sasha Azazlov" w:date="2026-05-20T12:38:00Z" w16du:dateUtc="2026-05-20T09:38:00Z">
                  <w:rPr>
                    <w:rStyle w:val="a3"/>
                    <w:rFonts w:ascii="Times New Roman" w:hAnsi="Times New Roman"/>
                    <w:noProof/>
                    <w:sz w:val="28"/>
                    <w:szCs w:val="28"/>
                  </w:rPr>
                </w:rPrChange>
              </w:rPr>
              <w:delText>3.8 Скриншоты приложения</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60</w:delText>
            </w:r>
          </w:del>
        </w:p>
        <w:p w:rsidR="00207807" w:rsidRPr="00097C1B" w:rsidDel="00AA66E8" w:rsidRDefault="00207807">
          <w:pPr>
            <w:pStyle w:val="31"/>
            <w:tabs>
              <w:tab w:val="right" w:leader="dot" w:pos="9628"/>
            </w:tabs>
            <w:rPr>
              <w:del w:id="2374" w:author="Sasha Azazlov" w:date="2026-05-20T12:38:00Z" w16du:dateUtc="2026-05-20T09:38:00Z"/>
              <w:rFonts w:ascii="Times New Roman" w:eastAsiaTheme="minorEastAsia" w:hAnsi="Times New Roman"/>
              <w:i w:val="0"/>
              <w:iCs w:val="0"/>
              <w:noProof/>
              <w:kern w:val="2"/>
              <w:sz w:val="28"/>
              <w:szCs w:val="28"/>
              <w14:ligatures w14:val="standardContextual"/>
            </w:rPr>
          </w:pPr>
          <w:del w:id="2375" w:author="Sasha Azazlov" w:date="2026-05-20T12:38:00Z" w16du:dateUtc="2026-05-20T09:38:00Z">
            <w:r w:rsidRPr="00AA66E8" w:rsidDel="00AA66E8">
              <w:rPr>
                <w:rFonts w:ascii="Times New Roman" w:hAnsi="Times New Roman"/>
                <w:noProof/>
                <w:sz w:val="28"/>
                <w:szCs w:val="28"/>
                <w:rPrChange w:id="2376" w:author="Sasha Azazlov" w:date="2026-05-20T12:38:00Z" w16du:dateUtc="2026-05-20T09:38:00Z">
                  <w:rPr>
                    <w:rStyle w:val="a3"/>
                    <w:rFonts w:ascii="Times New Roman" w:hAnsi="Times New Roman"/>
                    <w:noProof/>
                    <w:sz w:val="28"/>
                    <w:szCs w:val="28"/>
                  </w:rPr>
                </w:rPrChange>
              </w:rPr>
              <w:delText>3.8.1 Экран входа</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60</w:delText>
            </w:r>
          </w:del>
        </w:p>
        <w:p w:rsidR="00207807" w:rsidRPr="00097C1B" w:rsidDel="00AA66E8" w:rsidRDefault="00207807">
          <w:pPr>
            <w:pStyle w:val="31"/>
            <w:tabs>
              <w:tab w:val="right" w:leader="dot" w:pos="9628"/>
            </w:tabs>
            <w:rPr>
              <w:del w:id="2377" w:author="Sasha Azazlov" w:date="2026-05-20T12:38:00Z" w16du:dateUtc="2026-05-20T09:38:00Z"/>
              <w:rFonts w:ascii="Times New Roman" w:eastAsiaTheme="minorEastAsia" w:hAnsi="Times New Roman"/>
              <w:i w:val="0"/>
              <w:iCs w:val="0"/>
              <w:noProof/>
              <w:kern w:val="2"/>
              <w:sz w:val="28"/>
              <w:szCs w:val="28"/>
              <w14:ligatures w14:val="standardContextual"/>
            </w:rPr>
          </w:pPr>
          <w:del w:id="2378" w:author="Sasha Azazlov" w:date="2026-05-20T12:38:00Z" w16du:dateUtc="2026-05-20T09:38:00Z">
            <w:r w:rsidRPr="00AA66E8" w:rsidDel="00AA66E8">
              <w:rPr>
                <w:rFonts w:ascii="Times New Roman" w:hAnsi="Times New Roman"/>
                <w:noProof/>
                <w:sz w:val="28"/>
                <w:szCs w:val="28"/>
                <w:rPrChange w:id="2379" w:author="Sasha Azazlov" w:date="2026-05-20T12:38:00Z" w16du:dateUtc="2026-05-20T09:38:00Z">
                  <w:rPr>
                    <w:rStyle w:val="a3"/>
                    <w:rFonts w:ascii="Times New Roman" w:hAnsi="Times New Roman"/>
                    <w:noProof/>
                    <w:sz w:val="28"/>
                    <w:szCs w:val="28"/>
                  </w:rPr>
                </w:rPrChange>
              </w:rPr>
              <w:delText>3.8.2 Экран генератора</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60</w:delText>
            </w:r>
          </w:del>
        </w:p>
        <w:p w:rsidR="00207807" w:rsidRPr="00097C1B" w:rsidDel="00AA66E8" w:rsidRDefault="00207807">
          <w:pPr>
            <w:pStyle w:val="31"/>
            <w:tabs>
              <w:tab w:val="right" w:leader="dot" w:pos="9628"/>
            </w:tabs>
            <w:rPr>
              <w:del w:id="2380" w:author="Sasha Azazlov" w:date="2026-05-20T12:38:00Z" w16du:dateUtc="2026-05-20T09:38:00Z"/>
              <w:rFonts w:ascii="Times New Roman" w:eastAsiaTheme="minorEastAsia" w:hAnsi="Times New Roman"/>
              <w:i w:val="0"/>
              <w:iCs w:val="0"/>
              <w:noProof/>
              <w:kern w:val="2"/>
              <w:sz w:val="28"/>
              <w:szCs w:val="28"/>
              <w14:ligatures w14:val="standardContextual"/>
            </w:rPr>
          </w:pPr>
          <w:del w:id="2381" w:author="Sasha Azazlov" w:date="2026-05-20T12:38:00Z" w16du:dateUtc="2026-05-20T09:38:00Z">
            <w:r w:rsidRPr="00AA66E8" w:rsidDel="00AA66E8">
              <w:rPr>
                <w:rFonts w:ascii="Times New Roman" w:hAnsi="Times New Roman"/>
                <w:noProof/>
                <w:sz w:val="28"/>
                <w:szCs w:val="28"/>
                <w:rPrChange w:id="2382" w:author="Sasha Azazlov" w:date="2026-05-20T12:38:00Z" w16du:dateUtc="2026-05-20T09:38:00Z">
                  <w:rPr>
                    <w:rStyle w:val="a3"/>
                    <w:rFonts w:ascii="Times New Roman" w:hAnsi="Times New Roman"/>
                    <w:noProof/>
                    <w:sz w:val="28"/>
                    <w:szCs w:val="28"/>
                  </w:rPr>
                </w:rPrChange>
              </w:rPr>
              <w:delText>3.8.3 Экран хранилища</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60</w:delText>
            </w:r>
          </w:del>
        </w:p>
        <w:p w:rsidR="00207807" w:rsidRPr="00097C1B" w:rsidDel="00AA66E8" w:rsidRDefault="00207807">
          <w:pPr>
            <w:pStyle w:val="31"/>
            <w:tabs>
              <w:tab w:val="right" w:leader="dot" w:pos="9628"/>
            </w:tabs>
            <w:rPr>
              <w:del w:id="2383" w:author="Sasha Azazlov" w:date="2026-05-20T12:38:00Z" w16du:dateUtc="2026-05-20T09:38:00Z"/>
              <w:rFonts w:ascii="Times New Roman" w:eastAsiaTheme="minorEastAsia" w:hAnsi="Times New Roman"/>
              <w:i w:val="0"/>
              <w:iCs w:val="0"/>
              <w:noProof/>
              <w:kern w:val="2"/>
              <w:sz w:val="28"/>
              <w:szCs w:val="28"/>
              <w14:ligatures w14:val="standardContextual"/>
            </w:rPr>
          </w:pPr>
          <w:del w:id="2384" w:author="Sasha Azazlov" w:date="2026-05-20T12:38:00Z" w16du:dateUtc="2026-05-20T09:38:00Z">
            <w:r w:rsidRPr="00AA66E8" w:rsidDel="00AA66E8">
              <w:rPr>
                <w:rFonts w:ascii="Times New Roman" w:hAnsi="Times New Roman"/>
                <w:noProof/>
                <w:sz w:val="28"/>
                <w:szCs w:val="28"/>
                <w:rPrChange w:id="2385" w:author="Sasha Azazlov" w:date="2026-05-20T12:38:00Z" w16du:dateUtc="2026-05-20T09:38:00Z">
                  <w:rPr>
                    <w:rStyle w:val="a3"/>
                    <w:rFonts w:ascii="Times New Roman" w:hAnsi="Times New Roman"/>
                    <w:noProof/>
                    <w:sz w:val="28"/>
                    <w:szCs w:val="28"/>
                  </w:rPr>
                </w:rPrChange>
              </w:rPr>
              <w:delText>3.8.4 Экран настроек</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61</w:delText>
            </w:r>
          </w:del>
        </w:p>
        <w:p w:rsidR="00207807" w:rsidRPr="00097C1B" w:rsidDel="00AA66E8" w:rsidRDefault="00207807">
          <w:pPr>
            <w:pStyle w:val="31"/>
            <w:tabs>
              <w:tab w:val="right" w:leader="dot" w:pos="9628"/>
            </w:tabs>
            <w:rPr>
              <w:del w:id="2386" w:author="Sasha Azazlov" w:date="2026-05-20T12:38:00Z" w16du:dateUtc="2026-05-20T09:38:00Z"/>
              <w:rFonts w:ascii="Times New Roman" w:eastAsiaTheme="minorEastAsia" w:hAnsi="Times New Roman"/>
              <w:i w:val="0"/>
              <w:iCs w:val="0"/>
              <w:noProof/>
              <w:kern w:val="2"/>
              <w:sz w:val="28"/>
              <w:szCs w:val="28"/>
              <w14:ligatures w14:val="standardContextual"/>
            </w:rPr>
          </w:pPr>
          <w:del w:id="2387" w:author="Sasha Azazlov" w:date="2026-05-20T12:38:00Z" w16du:dateUtc="2026-05-20T09:38:00Z">
            <w:r w:rsidRPr="00AA66E8" w:rsidDel="00AA66E8">
              <w:rPr>
                <w:rFonts w:ascii="Times New Roman" w:hAnsi="Times New Roman"/>
                <w:noProof/>
                <w:sz w:val="28"/>
                <w:szCs w:val="28"/>
                <w:rPrChange w:id="2388" w:author="Sasha Azazlov" w:date="2026-05-20T12:38:00Z" w16du:dateUtc="2026-05-20T09:38:00Z">
                  <w:rPr>
                    <w:rStyle w:val="a3"/>
                    <w:rFonts w:ascii="Times New Roman" w:hAnsi="Times New Roman"/>
                    <w:noProof/>
                    <w:sz w:val="28"/>
                    <w:szCs w:val="28"/>
                  </w:rPr>
                </w:rPrChange>
              </w:rPr>
              <w:delText>3.8.5 Экран журнала безопасности</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61</w:delText>
            </w:r>
          </w:del>
        </w:p>
        <w:p w:rsidR="00207807" w:rsidRPr="00097C1B" w:rsidDel="00AA66E8" w:rsidRDefault="00207807">
          <w:pPr>
            <w:pStyle w:val="11"/>
            <w:tabs>
              <w:tab w:val="right" w:leader="dot" w:pos="9628"/>
            </w:tabs>
            <w:rPr>
              <w:del w:id="2389" w:author="Sasha Azazlov" w:date="2026-05-20T12:38:00Z" w16du:dateUtc="2026-05-20T09:38:00Z"/>
              <w:rFonts w:ascii="Times New Roman" w:eastAsiaTheme="minorEastAsia" w:hAnsi="Times New Roman"/>
              <w:b w:val="0"/>
              <w:bCs w:val="0"/>
              <w:caps w:val="0"/>
              <w:noProof/>
              <w:kern w:val="2"/>
              <w:sz w:val="28"/>
              <w:szCs w:val="28"/>
              <w14:ligatures w14:val="standardContextual"/>
            </w:rPr>
          </w:pPr>
          <w:del w:id="2390" w:author="Sasha Azazlov" w:date="2026-05-20T12:38:00Z" w16du:dateUtc="2026-05-20T09:38:00Z">
            <w:r w:rsidRPr="00AA66E8" w:rsidDel="00AA66E8">
              <w:rPr>
                <w:rFonts w:ascii="Times New Roman" w:hAnsi="Times New Roman"/>
                <w:noProof/>
                <w:sz w:val="28"/>
                <w:szCs w:val="28"/>
                <w:rPrChange w:id="2391" w:author="Sasha Azazlov" w:date="2026-05-20T12:38:00Z" w16du:dateUtc="2026-05-20T09:38:00Z">
                  <w:rPr>
                    <w:rStyle w:val="a3"/>
                    <w:rFonts w:ascii="Times New Roman" w:hAnsi="Times New Roman"/>
                    <w:noProof/>
                    <w:sz w:val="28"/>
                    <w:szCs w:val="28"/>
                  </w:rPr>
                </w:rPrChange>
              </w:rPr>
              <w:delText>ЗАКЛЮЧЕНИЕ</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62</w:delText>
            </w:r>
          </w:del>
        </w:p>
        <w:p w:rsidR="00207807" w:rsidRPr="00097C1B" w:rsidDel="00AA66E8" w:rsidRDefault="00207807">
          <w:pPr>
            <w:pStyle w:val="11"/>
            <w:tabs>
              <w:tab w:val="right" w:leader="dot" w:pos="9628"/>
            </w:tabs>
            <w:rPr>
              <w:del w:id="2392" w:author="Sasha Azazlov" w:date="2026-05-20T12:38:00Z" w16du:dateUtc="2026-05-20T09:38:00Z"/>
              <w:rFonts w:ascii="Times New Roman" w:eastAsiaTheme="minorEastAsia" w:hAnsi="Times New Roman"/>
              <w:b w:val="0"/>
              <w:bCs w:val="0"/>
              <w:caps w:val="0"/>
              <w:noProof/>
              <w:kern w:val="2"/>
              <w:sz w:val="28"/>
              <w:szCs w:val="28"/>
              <w14:ligatures w14:val="standardContextual"/>
            </w:rPr>
          </w:pPr>
          <w:del w:id="2393" w:author="Sasha Azazlov" w:date="2026-05-20T12:38:00Z" w16du:dateUtc="2026-05-20T09:38:00Z">
            <w:r w:rsidRPr="00AA66E8" w:rsidDel="00AA66E8">
              <w:rPr>
                <w:rFonts w:ascii="Times New Roman" w:hAnsi="Times New Roman"/>
                <w:noProof/>
                <w:sz w:val="28"/>
                <w:szCs w:val="28"/>
                <w:rPrChange w:id="2394" w:author="Sasha Azazlov" w:date="2026-05-20T12:38:00Z" w16du:dateUtc="2026-05-20T09:38:00Z">
                  <w:rPr>
                    <w:rStyle w:val="a3"/>
                    <w:rFonts w:ascii="Times New Roman" w:hAnsi="Times New Roman"/>
                    <w:noProof/>
                    <w:sz w:val="28"/>
                    <w:szCs w:val="28"/>
                  </w:rPr>
                </w:rPrChange>
              </w:rPr>
              <w:delText>СПИСОК ИСПОЛЬЗОВАННЫХ ИСТОЧНИКОВ</w:delText>
            </w:r>
            <w:r w:rsidRPr="00097C1B" w:rsidDel="00AA66E8">
              <w:rPr>
                <w:rFonts w:ascii="Times New Roman" w:hAnsi="Times New Roman"/>
                <w:noProof/>
                <w:webHidden/>
                <w:sz w:val="28"/>
                <w:szCs w:val="28"/>
              </w:rPr>
              <w:tab/>
            </w:r>
            <w:r w:rsidR="00CD12FD" w:rsidDel="00AA66E8">
              <w:rPr>
                <w:rFonts w:ascii="Times New Roman" w:hAnsi="Times New Roman"/>
                <w:noProof/>
                <w:webHidden/>
                <w:sz w:val="28"/>
                <w:szCs w:val="28"/>
              </w:rPr>
              <w:delText>65</w:delText>
            </w:r>
          </w:del>
        </w:p>
        <w:p w:rsidR="004E3797" w:rsidDel="00AA66E8" w:rsidRDefault="00E073E0" w:rsidP="00097C1B">
          <w:pPr>
            <w:pStyle w:val="afc"/>
            <w:rPr>
              <w:del w:id="2395" w:author="Sasha Azazlov" w:date="2026-05-20T12:39:00Z" w16du:dateUtc="2026-05-20T09:39:00Z"/>
            </w:rPr>
          </w:pPr>
          <w:r w:rsidRPr="00097C1B">
            <w:rPr>
              <w:rFonts w:ascii="Times New Roman" w:hAnsi="Times New Roman" w:cs="Times New Roman"/>
              <w:b w:val="0"/>
              <w:bCs w:val="0"/>
            </w:rPr>
            <w:fldChar w:fldCharType="end"/>
          </w:r>
        </w:p>
      </w:sdtContent>
    </w:sdt>
    <w:p w:rsidR="0041436F" w:rsidRPr="00D4096A" w:rsidRDefault="0041436F" w:rsidP="00AA66E8">
      <w:pPr>
        <w:pStyle w:val="afc"/>
        <w:pPrChange w:id="2396" w:author="Sasha Azazlov" w:date="2026-05-20T12:39:00Z" w16du:dateUtc="2026-05-20T09:39:00Z">
          <w:pPr>
            <w:spacing w:before="100" w:beforeAutospacing="1" w:after="100" w:afterAutospacing="1" w:line="360" w:lineRule="auto"/>
            <w:jc w:val="both"/>
            <w:outlineLvl w:val="1"/>
          </w:pPr>
        </w:pPrChange>
      </w:pPr>
    </w:p>
    <w:bookmarkStart w:id="2397" w:name="_Toc230173143"/>
    <w:p w:rsidR="00863A94" w:rsidRPr="007226B0" w:rsidRDefault="00C87A22" w:rsidP="00AA66E8">
      <w:pPr>
        <w:pStyle w:val="afa"/>
        <w:jc w:val="center"/>
        <w:pPrChange w:id="2398" w:author="Sasha Azazlov" w:date="2026-05-20T12:38:00Z" w16du:dateUtc="2026-05-20T09:38:00Z">
          <w:pPr>
            <w:pStyle w:val="afb"/>
          </w:pPr>
        </w:pPrChange>
      </w:pPr>
      <w:r w:rsidRPr="007226B0">
        <w:rPr>
          <w:noProof/>
        </w:rPr>
        <mc:AlternateContent>
          <mc:Choice Requires="wpi">
            <w:drawing>
              <wp:anchor distT="0" distB="0" distL="114300" distR="114300" simplePos="0" relativeHeight="251659264" behindDoc="0" locked="0" layoutInCell="1" allowOverlap="1" wp14:anchorId="096123DD" wp14:editId="0C3AC8B1">
                <wp:simplePos x="0" y="0"/>
                <wp:positionH relativeFrom="column">
                  <wp:posOffset>2968574</wp:posOffset>
                </wp:positionH>
                <wp:positionV relativeFrom="paragraph">
                  <wp:posOffset>1897398</wp:posOffset>
                </wp:positionV>
                <wp:extent cx="360" cy="360"/>
                <wp:effectExtent l="38100" t="38100" r="38100" b="38100"/>
                <wp:wrapNone/>
                <wp:docPr id="1861499667" name="Рукописный ввод 41"/>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638FD86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укописный ввод 41" o:spid="_x0000_s1026" type="#_x0000_t75" style="position:absolute;margin-left:232.95pt;margin-top:148.6pt;width:1.75pt;height:1.7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">
                <v:imagedata r:id="rId9" o:title=""/>
              </v:shape>
            </w:pict>
          </mc:Fallback>
        </mc:AlternateContent>
      </w:r>
      <w:r w:rsidR="00A3162A" w:rsidRPr="007226B0">
        <w:br w:type="page"/>
      </w:r>
      <w:r w:rsidR="00175C13" w:rsidRPr="00AA66E8">
        <w:lastRenderedPageBreak/>
        <w:t>ВВЕДЕНИЕ</w:t>
      </w:r>
      <w:bookmarkEnd w:id="2397"/>
    </w:p>
    <w:p w:rsidR="00863A94" w:rsidRPr="007226B0" w:rsidRDefault="00863A94" w:rsidP="00097C1B">
      <w:pPr>
        <w:spacing w:line="360" w:lineRule="auto"/>
        <w:ind w:firstLine="708"/>
        <w:jc w:val="both"/>
        <w:textAlignment w:val="baseline"/>
        <w:rPr>
          <w:sz w:val="28"/>
          <w:szCs w:val="28"/>
        </w:rPr>
      </w:pPr>
      <w:r w:rsidRPr="007226B0">
        <w:rPr>
          <w:sz w:val="28"/>
          <w:szCs w:val="28"/>
        </w:rPr>
        <w:t>В современном цифровом обществе информация является одним из наиболее ценных активов организации. Учётные данные — логины и пароли — остаются ключевым звеном защиты, поскольку именно через их компрометацию злоумышленники чаще всего получают несанкционированный доступ к корпоративным ресурсам.</w:t>
      </w:r>
      <w:ins w:id="2399" w:author="Sasha Azazlov" w:date="2026-05-26T18:26:00Z" w16du:dateUtc="2026-05-26T15:26:00Z">
        <w:r w:rsidR="000A561B" w:rsidRPr="000A561B">
          <w:rPr>
            <w:sz w:val="28"/>
            <w:szCs w:val="28"/>
            <w:rPrChange w:id="2400" w:author="Sasha Azazlov" w:date="2026-05-26T18:26:00Z" w16du:dateUtc="2026-05-26T15:26:00Z">
              <w:rPr>
                <w:sz w:val="28"/>
                <w:szCs w:val="28"/>
                <w:lang w:val="en-US"/>
              </w:rPr>
            </w:rPrChange>
          </w:rPr>
          <w:t xml:space="preserve"> </w:t>
        </w:r>
      </w:ins>
      <w:r w:rsidRPr="007226B0">
        <w:rPr>
          <w:sz w:val="28"/>
          <w:szCs w:val="28"/>
        </w:rPr>
        <w:t xml:space="preserve">По данным ГК InfoWatch, за 2023–2025 годы в мире было скомпрометировано более 100 млрд записей персональных данных, из которых около 4,5 млрд пришлось на Россию. При этом в 2025 году среднее количество записей, утекающих за один инцидент в России, составило 3,27 млн, что на 25,8% больше, чем в 2024 году. Аутентификационные данные составляют около 30% всего объёма скомпрометированной информации и немедленно используются в атаках типа </w:t>
      </w:r>
      <w:proofErr w:type="spellStart"/>
      <w:r w:rsidRPr="007226B0">
        <w:rPr>
          <w:sz w:val="28"/>
          <w:szCs w:val="28"/>
        </w:rPr>
        <w:t>credential</w:t>
      </w:r>
      <w:proofErr w:type="spellEnd"/>
      <w:r w:rsidRPr="007226B0">
        <w:rPr>
          <w:sz w:val="28"/>
          <w:szCs w:val="28"/>
        </w:rPr>
        <w:t xml:space="preserve"> </w:t>
      </w:r>
      <w:proofErr w:type="spellStart"/>
      <w:r w:rsidRPr="007226B0">
        <w:rPr>
          <w:sz w:val="28"/>
          <w:szCs w:val="28"/>
        </w:rPr>
        <w:t>stuffing</w:t>
      </w:r>
      <w:proofErr w:type="spellEnd"/>
      <w:r w:rsidRPr="007226B0">
        <w:rPr>
          <w:sz w:val="28"/>
          <w:szCs w:val="28"/>
        </w:rPr>
        <w:t xml:space="preserve">. Особую озабоченность вызывает тот факт, что 66% инцидентов происходят из-за ошибок и незнания базовых правил </w:t>
      </w:r>
      <w:proofErr w:type="spellStart"/>
      <w:r w:rsidRPr="007226B0">
        <w:rPr>
          <w:sz w:val="28"/>
          <w:szCs w:val="28"/>
        </w:rPr>
        <w:t>кибергигиены</w:t>
      </w:r>
      <w:proofErr w:type="spellEnd"/>
      <w:r w:rsidRPr="007226B0">
        <w:rPr>
          <w:sz w:val="28"/>
          <w:szCs w:val="28"/>
        </w:rPr>
        <w:t xml:space="preserve"> со стороны сотрудников, при этом 70% утечек приходится на линейных работников.</w:t>
      </w:r>
    </w:p>
    <w:p w:rsidR="00863A94" w:rsidRPr="007226B0" w:rsidRDefault="00863A94" w:rsidP="00097C1B">
      <w:pPr>
        <w:spacing w:line="360" w:lineRule="auto"/>
        <w:ind w:firstLine="708"/>
        <w:jc w:val="both"/>
        <w:textAlignment w:val="baseline"/>
        <w:rPr>
          <w:sz w:val="28"/>
          <w:szCs w:val="28"/>
        </w:rPr>
      </w:pPr>
      <w:r w:rsidRPr="007226B0">
        <w:rPr>
          <w:sz w:val="28"/>
          <w:szCs w:val="28"/>
        </w:rPr>
        <w:t>Законодательство Российской Федерации устанавливает жёсткие требования к защите персональных данных. Федеральный закон № 152-ФЗ «О персональных данных», Федеральный закон № 187-ФЗ «О безопасности критической информационной инфраструктуры» и ГОСТ Р 57580 предписывают внедрение технических средств защиты информации. С 30 мая 2025 года введены оборотные штрафы за нарушения в области персональных данных — от 1 до 3% годовой выручки, но не менее 20 млн рублей. Это делает пренебрежение защитой данных экономически неприемлемым.</w:t>
      </w:r>
    </w:p>
    <w:p w:rsidR="00863A94" w:rsidRPr="007226B0" w:rsidRDefault="00863A94" w:rsidP="00097C1B">
      <w:pPr>
        <w:spacing w:line="360" w:lineRule="auto"/>
        <w:ind w:firstLine="708"/>
        <w:jc w:val="both"/>
        <w:textAlignment w:val="baseline"/>
        <w:rPr>
          <w:sz w:val="28"/>
          <w:szCs w:val="28"/>
        </w:rPr>
      </w:pPr>
      <w:r w:rsidRPr="007226B0">
        <w:rPr>
          <w:sz w:val="28"/>
          <w:szCs w:val="28"/>
        </w:rPr>
        <w:t>На рынке существует ряд решений для управления паролями (</w:t>
      </w:r>
      <w:proofErr w:type="spellStart"/>
      <w:r w:rsidRPr="007226B0">
        <w:rPr>
          <w:sz w:val="28"/>
          <w:szCs w:val="28"/>
        </w:rPr>
        <w:t>Bitwarden</w:t>
      </w:r>
      <w:proofErr w:type="spellEnd"/>
      <w:r w:rsidRPr="007226B0">
        <w:rPr>
          <w:sz w:val="28"/>
          <w:szCs w:val="28"/>
        </w:rPr>
        <w:t xml:space="preserve">, </w:t>
      </w:r>
      <w:proofErr w:type="spellStart"/>
      <w:r w:rsidRPr="007226B0">
        <w:rPr>
          <w:sz w:val="28"/>
          <w:szCs w:val="28"/>
        </w:rPr>
        <w:t>KeePassXC</w:t>
      </w:r>
      <w:proofErr w:type="spellEnd"/>
      <w:r w:rsidRPr="007226B0">
        <w:rPr>
          <w:sz w:val="28"/>
          <w:szCs w:val="28"/>
        </w:rPr>
        <w:t xml:space="preserve">, 1Password, </w:t>
      </w:r>
      <w:proofErr w:type="spellStart"/>
      <w:r w:rsidRPr="007226B0">
        <w:rPr>
          <w:sz w:val="28"/>
          <w:szCs w:val="28"/>
        </w:rPr>
        <w:t>LastPass</w:t>
      </w:r>
      <w:proofErr w:type="spellEnd"/>
      <w:r w:rsidRPr="007226B0">
        <w:rPr>
          <w:sz w:val="28"/>
          <w:szCs w:val="28"/>
        </w:rPr>
        <w:t xml:space="preserve">), однако многие из них обладают существенными недостатками: зависимость от облачной инфраструктуры иностранных провайдеров, высокая стоимость корпоративных лицензий, отсутствие локального хранилища, невозможность кастомизации под политики безопасности конкретной организации. Использование зарубежных сервисов в </w:t>
      </w:r>
      <w:r w:rsidRPr="007226B0">
        <w:rPr>
          <w:sz w:val="28"/>
          <w:szCs w:val="28"/>
        </w:rPr>
        <w:lastRenderedPageBreak/>
        <w:t>условиях санкционных ограничений создаёт дополнительные риски для российских компаний.</w:t>
      </w:r>
    </w:p>
    <w:p w:rsidR="00863A94" w:rsidRPr="007226B0" w:rsidRDefault="00863A94" w:rsidP="00097C1B">
      <w:pPr>
        <w:spacing w:line="360" w:lineRule="auto"/>
        <w:ind w:firstLine="708"/>
        <w:jc w:val="both"/>
        <w:textAlignment w:val="baseline"/>
        <w:rPr>
          <w:rStyle w:val="af"/>
          <w:sz w:val="28"/>
          <w:szCs w:val="28"/>
          <w:bdr w:val="none" w:sz="0" w:space="0" w:color="auto" w:frame="1"/>
        </w:rPr>
      </w:pPr>
      <w:r w:rsidRPr="007226B0">
        <w:rPr>
          <w:sz w:val="28"/>
          <w:szCs w:val="28"/>
        </w:rPr>
        <w:t>В связи с изложенным возникает необходимость разработки автономной, кроссплатформенной системы управления паролями, ориентированной на корпоративную среду, которая обеспечит локальное хранение и шифрование данных, генерацию паролей по корпоративным политикам, аудит действий пользователей, управление ролями и работу без подключения к внешним сервисам.</w:t>
      </w:r>
    </w:p>
    <w:p w:rsidR="00863A94" w:rsidRPr="007226B0" w:rsidRDefault="00863A94"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Целью</w:t>
      </w:r>
      <w:r w:rsidRPr="007226B0">
        <w:rPr>
          <w:sz w:val="28"/>
          <w:szCs w:val="28"/>
        </w:rPr>
        <w:t xml:space="preserve"> настоящей выпускной квалификационной работы является разработка информационной системы для автоматизации процесса управления паролями и защиты информации в корпоративной среде.</w:t>
      </w:r>
    </w:p>
    <w:p w:rsidR="00863A94" w:rsidRPr="00097C1B" w:rsidRDefault="00863A94" w:rsidP="00097C1B">
      <w:pPr>
        <w:spacing w:line="360" w:lineRule="auto"/>
        <w:ind w:firstLine="360"/>
        <w:jc w:val="both"/>
        <w:textAlignment w:val="baseline"/>
        <w:rPr>
          <w:b/>
          <w:sz w:val="28"/>
          <w:szCs w:val="28"/>
        </w:rPr>
      </w:pPr>
      <w:r w:rsidRPr="00097C1B">
        <w:rPr>
          <w:rStyle w:val="af"/>
          <w:b w:val="0"/>
          <w:bCs w:val="0"/>
          <w:sz w:val="28"/>
          <w:szCs w:val="28"/>
          <w:bdr w:val="none" w:sz="0" w:space="0" w:color="auto" w:frame="1"/>
        </w:rPr>
        <w:t>Для достижения поставленной цели необходимо решить следующие задачи:</w:t>
      </w:r>
    </w:p>
    <w:p w:rsidR="00863A94" w:rsidRPr="007226B0" w:rsidRDefault="00863A94" w:rsidP="00097C1B">
      <w:pPr>
        <w:numPr>
          <w:ilvl w:val="0"/>
          <w:numId w:val="41"/>
        </w:numPr>
        <w:spacing w:after="120" w:line="360" w:lineRule="auto"/>
        <w:jc w:val="both"/>
        <w:textAlignment w:val="baseline"/>
        <w:rPr>
          <w:sz w:val="28"/>
          <w:szCs w:val="28"/>
        </w:rPr>
      </w:pPr>
      <w:r w:rsidRPr="007226B0">
        <w:rPr>
          <w:sz w:val="28"/>
          <w:szCs w:val="28"/>
        </w:rPr>
        <w:t xml:space="preserve">Провести анализ предметной области, включая изучение проблем хранения паролей, </w:t>
      </w:r>
      <w:proofErr w:type="spellStart"/>
      <w:r w:rsidRPr="007226B0">
        <w:rPr>
          <w:sz w:val="28"/>
          <w:szCs w:val="28"/>
        </w:rPr>
        <w:t>кибергигиены</w:t>
      </w:r>
      <w:proofErr w:type="spellEnd"/>
      <w:r w:rsidRPr="007226B0">
        <w:rPr>
          <w:sz w:val="28"/>
          <w:szCs w:val="28"/>
        </w:rPr>
        <w:t xml:space="preserve"> сотрудников и существующих утечек данных.</w:t>
      </w:r>
    </w:p>
    <w:p w:rsidR="00863A94" w:rsidRPr="007226B0" w:rsidRDefault="00863A94" w:rsidP="00097C1B">
      <w:pPr>
        <w:numPr>
          <w:ilvl w:val="0"/>
          <w:numId w:val="41"/>
        </w:numPr>
        <w:spacing w:after="120" w:line="360" w:lineRule="auto"/>
        <w:jc w:val="both"/>
        <w:textAlignment w:val="baseline"/>
        <w:rPr>
          <w:sz w:val="28"/>
          <w:szCs w:val="28"/>
        </w:rPr>
      </w:pPr>
      <w:r w:rsidRPr="007226B0">
        <w:rPr>
          <w:sz w:val="28"/>
          <w:szCs w:val="28"/>
        </w:rPr>
        <w:t>Исследовать и проанализировать существующие решения на рынке и выявить их недостатки.</w:t>
      </w:r>
    </w:p>
    <w:p w:rsidR="00863A94" w:rsidRPr="007226B0" w:rsidRDefault="00863A94" w:rsidP="00097C1B">
      <w:pPr>
        <w:numPr>
          <w:ilvl w:val="0"/>
          <w:numId w:val="41"/>
        </w:numPr>
        <w:spacing w:after="120" w:line="360" w:lineRule="auto"/>
        <w:jc w:val="both"/>
        <w:textAlignment w:val="baseline"/>
        <w:rPr>
          <w:sz w:val="28"/>
          <w:szCs w:val="28"/>
        </w:rPr>
      </w:pPr>
      <w:r w:rsidRPr="007226B0">
        <w:rPr>
          <w:sz w:val="28"/>
          <w:szCs w:val="28"/>
        </w:rPr>
        <w:t>Сформулировать функциональные и нефункциональные требования к разрабатываемой системе.</w:t>
      </w:r>
    </w:p>
    <w:p w:rsidR="00863A94" w:rsidRPr="007226B0" w:rsidRDefault="00863A94" w:rsidP="00097C1B">
      <w:pPr>
        <w:numPr>
          <w:ilvl w:val="0"/>
          <w:numId w:val="41"/>
        </w:numPr>
        <w:spacing w:after="120" w:line="360" w:lineRule="auto"/>
        <w:jc w:val="both"/>
        <w:textAlignment w:val="baseline"/>
        <w:rPr>
          <w:sz w:val="28"/>
          <w:szCs w:val="28"/>
        </w:rPr>
      </w:pPr>
      <w:r w:rsidRPr="007226B0">
        <w:rPr>
          <w:sz w:val="28"/>
          <w:szCs w:val="28"/>
        </w:rPr>
        <w:t>Выбрать инструментарий разработки и обосновать архитектурное решение.</w:t>
      </w:r>
    </w:p>
    <w:p w:rsidR="00863A94" w:rsidRPr="007226B0" w:rsidRDefault="00863A94" w:rsidP="00097C1B">
      <w:pPr>
        <w:numPr>
          <w:ilvl w:val="0"/>
          <w:numId w:val="41"/>
        </w:numPr>
        <w:spacing w:after="120" w:line="360" w:lineRule="auto"/>
        <w:jc w:val="both"/>
        <w:textAlignment w:val="baseline"/>
        <w:rPr>
          <w:sz w:val="28"/>
          <w:szCs w:val="28"/>
        </w:rPr>
      </w:pPr>
      <w:r w:rsidRPr="007226B0">
        <w:rPr>
          <w:sz w:val="28"/>
          <w:szCs w:val="28"/>
        </w:rPr>
        <w:t>Спроектировать базу данных и разработать клиентское приложение с реализацией криптографической защиты.</w:t>
      </w:r>
    </w:p>
    <w:p w:rsidR="00863A94" w:rsidRPr="007226B0" w:rsidRDefault="00863A94" w:rsidP="00097C1B">
      <w:pPr>
        <w:numPr>
          <w:ilvl w:val="0"/>
          <w:numId w:val="41"/>
        </w:numPr>
        <w:spacing w:after="120" w:line="360" w:lineRule="auto"/>
        <w:jc w:val="both"/>
        <w:textAlignment w:val="baseline"/>
        <w:rPr>
          <w:sz w:val="28"/>
          <w:szCs w:val="28"/>
        </w:rPr>
      </w:pPr>
      <w:r w:rsidRPr="007226B0">
        <w:rPr>
          <w:sz w:val="28"/>
          <w:szCs w:val="28"/>
        </w:rPr>
        <w:t>Обеспечить функциональность генерации паролей, аудита действий, управления ролями и импорта/экспорта данных.</w:t>
      </w:r>
    </w:p>
    <w:p w:rsidR="00863A94" w:rsidRPr="00B00F2D" w:rsidRDefault="00863A94" w:rsidP="00097C1B">
      <w:pPr>
        <w:numPr>
          <w:ilvl w:val="0"/>
          <w:numId w:val="41"/>
        </w:numPr>
        <w:spacing w:line="360" w:lineRule="auto"/>
        <w:jc w:val="both"/>
        <w:textAlignment w:val="baseline"/>
        <w:rPr>
          <w:rStyle w:val="af"/>
          <w:sz w:val="28"/>
          <w:szCs w:val="28"/>
          <w:bdr w:val="none" w:sz="0" w:space="0" w:color="auto" w:frame="1"/>
        </w:rPr>
      </w:pPr>
      <w:r w:rsidRPr="007226B0">
        <w:rPr>
          <w:sz w:val="28"/>
          <w:szCs w:val="28"/>
        </w:rPr>
        <w:t>Провести тестирование системы и подготовить пользовательскую документацию.</w:t>
      </w:r>
    </w:p>
    <w:p w:rsidR="00863A94" w:rsidRPr="007226B0" w:rsidRDefault="00863A94" w:rsidP="00097C1B">
      <w:pPr>
        <w:spacing w:line="360" w:lineRule="auto"/>
        <w:ind w:firstLine="360"/>
        <w:jc w:val="both"/>
        <w:textAlignment w:val="baseline"/>
        <w:rPr>
          <w:rStyle w:val="af"/>
          <w:sz w:val="28"/>
          <w:szCs w:val="28"/>
          <w:bdr w:val="none" w:sz="0" w:space="0" w:color="auto" w:frame="1"/>
        </w:rPr>
      </w:pPr>
      <w:r w:rsidRPr="00097C1B">
        <w:rPr>
          <w:rStyle w:val="af"/>
          <w:b w:val="0"/>
          <w:bCs w:val="0"/>
          <w:sz w:val="28"/>
          <w:szCs w:val="28"/>
          <w:bdr w:val="none" w:sz="0" w:space="0" w:color="auto" w:frame="1"/>
        </w:rPr>
        <w:t>Объектом исследования</w:t>
      </w:r>
      <w:r w:rsidRPr="00097C1B">
        <w:rPr>
          <w:b/>
          <w:sz w:val="28"/>
          <w:szCs w:val="28"/>
        </w:rPr>
        <w:t xml:space="preserve"> </w:t>
      </w:r>
      <w:r w:rsidRPr="007226B0">
        <w:rPr>
          <w:sz w:val="28"/>
          <w:szCs w:val="28"/>
        </w:rPr>
        <w:t>является процесс управления паролями в корпоративной среде.</w:t>
      </w:r>
    </w:p>
    <w:p w:rsidR="00863A94" w:rsidRPr="007226B0" w:rsidRDefault="00863A94" w:rsidP="00097C1B">
      <w:pPr>
        <w:spacing w:line="360" w:lineRule="auto"/>
        <w:ind w:firstLine="360"/>
        <w:jc w:val="both"/>
        <w:textAlignment w:val="baseline"/>
        <w:rPr>
          <w:rStyle w:val="af"/>
          <w:sz w:val="28"/>
          <w:szCs w:val="28"/>
          <w:bdr w:val="none" w:sz="0" w:space="0" w:color="auto" w:frame="1"/>
        </w:rPr>
      </w:pPr>
      <w:r w:rsidRPr="00097C1B">
        <w:rPr>
          <w:rStyle w:val="af"/>
          <w:b w:val="0"/>
          <w:bCs w:val="0"/>
          <w:sz w:val="28"/>
          <w:szCs w:val="28"/>
          <w:bdr w:val="none" w:sz="0" w:space="0" w:color="auto" w:frame="1"/>
        </w:rPr>
        <w:lastRenderedPageBreak/>
        <w:t>Предметом исследования</w:t>
      </w:r>
      <w:r w:rsidRPr="00097C1B">
        <w:rPr>
          <w:b/>
          <w:sz w:val="28"/>
          <w:szCs w:val="28"/>
        </w:rPr>
        <w:t xml:space="preserve"> </w:t>
      </w:r>
      <w:r w:rsidRPr="007226B0">
        <w:rPr>
          <w:sz w:val="28"/>
          <w:szCs w:val="28"/>
        </w:rPr>
        <w:t>являются методы, алгоритмы и программные средства автоматизации управления паролями и защиты конфиденциальной информации.</w:t>
      </w:r>
    </w:p>
    <w:p w:rsidR="00863A94" w:rsidRPr="007226B0" w:rsidRDefault="00863A94" w:rsidP="00097C1B">
      <w:pPr>
        <w:spacing w:line="360" w:lineRule="auto"/>
        <w:ind w:firstLine="360"/>
        <w:jc w:val="both"/>
        <w:textAlignment w:val="baseline"/>
        <w:rPr>
          <w:rStyle w:val="af"/>
          <w:sz w:val="28"/>
          <w:szCs w:val="28"/>
          <w:bdr w:val="none" w:sz="0" w:space="0" w:color="auto" w:frame="1"/>
        </w:rPr>
      </w:pPr>
      <w:r w:rsidRPr="00097C1B">
        <w:rPr>
          <w:rStyle w:val="af"/>
          <w:b w:val="0"/>
          <w:bCs w:val="0"/>
          <w:sz w:val="28"/>
          <w:szCs w:val="28"/>
          <w:bdr w:val="none" w:sz="0" w:space="0" w:color="auto" w:frame="1"/>
        </w:rPr>
        <w:t>В работе использованы</w:t>
      </w:r>
      <w:r w:rsidRPr="007226B0">
        <w:rPr>
          <w:sz w:val="28"/>
          <w:szCs w:val="28"/>
        </w:rPr>
        <w:t xml:space="preserve"> методы системного анализа, объектно-ориентированного проектирования, криптографического моделирования, функционального моделирования (UML-диаграммы), а также методы программирования и тестирования программного обеспечения.</w:t>
      </w:r>
    </w:p>
    <w:p w:rsidR="00863A94" w:rsidRPr="007226B0" w:rsidRDefault="00863A94" w:rsidP="00097C1B">
      <w:pPr>
        <w:spacing w:line="360" w:lineRule="auto"/>
        <w:ind w:firstLine="360"/>
        <w:jc w:val="both"/>
        <w:textAlignment w:val="baseline"/>
        <w:rPr>
          <w:rStyle w:val="af"/>
          <w:sz w:val="28"/>
          <w:szCs w:val="28"/>
          <w:bdr w:val="none" w:sz="0" w:space="0" w:color="auto" w:frame="1"/>
        </w:rPr>
      </w:pPr>
      <w:r w:rsidRPr="00097C1B">
        <w:rPr>
          <w:rStyle w:val="af"/>
          <w:b w:val="0"/>
          <w:bCs w:val="0"/>
          <w:sz w:val="28"/>
          <w:szCs w:val="28"/>
          <w:bdr w:val="none" w:sz="0" w:space="0" w:color="auto" w:frame="1"/>
        </w:rPr>
        <w:t>Практическая значимость</w:t>
      </w:r>
      <w:r w:rsidRPr="007226B0">
        <w:rPr>
          <w:sz w:val="28"/>
          <w:szCs w:val="28"/>
        </w:rPr>
        <w:t xml:space="preserve"> работы заключается в создании готового к внедрению программного продукта — кроссплатформенного приложения для управления паролями, которое может быть использовано в корпоративной среде для повышения уровня информационной безопасности, снижения рисков утечек данных, связанных с человеческим фактором, и соответствия требованиям российского законодательства в области защиты персональных данных.</w:t>
      </w:r>
    </w:p>
    <w:p w:rsidR="00863A94" w:rsidRPr="007226B0" w:rsidRDefault="00863A94" w:rsidP="00097C1B">
      <w:pPr>
        <w:spacing w:line="360" w:lineRule="auto"/>
        <w:ind w:firstLine="360"/>
        <w:jc w:val="both"/>
        <w:textAlignment w:val="baseline"/>
        <w:rPr>
          <w:sz w:val="28"/>
          <w:szCs w:val="28"/>
        </w:rPr>
      </w:pPr>
      <w:r w:rsidRPr="00097C1B">
        <w:rPr>
          <w:rStyle w:val="af"/>
          <w:b w:val="0"/>
          <w:bCs w:val="0"/>
          <w:sz w:val="28"/>
          <w:szCs w:val="28"/>
          <w:bdr w:val="none" w:sz="0" w:space="0" w:color="auto" w:frame="1"/>
        </w:rPr>
        <w:t>Структура работы</w:t>
      </w:r>
      <w:r w:rsidRPr="007226B0">
        <w:rPr>
          <w:sz w:val="28"/>
          <w:szCs w:val="28"/>
        </w:rPr>
        <w:t xml:space="preserve"> включает введение, три главы, заключение, список источников и приложения.</w:t>
      </w:r>
    </w:p>
    <w:p w:rsidR="00863A94" w:rsidRPr="007226B0" w:rsidRDefault="00863A94" w:rsidP="00097C1B">
      <w:pPr>
        <w:spacing w:line="360" w:lineRule="auto"/>
        <w:ind w:firstLine="360"/>
        <w:jc w:val="both"/>
        <w:textAlignment w:val="baseline"/>
        <w:rPr>
          <w:sz w:val="28"/>
          <w:szCs w:val="28"/>
        </w:rPr>
      </w:pPr>
      <w:r w:rsidRPr="007226B0">
        <w:rPr>
          <w:sz w:val="28"/>
          <w:szCs w:val="28"/>
        </w:rPr>
        <w:t xml:space="preserve">В </w:t>
      </w:r>
      <w:r w:rsidRPr="00097C1B">
        <w:rPr>
          <w:rStyle w:val="af"/>
          <w:b w:val="0"/>
          <w:bCs w:val="0"/>
          <w:sz w:val="28"/>
          <w:szCs w:val="28"/>
          <w:bdr w:val="none" w:sz="0" w:space="0" w:color="auto" w:frame="1"/>
        </w:rPr>
        <w:t>первой главе</w:t>
      </w:r>
      <w:r w:rsidRPr="007226B0">
        <w:rPr>
          <w:sz w:val="28"/>
          <w:szCs w:val="28"/>
        </w:rPr>
        <w:t xml:space="preserve"> проводится анализ предметной области, бизнес-процессов, существующих решений, выявляются проблемы и формулируются требования к системе.</w:t>
      </w:r>
    </w:p>
    <w:p w:rsidR="00863A94" w:rsidRPr="007226B0" w:rsidRDefault="00863A94" w:rsidP="00097C1B">
      <w:pPr>
        <w:spacing w:line="360" w:lineRule="auto"/>
        <w:ind w:firstLine="360"/>
        <w:jc w:val="both"/>
        <w:textAlignment w:val="baseline"/>
        <w:rPr>
          <w:sz w:val="28"/>
          <w:szCs w:val="28"/>
        </w:rPr>
      </w:pPr>
      <w:r w:rsidRPr="007226B0">
        <w:rPr>
          <w:sz w:val="28"/>
          <w:szCs w:val="28"/>
        </w:rPr>
        <w:t xml:space="preserve">Во </w:t>
      </w:r>
      <w:r w:rsidRPr="00097C1B">
        <w:rPr>
          <w:rStyle w:val="af"/>
          <w:b w:val="0"/>
          <w:bCs w:val="0"/>
          <w:sz w:val="28"/>
          <w:szCs w:val="28"/>
          <w:bdr w:val="none" w:sz="0" w:space="0" w:color="auto" w:frame="1"/>
        </w:rPr>
        <w:t>второй главе</w:t>
      </w:r>
      <w:r w:rsidRPr="007226B0">
        <w:rPr>
          <w:sz w:val="28"/>
          <w:szCs w:val="28"/>
        </w:rPr>
        <w:t xml:space="preserve"> обосновывается выбор инструментария: языка программирования </w:t>
      </w:r>
      <w:proofErr w:type="spellStart"/>
      <w:r w:rsidRPr="007226B0">
        <w:rPr>
          <w:sz w:val="28"/>
          <w:szCs w:val="28"/>
        </w:rPr>
        <w:t>Dart</w:t>
      </w:r>
      <w:proofErr w:type="spellEnd"/>
      <w:r w:rsidRPr="007226B0">
        <w:rPr>
          <w:sz w:val="28"/>
          <w:szCs w:val="28"/>
        </w:rPr>
        <w:t xml:space="preserve">, фреймворка </w:t>
      </w:r>
      <w:proofErr w:type="spellStart"/>
      <w:r w:rsidRPr="007226B0">
        <w:rPr>
          <w:sz w:val="28"/>
          <w:szCs w:val="28"/>
        </w:rPr>
        <w:t>Flutter</w:t>
      </w:r>
      <w:proofErr w:type="spellEnd"/>
      <w:r w:rsidRPr="007226B0">
        <w:rPr>
          <w:sz w:val="28"/>
          <w:szCs w:val="28"/>
        </w:rPr>
        <w:t xml:space="preserve">, СУБД </w:t>
      </w:r>
      <w:proofErr w:type="spellStart"/>
      <w:r w:rsidRPr="007226B0">
        <w:rPr>
          <w:sz w:val="28"/>
          <w:szCs w:val="28"/>
        </w:rPr>
        <w:t>SQLite</w:t>
      </w:r>
      <w:proofErr w:type="spellEnd"/>
      <w:r w:rsidRPr="007226B0">
        <w:rPr>
          <w:sz w:val="28"/>
          <w:szCs w:val="28"/>
        </w:rPr>
        <w:t xml:space="preserve">, криптографических алгоритмов и архитектурного решения на основе </w:t>
      </w:r>
      <w:proofErr w:type="spellStart"/>
      <w:r w:rsidRPr="007226B0">
        <w:rPr>
          <w:sz w:val="28"/>
          <w:szCs w:val="28"/>
        </w:rPr>
        <w:t>Clean</w:t>
      </w:r>
      <w:proofErr w:type="spellEnd"/>
      <w:r w:rsidRPr="007226B0">
        <w:rPr>
          <w:sz w:val="28"/>
          <w:szCs w:val="28"/>
        </w:rPr>
        <w:t xml:space="preserve"> Architecture.</w:t>
      </w:r>
    </w:p>
    <w:p w:rsidR="00863A94" w:rsidRPr="007226B0" w:rsidRDefault="00863A94" w:rsidP="00097C1B">
      <w:pPr>
        <w:spacing w:line="360" w:lineRule="auto"/>
        <w:ind w:firstLine="360"/>
        <w:jc w:val="both"/>
        <w:textAlignment w:val="baseline"/>
        <w:rPr>
          <w:sz w:val="28"/>
          <w:szCs w:val="28"/>
        </w:rPr>
      </w:pPr>
      <w:r w:rsidRPr="007226B0">
        <w:rPr>
          <w:sz w:val="28"/>
          <w:szCs w:val="28"/>
        </w:rPr>
        <w:t xml:space="preserve">В </w:t>
      </w:r>
      <w:r w:rsidRPr="00097C1B">
        <w:rPr>
          <w:rStyle w:val="af"/>
          <w:b w:val="0"/>
          <w:bCs w:val="0"/>
          <w:sz w:val="28"/>
          <w:szCs w:val="28"/>
          <w:bdr w:val="none" w:sz="0" w:space="0" w:color="auto" w:frame="1"/>
        </w:rPr>
        <w:t>третьей главе</w:t>
      </w:r>
      <w:r w:rsidRPr="007226B0">
        <w:rPr>
          <w:sz w:val="28"/>
          <w:szCs w:val="28"/>
        </w:rPr>
        <w:t xml:space="preserve"> описывается проектирование базы данных, реализация криптографической защиты, разработка интерфейса и бизнес-логики, интеграция компонентов, тестирование системы и подготовка пользовательской документации.</w:t>
      </w:r>
    </w:p>
    <w:p w:rsidR="00A3162A" w:rsidRPr="007226B0" w:rsidRDefault="00A3162A" w:rsidP="00097C1B">
      <w:pPr>
        <w:spacing w:line="360" w:lineRule="auto"/>
        <w:jc w:val="both"/>
        <w:rPr>
          <w:color w:val="000000"/>
          <w:sz w:val="28"/>
          <w:szCs w:val="28"/>
        </w:rPr>
      </w:pPr>
    </w:p>
    <w:p w:rsidR="00863A94" w:rsidRPr="00097C1B" w:rsidRDefault="00A3162A" w:rsidP="00097C1B">
      <w:pPr>
        <w:pStyle w:val="afa"/>
        <w:rPr>
          <w:color w:val="000000"/>
        </w:rPr>
      </w:pPr>
      <w:r w:rsidRPr="007226B0">
        <w:rPr>
          <w:color w:val="000000"/>
          <w:sz w:val="28"/>
        </w:rPr>
        <w:br w:type="page"/>
      </w:r>
      <w:bookmarkStart w:id="2401" w:name="_Toc230173144"/>
      <w:r w:rsidR="00863A94" w:rsidRPr="00097C1B">
        <w:lastRenderedPageBreak/>
        <w:t>ГЛАВА 1. АНАЛИЗ ПРЕДМЕТНОЙ ОБЛАСТИ И ПОСТАНОВКА ЗАДАЧИ НА РАЗРАБОТКУ ИНФОРМАЦИОННОЙ СИСТЕМЫ</w:t>
      </w:r>
      <w:bookmarkEnd w:id="2401"/>
    </w:p>
    <w:p w:rsidR="00EE593E" w:rsidRPr="00097C1B" w:rsidRDefault="00EE593E" w:rsidP="00097C1B">
      <w:pPr>
        <w:pStyle w:val="2"/>
        <w:spacing w:before="360" w:beforeAutospacing="0" w:after="240" w:afterAutospacing="0" w:line="360" w:lineRule="auto"/>
        <w:jc w:val="both"/>
        <w:textAlignment w:val="baseline"/>
        <w:rPr>
          <w:b w:val="0"/>
          <w:bCs w:val="0"/>
          <w:sz w:val="28"/>
          <w:szCs w:val="28"/>
        </w:rPr>
      </w:pPr>
      <w:bookmarkStart w:id="2402" w:name="_Toc230173145"/>
      <w:r w:rsidRPr="00097C1B">
        <w:rPr>
          <w:b w:val="0"/>
          <w:bCs w:val="0"/>
          <w:sz w:val="28"/>
          <w:szCs w:val="28"/>
        </w:rPr>
        <w:t>1.1 Общая характеристика предметной области</w:t>
      </w:r>
      <w:bookmarkEnd w:id="2402"/>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03" w:name="_Toc230173146"/>
      <w:r w:rsidRPr="00097C1B">
        <w:rPr>
          <w:rFonts w:ascii="Times New Roman" w:hAnsi="Times New Roman"/>
          <w:b w:val="0"/>
          <w:bCs w:val="0"/>
          <w:sz w:val="28"/>
          <w:szCs w:val="28"/>
        </w:rPr>
        <w:t>1.1.1</w:t>
      </w:r>
      <w:ins w:id="2404" w:author="Sasha Azazlov" w:date="2026-05-19T13:43:00Z" w16du:dateUtc="2026-05-19T10:43:00Z">
        <w:r w:rsidR="00A4781B">
          <w:rPr>
            <w:rFonts w:ascii="Times New Roman" w:hAnsi="Times New Roman"/>
            <w:b w:val="0"/>
            <w:bCs w:val="0"/>
            <w:sz w:val="28"/>
            <w:szCs w:val="28"/>
          </w:rPr>
          <w:t xml:space="preserve"> </w:t>
        </w:r>
      </w:ins>
      <w:del w:id="2405" w:author="Sasha Azazlov" w:date="2026-05-19T13:42:00Z" w16du:dateUtc="2026-05-19T10:42:00Z">
        <w:r w:rsidRPr="00097C1B" w:rsidDel="00D720A0">
          <w:rPr>
            <w:rFonts w:ascii="Times New Roman" w:hAnsi="Times New Roman"/>
            <w:b w:val="0"/>
            <w:bCs w:val="0"/>
            <w:sz w:val="28"/>
            <w:szCs w:val="28"/>
          </w:rPr>
          <w:delText xml:space="preserve"> </w:delText>
        </w:r>
        <w:r w:rsidRPr="00097C1B" w:rsidDel="0094035A">
          <w:rPr>
            <w:rFonts w:ascii="Times New Roman" w:hAnsi="Times New Roman"/>
            <w:b w:val="0"/>
            <w:bCs w:val="0"/>
            <w:sz w:val="28"/>
            <w:szCs w:val="28"/>
          </w:rPr>
          <w:delText>Информационная безопасность в корпоративной среде</w:delText>
        </w:r>
      </w:del>
      <w:ins w:id="2406" w:author="Sasha Azazlov" w:date="2026-05-19T13:42:00Z" w16du:dateUtc="2026-05-19T10:42:00Z">
        <w:r w:rsidR="00D720A0" w:rsidRPr="00097C1B">
          <w:rPr>
            <w:rFonts w:ascii="Times New Roman" w:hAnsi="Times New Roman"/>
            <w:b w:val="0"/>
            <w:bCs w:val="0"/>
            <w:sz w:val="28"/>
            <w:szCs w:val="28"/>
          </w:rPr>
          <w:t>Информационная безопасность в корпоративной среде</w:t>
        </w:r>
      </w:ins>
      <w:bookmarkEnd w:id="2403"/>
    </w:p>
    <w:p w:rsidR="001A666E" w:rsidRPr="007226B0" w:rsidRDefault="00EE593E" w:rsidP="00097C1B">
      <w:pPr>
        <w:spacing w:line="360" w:lineRule="auto"/>
        <w:ind w:firstLine="708"/>
        <w:jc w:val="both"/>
        <w:textAlignment w:val="baseline"/>
        <w:rPr>
          <w:sz w:val="28"/>
          <w:szCs w:val="28"/>
        </w:rPr>
      </w:pPr>
      <w:r w:rsidRPr="007226B0">
        <w:rPr>
          <w:sz w:val="28"/>
          <w:szCs w:val="28"/>
        </w:rPr>
        <w:t>Информационная безопасность (ИБ) представляет собой комплекс мер по защите информации от угроз, связанных с её утратой, искажением или несанкционированным доступом. В корпоративной среде ИБ включает технические, организационные и правовые аспекты защиты конфиденциальных данных, коммерческой тайны и персональных данных сотрудников и клиентов.</w:t>
      </w:r>
    </w:p>
    <w:p w:rsidR="00EE593E" w:rsidRPr="007226B0" w:rsidRDefault="00EE593E" w:rsidP="00097C1B">
      <w:pPr>
        <w:spacing w:line="360" w:lineRule="auto"/>
        <w:ind w:firstLine="708"/>
        <w:jc w:val="both"/>
        <w:textAlignment w:val="baseline"/>
        <w:rPr>
          <w:sz w:val="28"/>
          <w:szCs w:val="28"/>
        </w:rPr>
      </w:pPr>
      <w:r w:rsidRPr="007226B0">
        <w:rPr>
          <w:sz w:val="28"/>
          <w:szCs w:val="28"/>
        </w:rPr>
        <w:t xml:space="preserve">Современные корпоративные информационные системы характеризуются высокой степенью интеграции, </w:t>
      </w:r>
      <w:proofErr w:type="spellStart"/>
      <w:r w:rsidRPr="007226B0">
        <w:rPr>
          <w:sz w:val="28"/>
          <w:szCs w:val="28"/>
        </w:rPr>
        <w:t>распределённостью</w:t>
      </w:r>
      <w:proofErr w:type="spellEnd"/>
      <w:r w:rsidRPr="007226B0">
        <w:rPr>
          <w:sz w:val="28"/>
          <w:szCs w:val="28"/>
        </w:rPr>
        <w:t xml:space="preserve"> и зависимостью от цифровых сервисов. Это создаёт расширенную поверхность атаки, где компрометация одного компонента может привести к компрометации всей инфраструктуры. Особую роль в этой системе играют учётные данные — логины и пароли, которые остаются основным механизмом аутентификации в большинстве корпоративных приложений.</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07" w:name="_Toc230173147"/>
      <w:r w:rsidRPr="00097C1B">
        <w:rPr>
          <w:rFonts w:ascii="Times New Roman" w:hAnsi="Times New Roman"/>
          <w:b w:val="0"/>
          <w:bCs w:val="0"/>
          <w:sz w:val="28"/>
          <w:szCs w:val="28"/>
        </w:rPr>
        <w:t>1.1.2 Проблема хранения паролей в организациях</w:t>
      </w:r>
      <w:bookmarkEnd w:id="2407"/>
    </w:p>
    <w:p w:rsidR="00EE593E" w:rsidRPr="007226B0" w:rsidRDefault="00EE593E" w:rsidP="00097C1B">
      <w:pPr>
        <w:spacing w:line="360" w:lineRule="auto"/>
        <w:ind w:firstLine="360"/>
        <w:jc w:val="both"/>
        <w:textAlignment w:val="baseline"/>
        <w:rPr>
          <w:sz w:val="28"/>
          <w:szCs w:val="28"/>
        </w:rPr>
      </w:pPr>
      <w:r w:rsidRPr="007226B0">
        <w:rPr>
          <w:sz w:val="28"/>
          <w:szCs w:val="28"/>
        </w:rPr>
        <w:t>Пароли остаются наиболее распространённым способом аутентификации несмотря на развитие биометрии и многофакторной аутентификации. Однако организации сталкиваются с рядом фундаментальных проблем при управлении паролями:</w:t>
      </w:r>
    </w:p>
    <w:p w:rsidR="00EE593E" w:rsidRPr="007226B0" w:rsidRDefault="00EE593E" w:rsidP="00097C1B">
      <w:pPr>
        <w:numPr>
          <w:ilvl w:val="0"/>
          <w:numId w:val="42"/>
        </w:numPr>
        <w:spacing w:line="360" w:lineRule="auto"/>
        <w:jc w:val="both"/>
        <w:textAlignment w:val="baseline"/>
        <w:rPr>
          <w:sz w:val="28"/>
          <w:szCs w:val="28"/>
        </w:rPr>
      </w:pPr>
      <w:r w:rsidRPr="00097C1B">
        <w:rPr>
          <w:rStyle w:val="af"/>
          <w:b w:val="0"/>
          <w:bCs w:val="0"/>
          <w:sz w:val="28"/>
          <w:szCs w:val="28"/>
          <w:bdr w:val="none" w:sz="0" w:space="0" w:color="auto" w:frame="1"/>
        </w:rPr>
        <w:t>Использование слабых паролей.</w:t>
      </w:r>
      <w:r w:rsidRPr="007226B0">
        <w:rPr>
          <w:sz w:val="28"/>
          <w:szCs w:val="28"/>
        </w:rPr>
        <w:t xml:space="preserve"> Анализ утечек паролей за 2023–2025 годы показал, что наиболее частой комбинацией остаётся «12345», а также массово встречаются слова «</w:t>
      </w:r>
      <w:proofErr w:type="spellStart"/>
      <w:r w:rsidRPr="007226B0">
        <w:rPr>
          <w:sz w:val="28"/>
          <w:szCs w:val="28"/>
        </w:rPr>
        <w:t>love</w:t>
      </w:r>
      <w:proofErr w:type="spellEnd"/>
      <w:r w:rsidRPr="007226B0">
        <w:rPr>
          <w:sz w:val="28"/>
          <w:szCs w:val="28"/>
        </w:rPr>
        <w:t xml:space="preserve">», имена людей, названия стран и простые числовые последовательности. Каждый десятый пароль содержит число, </w:t>
      </w:r>
      <w:r w:rsidRPr="007226B0">
        <w:rPr>
          <w:sz w:val="28"/>
          <w:szCs w:val="28"/>
        </w:rPr>
        <w:lastRenderedPageBreak/>
        <w:t>напоминающее год (от 1990 до 2025), а каждая двухсотая комбинация заканчивается на «2024».</w:t>
      </w:r>
    </w:p>
    <w:p w:rsidR="00EE593E" w:rsidRPr="007226B0" w:rsidRDefault="00EE593E" w:rsidP="00097C1B">
      <w:pPr>
        <w:numPr>
          <w:ilvl w:val="0"/>
          <w:numId w:val="42"/>
        </w:numPr>
        <w:spacing w:line="360" w:lineRule="auto"/>
        <w:jc w:val="both"/>
        <w:textAlignment w:val="baseline"/>
        <w:rPr>
          <w:sz w:val="28"/>
          <w:szCs w:val="28"/>
        </w:rPr>
      </w:pPr>
      <w:r w:rsidRPr="00097C1B">
        <w:rPr>
          <w:rStyle w:val="af"/>
          <w:b w:val="0"/>
          <w:bCs w:val="0"/>
          <w:sz w:val="28"/>
          <w:szCs w:val="28"/>
          <w:bdr w:val="none" w:sz="0" w:space="0" w:color="auto" w:frame="1"/>
        </w:rPr>
        <w:t>Длительный срок использования паролей.</w:t>
      </w:r>
      <w:r w:rsidRPr="007226B0">
        <w:rPr>
          <w:sz w:val="28"/>
          <w:szCs w:val="28"/>
        </w:rPr>
        <w:t xml:space="preserve"> 54% паролей, утекших в 2025 году, уже присутствовали в более ранних утечках. Средний срок жизни пароля до его компрометации составляет 3,5–4 года, что свидетельствует о редкой смене учётных данных даже после публикации инцидентов.</w:t>
      </w:r>
    </w:p>
    <w:p w:rsidR="00EE593E" w:rsidRPr="007226B0" w:rsidRDefault="00EE593E" w:rsidP="00097C1B">
      <w:pPr>
        <w:numPr>
          <w:ilvl w:val="0"/>
          <w:numId w:val="42"/>
        </w:numPr>
        <w:spacing w:line="360" w:lineRule="auto"/>
        <w:jc w:val="both"/>
        <w:textAlignment w:val="baseline"/>
        <w:rPr>
          <w:sz w:val="28"/>
          <w:szCs w:val="28"/>
        </w:rPr>
      </w:pPr>
      <w:r w:rsidRPr="00097C1B">
        <w:rPr>
          <w:rStyle w:val="af"/>
          <w:b w:val="0"/>
          <w:bCs w:val="0"/>
          <w:sz w:val="28"/>
          <w:szCs w:val="28"/>
          <w:bdr w:val="none" w:sz="0" w:space="0" w:color="auto" w:frame="1"/>
        </w:rPr>
        <w:t>Повторное использование паролей.</w:t>
      </w:r>
      <w:r w:rsidRPr="007226B0">
        <w:rPr>
          <w:sz w:val="28"/>
          <w:szCs w:val="28"/>
        </w:rPr>
        <w:t xml:space="preserve"> Сотрудники используют одинаковые пароли для различных корпоративных и личных сервисов, что приводит к каскадной компрометации при утечке из одного источника.</w:t>
      </w:r>
    </w:p>
    <w:p w:rsidR="00EE593E" w:rsidRPr="007226B0" w:rsidRDefault="00EE593E" w:rsidP="00097C1B">
      <w:pPr>
        <w:numPr>
          <w:ilvl w:val="0"/>
          <w:numId w:val="42"/>
        </w:numPr>
        <w:spacing w:line="360" w:lineRule="auto"/>
        <w:jc w:val="both"/>
        <w:textAlignment w:val="baseline"/>
        <w:rPr>
          <w:sz w:val="28"/>
          <w:szCs w:val="28"/>
        </w:rPr>
      </w:pPr>
      <w:r w:rsidRPr="00097C1B">
        <w:rPr>
          <w:rStyle w:val="af"/>
          <w:b w:val="0"/>
          <w:sz w:val="28"/>
          <w:szCs w:val="28"/>
          <w:bdr w:val="none" w:sz="0" w:space="0" w:color="auto" w:frame="1"/>
        </w:rPr>
        <w:t>Небезопасное хранение.</w:t>
      </w:r>
      <w:r w:rsidRPr="007226B0">
        <w:rPr>
          <w:sz w:val="28"/>
          <w:szCs w:val="28"/>
        </w:rPr>
        <w:t xml:space="preserve"> Пароли часто сохраняются в текстовых файлах, электронных таблицах, заметках на рабочем столе или в незащищённых браузерных хранилищах.</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08" w:name="_Toc230173148"/>
      <w:r w:rsidRPr="00097C1B">
        <w:rPr>
          <w:rFonts w:ascii="Times New Roman" w:hAnsi="Times New Roman"/>
          <w:b w:val="0"/>
          <w:bCs w:val="0"/>
          <w:sz w:val="28"/>
          <w:szCs w:val="28"/>
        </w:rPr>
        <w:t xml:space="preserve">1.1.3 </w:t>
      </w:r>
      <w:proofErr w:type="spellStart"/>
      <w:r w:rsidRPr="00097C1B">
        <w:rPr>
          <w:rFonts w:ascii="Times New Roman" w:hAnsi="Times New Roman"/>
          <w:b w:val="0"/>
          <w:bCs w:val="0"/>
          <w:sz w:val="28"/>
          <w:szCs w:val="28"/>
        </w:rPr>
        <w:t>Кибергигиена</w:t>
      </w:r>
      <w:proofErr w:type="spellEnd"/>
      <w:r w:rsidRPr="00097C1B">
        <w:rPr>
          <w:rFonts w:ascii="Times New Roman" w:hAnsi="Times New Roman"/>
          <w:b w:val="0"/>
          <w:bCs w:val="0"/>
          <w:sz w:val="28"/>
          <w:szCs w:val="28"/>
        </w:rPr>
        <w:t xml:space="preserve"> сотрудников</w:t>
      </w:r>
      <w:bookmarkEnd w:id="2408"/>
    </w:p>
    <w:p w:rsidR="001A666E" w:rsidRPr="007226B0" w:rsidRDefault="00EE593E" w:rsidP="00097C1B">
      <w:pPr>
        <w:spacing w:line="360" w:lineRule="auto"/>
        <w:ind w:firstLine="708"/>
        <w:jc w:val="both"/>
        <w:textAlignment w:val="baseline"/>
        <w:rPr>
          <w:sz w:val="28"/>
          <w:szCs w:val="28"/>
        </w:rPr>
      </w:pPr>
      <w:r w:rsidRPr="007226B0">
        <w:rPr>
          <w:sz w:val="28"/>
          <w:szCs w:val="28"/>
        </w:rPr>
        <w:t xml:space="preserve">Человеческий фактор остаётся одной из главных причин инцидентов информационной безопасности. По данным исследований, 66% инцидентов происходят из-за ошибок и незнания базовых правил </w:t>
      </w:r>
      <w:proofErr w:type="spellStart"/>
      <w:r w:rsidRPr="007226B0">
        <w:rPr>
          <w:sz w:val="28"/>
          <w:szCs w:val="28"/>
        </w:rPr>
        <w:t>кибергигиены</w:t>
      </w:r>
      <w:proofErr w:type="spellEnd"/>
      <w:r w:rsidRPr="007226B0">
        <w:rPr>
          <w:sz w:val="28"/>
          <w:szCs w:val="28"/>
        </w:rPr>
        <w:t xml:space="preserve"> со стороны сотрудников, при этом 70% утечек приходится на линейных работников. Сотрудники отправляют документы не тому адресату, размещают файлы с персональными данными в открытом доступе, переходят по фишинговым ссылкам и используют простые, повторяющиеся пароли.</w:t>
      </w:r>
    </w:p>
    <w:p w:rsidR="00EE593E" w:rsidRPr="007226B0" w:rsidRDefault="00EE593E" w:rsidP="00097C1B">
      <w:pPr>
        <w:spacing w:line="360" w:lineRule="auto"/>
        <w:ind w:firstLine="708"/>
        <w:jc w:val="both"/>
        <w:textAlignment w:val="baseline"/>
        <w:rPr>
          <w:sz w:val="28"/>
          <w:szCs w:val="28"/>
        </w:rPr>
      </w:pPr>
      <w:r w:rsidRPr="007226B0">
        <w:rPr>
          <w:sz w:val="28"/>
          <w:szCs w:val="28"/>
        </w:rPr>
        <w:t>Низкая цифровая гигиена пользователей сохраняется несмотря на рост количества инцидентов с утечками данных. Это свидетельствует о необходимости не только обучения персонала, но и внедрения технических средств, которые минимизируют влияние человеческого фактора — в первую очередь, автоматизированных систем управления паролями.</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09" w:name="_Toc230173149"/>
      <w:r w:rsidRPr="00097C1B">
        <w:rPr>
          <w:rFonts w:ascii="Times New Roman" w:hAnsi="Times New Roman"/>
          <w:b w:val="0"/>
          <w:bCs w:val="0"/>
          <w:sz w:val="28"/>
          <w:szCs w:val="28"/>
        </w:rPr>
        <w:t>1.1.4 Утечки данных: масштабы и последствия</w:t>
      </w:r>
      <w:bookmarkEnd w:id="2409"/>
    </w:p>
    <w:p w:rsidR="001A666E" w:rsidRPr="007226B0" w:rsidRDefault="00EE593E" w:rsidP="00097C1B">
      <w:pPr>
        <w:spacing w:line="360" w:lineRule="auto"/>
        <w:ind w:firstLine="708"/>
        <w:jc w:val="both"/>
        <w:textAlignment w:val="baseline"/>
        <w:rPr>
          <w:sz w:val="28"/>
          <w:szCs w:val="28"/>
        </w:rPr>
      </w:pPr>
      <w:r w:rsidRPr="007226B0">
        <w:rPr>
          <w:sz w:val="28"/>
          <w:szCs w:val="28"/>
        </w:rPr>
        <w:t xml:space="preserve">По данным ГК InfoWatch, за период с 2023 по 2025 год в мире было скомпрометировано более 100 млрд записей персональных данных, из которых </w:t>
      </w:r>
      <w:r w:rsidRPr="007226B0">
        <w:rPr>
          <w:sz w:val="28"/>
          <w:szCs w:val="28"/>
        </w:rPr>
        <w:lastRenderedPageBreak/>
        <w:t>около 4,5 млрд пришлось на Россию. В 2025 году среднее количество записей, утекающих за один инцидент в России, составило 3,27 млн, что на 25,8% больше, чем в 2024 году и на 44% больше, чем в 2023 году.</w:t>
      </w:r>
    </w:p>
    <w:p w:rsidR="001A666E" w:rsidRPr="007226B0" w:rsidRDefault="00EE593E" w:rsidP="00097C1B">
      <w:pPr>
        <w:spacing w:line="360" w:lineRule="auto"/>
        <w:ind w:firstLine="708"/>
        <w:jc w:val="both"/>
        <w:textAlignment w:val="baseline"/>
        <w:rPr>
          <w:sz w:val="28"/>
          <w:szCs w:val="28"/>
        </w:rPr>
      </w:pPr>
      <w:r w:rsidRPr="007226B0">
        <w:rPr>
          <w:sz w:val="28"/>
          <w:szCs w:val="28"/>
        </w:rPr>
        <w:t>При этом в 2025 году общее количество инцидентов утечек персональных данных в России снизилось на 17,8% по сравнению с 2024 годом и составило 739. Количество скомпрометированных записей также снизилось на 21,6% и составило 1,343 млн против 1,714 млн в 2024 году. Однако исследователи отмечают, что в двух третях случаев количество записей остаётся неизвестным, а также фиксируется резкий рост (+30%) количества инцидентов с неизвестными типами утекших данных, что свидетельствует о повышении конспирации злоумышленников.</w:t>
      </w:r>
    </w:p>
    <w:p w:rsidR="001A666E" w:rsidRPr="007226B0" w:rsidRDefault="00EE593E" w:rsidP="00097C1B">
      <w:pPr>
        <w:spacing w:line="360" w:lineRule="auto"/>
        <w:ind w:firstLine="708"/>
        <w:jc w:val="both"/>
        <w:textAlignment w:val="baseline"/>
        <w:rPr>
          <w:sz w:val="28"/>
          <w:szCs w:val="28"/>
        </w:rPr>
      </w:pPr>
      <w:r w:rsidRPr="007226B0">
        <w:rPr>
          <w:sz w:val="28"/>
          <w:szCs w:val="28"/>
        </w:rPr>
        <w:t xml:space="preserve">Аутентификационные данные составляют около 30% всего объёма скомпрометированной информации и немедленно используются в атаках типа </w:t>
      </w:r>
      <w:proofErr w:type="spellStart"/>
      <w:r w:rsidRPr="007226B0">
        <w:rPr>
          <w:sz w:val="28"/>
          <w:szCs w:val="28"/>
        </w:rPr>
        <w:t>credential</w:t>
      </w:r>
      <w:proofErr w:type="spellEnd"/>
      <w:r w:rsidRPr="007226B0">
        <w:rPr>
          <w:sz w:val="28"/>
          <w:szCs w:val="28"/>
        </w:rPr>
        <w:t xml:space="preserve"> </w:t>
      </w:r>
      <w:proofErr w:type="spellStart"/>
      <w:r w:rsidRPr="007226B0">
        <w:rPr>
          <w:sz w:val="28"/>
          <w:szCs w:val="28"/>
        </w:rPr>
        <w:t>stuffing</w:t>
      </w:r>
      <w:proofErr w:type="spellEnd"/>
      <w:r w:rsidRPr="007226B0">
        <w:rPr>
          <w:sz w:val="28"/>
          <w:szCs w:val="28"/>
        </w:rPr>
        <w:t xml:space="preserve"> — автоматической проверке скомпрометированных пар логин-пароль на тысячах сервисов.</w:t>
      </w:r>
    </w:p>
    <w:p w:rsidR="001A666E" w:rsidRPr="007226B0" w:rsidRDefault="00EE593E" w:rsidP="00097C1B">
      <w:pPr>
        <w:spacing w:line="360" w:lineRule="auto"/>
        <w:ind w:firstLine="708"/>
        <w:jc w:val="both"/>
        <w:textAlignment w:val="baseline"/>
        <w:rPr>
          <w:sz w:val="28"/>
          <w:szCs w:val="28"/>
        </w:rPr>
      </w:pPr>
      <w:r w:rsidRPr="007226B0">
        <w:rPr>
          <w:sz w:val="28"/>
          <w:szCs w:val="28"/>
        </w:rPr>
        <w:t>Согласно Blue Report 2025, в 46% корпоративных сред хотя бы один хэш пароля удалось взломать (в 2024 году — 25%). Атаки с использованием легитимных учётных записей (</w:t>
      </w:r>
      <w:proofErr w:type="spellStart"/>
      <w:r w:rsidRPr="007226B0">
        <w:rPr>
          <w:sz w:val="28"/>
          <w:szCs w:val="28"/>
        </w:rPr>
        <w:t>Valid</w:t>
      </w:r>
      <w:proofErr w:type="spellEnd"/>
      <w:r w:rsidRPr="007226B0">
        <w:rPr>
          <w:sz w:val="28"/>
          <w:szCs w:val="28"/>
        </w:rPr>
        <w:t xml:space="preserve"> </w:t>
      </w:r>
      <w:proofErr w:type="spellStart"/>
      <w:r w:rsidRPr="007226B0">
        <w:rPr>
          <w:sz w:val="28"/>
          <w:szCs w:val="28"/>
        </w:rPr>
        <w:t>Accounts</w:t>
      </w:r>
      <w:proofErr w:type="spellEnd"/>
      <w:r w:rsidRPr="007226B0">
        <w:rPr>
          <w:sz w:val="28"/>
          <w:szCs w:val="28"/>
        </w:rPr>
        <w:t>) успешны в 98% случаев, что указывает на слабую политику паролей, недостаточную ротацию и использование устаревших алгоритмов.</w:t>
      </w:r>
    </w:p>
    <w:p w:rsidR="00B810BF" w:rsidRDefault="00EE593E" w:rsidP="00F8604A">
      <w:pPr>
        <w:spacing w:line="360" w:lineRule="auto"/>
        <w:ind w:firstLine="708"/>
        <w:jc w:val="both"/>
        <w:textAlignment w:val="baseline"/>
        <w:rPr>
          <w:sz w:val="28"/>
          <w:szCs w:val="28"/>
        </w:rPr>
      </w:pPr>
      <w:r w:rsidRPr="007226B0">
        <w:rPr>
          <w:sz w:val="28"/>
          <w:szCs w:val="28"/>
        </w:rPr>
        <w:t>Законодательство Российской Федерации устанавливает жёсткие требования к защите персональных данных. Федеральный закон № 152-ФЗ «О персональных данных», Федеральный закон № 187-ФЗ «О безопасности критической информационной инфраструктуры» и ГОСТ Р 57580 предписывают операторам персональных данных внедрение технических средств защиты информации. С 30 мая 2025 года введены оборотные штрафы за нарушения в области персональных данных — от 1 до 3% годовой выручки, но не менее 20 млн рублей.</w:t>
      </w:r>
    </w:p>
    <w:p w:rsidR="00B810BF" w:rsidRDefault="00B810BF" w:rsidP="00F8604A">
      <w:pPr>
        <w:spacing w:line="360" w:lineRule="auto"/>
        <w:ind w:firstLine="708"/>
        <w:jc w:val="both"/>
        <w:textAlignment w:val="baseline"/>
        <w:rPr>
          <w:sz w:val="28"/>
          <w:szCs w:val="28"/>
        </w:rPr>
      </w:pPr>
    </w:p>
    <w:p w:rsidR="00B810BF" w:rsidRDefault="00B810BF" w:rsidP="00F8604A">
      <w:pPr>
        <w:spacing w:line="360" w:lineRule="auto"/>
        <w:ind w:firstLine="708"/>
        <w:jc w:val="both"/>
        <w:textAlignment w:val="baseline"/>
        <w:rPr>
          <w:sz w:val="28"/>
          <w:szCs w:val="28"/>
        </w:rPr>
      </w:pPr>
    </w:p>
    <w:p w:rsidR="001A666E" w:rsidRPr="007226B0" w:rsidRDefault="001A666E" w:rsidP="00097C1B">
      <w:pPr>
        <w:spacing w:line="360" w:lineRule="auto"/>
        <w:jc w:val="both"/>
        <w:textAlignment w:val="baseline"/>
        <w:rPr>
          <w:sz w:val="28"/>
          <w:szCs w:val="28"/>
        </w:rPr>
      </w:pPr>
    </w:p>
    <w:p w:rsidR="00EE593E" w:rsidRPr="00097C1B" w:rsidRDefault="00EE593E" w:rsidP="00097C1B">
      <w:pPr>
        <w:pStyle w:val="2"/>
        <w:spacing w:before="360" w:beforeAutospacing="0" w:after="240" w:afterAutospacing="0" w:line="360" w:lineRule="auto"/>
        <w:jc w:val="both"/>
        <w:textAlignment w:val="baseline"/>
        <w:rPr>
          <w:b w:val="0"/>
          <w:bCs w:val="0"/>
          <w:sz w:val="28"/>
          <w:szCs w:val="28"/>
        </w:rPr>
      </w:pPr>
      <w:bookmarkStart w:id="2410" w:name="_Toc230173150"/>
      <w:r w:rsidRPr="00097C1B">
        <w:rPr>
          <w:b w:val="0"/>
          <w:bCs w:val="0"/>
          <w:sz w:val="28"/>
          <w:szCs w:val="28"/>
        </w:rPr>
        <w:t>1.2 Анализ бизнес-процессов</w:t>
      </w:r>
      <w:bookmarkEnd w:id="2410"/>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1" w:name="_Toc230173151"/>
      <w:r w:rsidRPr="00097C1B">
        <w:rPr>
          <w:rFonts w:ascii="Times New Roman" w:hAnsi="Times New Roman"/>
          <w:b w:val="0"/>
          <w:bCs w:val="0"/>
          <w:sz w:val="28"/>
          <w:szCs w:val="28"/>
        </w:rPr>
        <w:t>1.2.1 Работа сотрудников с учётными данными</w:t>
      </w:r>
      <w:bookmarkEnd w:id="2411"/>
    </w:p>
    <w:p w:rsidR="00EE593E" w:rsidRPr="007226B0" w:rsidRDefault="00EE593E" w:rsidP="00097C1B">
      <w:pPr>
        <w:spacing w:line="360" w:lineRule="auto"/>
        <w:ind w:firstLine="360"/>
        <w:jc w:val="both"/>
        <w:textAlignment w:val="baseline"/>
        <w:rPr>
          <w:sz w:val="28"/>
          <w:szCs w:val="28"/>
        </w:rPr>
      </w:pPr>
      <w:r w:rsidRPr="007226B0">
        <w:rPr>
          <w:sz w:val="28"/>
          <w:szCs w:val="28"/>
        </w:rPr>
        <w:t>В типичной корпоративной среде сотрудник ежедневно взаимодействует с десятками информационных систем: корпоративная почта, CRM, ERP, системы документооборота, банковские сервисы, облачные хранилища и др. Для каждой системы требуются уникальные учётные данные. Процесс работы с паролями включает:</w:t>
      </w:r>
    </w:p>
    <w:p w:rsidR="00EE593E" w:rsidRPr="007226B0" w:rsidRDefault="00EE593E" w:rsidP="00097C1B">
      <w:pPr>
        <w:numPr>
          <w:ilvl w:val="0"/>
          <w:numId w:val="43"/>
        </w:numPr>
        <w:spacing w:after="120" w:line="360" w:lineRule="auto"/>
        <w:jc w:val="both"/>
        <w:textAlignment w:val="baseline"/>
        <w:rPr>
          <w:sz w:val="28"/>
          <w:szCs w:val="28"/>
        </w:rPr>
      </w:pPr>
      <w:r w:rsidRPr="007226B0">
        <w:rPr>
          <w:sz w:val="28"/>
          <w:szCs w:val="28"/>
        </w:rPr>
        <w:t>создание учётной записи в новой системе;</w:t>
      </w:r>
    </w:p>
    <w:p w:rsidR="00EE593E" w:rsidRPr="007226B0" w:rsidRDefault="00EE593E" w:rsidP="00097C1B">
      <w:pPr>
        <w:numPr>
          <w:ilvl w:val="0"/>
          <w:numId w:val="43"/>
        </w:numPr>
        <w:spacing w:after="120" w:line="360" w:lineRule="auto"/>
        <w:jc w:val="both"/>
        <w:textAlignment w:val="baseline"/>
        <w:rPr>
          <w:sz w:val="28"/>
          <w:szCs w:val="28"/>
        </w:rPr>
      </w:pPr>
      <w:r w:rsidRPr="007226B0">
        <w:rPr>
          <w:sz w:val="28"/>
          <w:szCs w:val="28"/>
        </w:rPr>
        <w:t>генерацию пароля;</w:t>
      </w:r>
    </w:p>
    <w:p w:rsidR="00EE593E" w:rsidRPr="007226B0" w:rsidRDefault="00EE593E" w:rsidP="00097C1B">
      <w:pPr>
        <w:numPr>
          <w:ilvl w:val="0"/>
          <w:numId w:val="43"/>
        </w:numPr>
        <w:spacing w:after="120" w:line="360" w:lineRule="auto"/>
        <w:jc w:val="both"/>
        <w:textAlignment w:val="baseline"/>
        <w:rPr>
          <w:sz w:val="28"/>
          <w:szCs w:val="28"/>
        </w:rPr>
      </w:pPr>
      <w:r w:rsidRPr="007226B0">
        <w:rPr>
          <w:sz w:val="28"/>
          <w:szCs w:val="28"/>
        </w:rPr>
        <w:t>сохранение пароля для последующего использования;</w:t>
      </w:r>
    </w:p>
    <w:p w:rsidR="00EE593E" w:rsidRPr="007226B0" w:rsidRDefault="00EE593E" w:rsidP="00097C1B">
      <w:pPr>
        <w:numPr>
          <w:ilvl w:val="0"/>
          <w:numId w:val="43"/>
        </w:numPr>
        <w:spacing w:after="120" w:line="360" w:lineRule="auto"/>
        <w:jc w:val="both"/>
        <w:textAlignment w:val="baseline"/>
        <w:rPr>
          <w:sz w:val="28"/>
          <w:szCs w:val="28"/>
        </w:rPr>
      </w:pPr>
      <w:r w:rsidRPr="007226B0">
        <w:rPr>
          <w:sz w:val="28"/>
          <w:szCs w:val="28"/>
        </w:rPr>
        <w:t>периодическое обновление пароля;</w:t>
      </w:r>
    </w:p>
    <w:p w:rsidR="001A666E" w:rsidRPr="004A6EF2" w:rsidRDefault="00EE593E" w:rsidP="00097C1B">
      <w:pPr>
        <w:numPr>
          <w:ilvl w:val="0"/>
          <w:numId w:val="43"/>
        </w:numPr>
        <w:spacing w:line="360" w:lineRule="auto"/>
        <w:jc w:val="both"/>
        <w:textAlignment w:val="baseline"/>
        <w:rPr>
          <w:sz w:val="28"/>
          <w:szCs w:val="28"/>
        </w:rPr>
      </w:pPr>
      <w:r w:rsidRPr="007226B0">
        <w:rPr>
          <w:sz w:val="28"/>
          <w:szCs w:val="28"/>
        </w:rPr>
        <w:t>восстановление доступа при утере пароля.</w:t>
      </w:r>
    </w:p>
    <w:p w:rsidR="00EE593E" w:rsidRPr="007226B0" w:rsidRDefault="00EE593E" w:rsidP="00097C1B">
      <w:pPr>
        <w:spacing w:line="360" w:lineRule="auto"/>
        <w:ind w:firstLine="360"/>
        <w:jc w:val="both"/>
        <w:textAlignment w:val="baseline"/>
        <w:rPr>
          <w:sz w:val="28"/>
          <w:szCs w:val="28"/>
        </w:rPr>
      </w:pPr>
      <w:r w:rsidRPr="007226B0">
        <w:rPr>
          <w:sz w:val="28"/>
          <w:szCs w:val="28"/>
        </w:rPr>
        <w:t>При отсутствии централизованной системы управления паролями сотрудники прибегают к небезопасным практикам: записывают пароли на бумажках, используют одинаковые пароли, выбирают простые комбинации, хранят пароли в незащищённых файлах.</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2" w:name="_Toc230173152"/>
      <w:r w:rsidRPr="00097C1B">
        <w:rPr>
          <w:rFonts w:ascii="Times New Roman" w:hAnsi="Times New Roman"/>
          <w:b w:val="0"/>
          <w:bCs w:val="0"/>
          <w:sz w:val="28"/>
          <w:szCs w:val="28"/>
        </w:rPr>
        <w:t>1.2.2 Процесс генерации паролей</w:t>
      </w:r>
      <w:bookmarkEnd w:id="2412"/>
    </w:p>
    <w:p w:rsidR="00EE593E" w:rsidRPr="007226B0" w:rsidRDefault="00EE593E" w:rsidP="00097C1B">
      <w:pPr>
        <w:spacing w:line="360" w:lineRule="auto"/>
        <w:ind w:firstLine="360"/>
        <w:jc w:val="both"/>
        <w:textAlignment w:val="baseline"/>
        <w:rPr>
          <w:sz w:val="28"/>
          <w:szCs w:val="28"/>
        </w:rPr>
      </w:pPr>
      <w:r w:rsidRPr="007226B0">
        <w:rPr>
          <w:sz w:val="28"/>
          <w:szCs w:val="28"/>
        </w:rPr>
        <w:t>Генерация паролей — критически важный процесс, от которого зависит стойкость учётных данных к атакам перебора. В организациях без автоматизации сотрудники самостоятельно придумывают пароли, что приводит к:</w:t>
      </w:r>
    </w:p>
    <w:p w:rsidR="00EE593E" w:rsidRPr="007226B0" w:rsidRDefault="00EE593E" w:rsidP="00097C1B">
      <w:pPr>
        <w:numPr>
          <w:ilvl w:val="0"/>
          <w:numId w:val="44"/>
        </w:numPr>
        <w:spacing w:after="120" w:line="360" w:lineRule="auto"/>
        <w:jc w:val="both"/>
        <w:textAlignment w:val="baseline"/>
        <w:rPr>
          <w:sz w:val="28"/>
          <w:szCs w:val="28"/>
        </w:rPr>
      </w:pPr>
      <w:r w:rsidRPr="007226B0">
        <w:rPr>
          <w:sz w:val="28"/>
          <w:szCs w:val="28"/>
        </w:rPr>
        <w:t>использованию предсказуемых комбинаций (имена, даты, последовательности);</w:t>
      </w:r>
    </w:p>
    <w:p w:rsidR="00EE593E" w:rsidRPr="007226B0" w:rsidRDefault="00EE593E" w:rsidP="00097C1B">
      <w:pPr>
        <w:numPr>
          <w:ilvl w:val="0"/>
          <w:numId w:val="44"/>
        </w:numPr>
        <w:spacing w:after="120" w:line="360" w:lineRule="auto"/>
        <w:jc w:val="both"/>
        <w:textAlignment w:val="baseline"/>
        <w:rPr>
          <w:sz w:val="28"/>
          <w:szCs w:val="28"/>
        </w:rPr>
      </w:pPr>
      <w:r w:rsidRPr="007226B0">
        <w:rPr>
          <w:sz w:val="28"/>
          <w:szCs w:val="28"/>
        </w:rPr>
        <w:t>несоблюдению требований к сложности (длина, набор символов);</w:t>
      </w:r>
    </w:p>
    <w:p w:rsidR="001A666E" w:rsidRPr="00097C1B" w:rsidRDefault="00EE593E" w:rsidP="00097C1B">
      <w:pPr>
        <w:numPr>
          <w:ilvl w:val="0"/>
          <w:numId w:val="44"/>
        </w:numPr>
        <w:spacing w:line="360" w:lineRule="auto"/>
        <w:jc w:val="both"/>
        <w:textAlignment w:val="baseline"/>
        <w:rPr>
          <w:sz w:val="28"/>
          <w:szCs w:val="28"/>
        </w:rPr>
      </w:pPr>
      <w:r w:rsidRPr="007226B0">
        <w:rPr>
          <w:sz w:val="28"/>
          <w:szCs w:val="28"/>
        </w:rPr>
        <w:t>отсутствию случайности.</w:t>
      </w:r>
    </w:p>
    <w:p w:rsidR="00EE593E" w:rsidRPr="007226B0" w:rsidRDefault="00EE593E" w:rsidP="00097C1B">
      <w:pPr>
        <w:spacing w:line="360" w:lineRule="auto"/>
        <w:ind w:firstLine="360"/>
        <w:jc w:val="both"/>
        <w:textAlignment w:val="baseline"/>
        <w:rPr>
          <w:sz w:val="28"/>
          <w:szCs w:val="28"/>
        </w:rPr>
      </w:pPr>
      <w:r w:rsidRPr="007226B0">
        <w:rPr>
          <w:sz w:val="28"/>
          <w:szCs w:val="28"/>
        </w:rPr>
        <w:lastRenderedPageBreak/>
        <w:t>Эффективная система должна обеспечивать генерацию криптографически стойких паролей с настраиваемыми параметрами: длиной, использованием различных категорий символов (заглавные, строчные, цифры, спецсимволы), исключением неоднозначных символов.</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3" w:name="_Toc230173153"/>
      <w:r w:rsidRPr="00097C1B">
        <w:rPr>
          <w:rFonts w:ascii="Times New Roman" w:hAnsi="Times New Roman"/>
          <w:b w:val="0"/>
          <w:bCs w:val="0"/>
          <w:sz w:val="28"/>
          <w:szCs w:val="28"/>
        </w:rPr>
        <w:t>1.2.3 Хранение и обновление паролей</w:t>
      </w:r>
      <w:bookmarkEnd w:id="2413"/>
    </w:p>
    <w:p w:rsidR="00EE593E" w:rsidRPr="007226B0" w:rsidRDefault="00EE593E" w:rsidP="00097C1B">
      <w:pPr>
        <w:spacing w:line="360" w:lineRule="auto"/>
        <w:ind w:firstLine="360"/>
        <w:jc w:val="both"/>
        <w:textAlignment w:val="baseline"/>
        <w:rPr>
          <w:sz w:val="28"/>
          <w:szCs w:val="28"/>
        </w:rPr>
      </w:pPr>
      <w:r w:rsidRPr="007226B0">
        <w:rPr>
          <w:sz w:val="28"/>
          <w:szCs w:val="28"/>
        </w:rPr>
        <w:t>Процесс хранения паролей в корпоративной среде должен обеспечивать:</w:t>
      </w:r>
    </w:p>
    <w:p w:rsidR="00EE593E" w:rsidRPr="007226B0" w:rsidRDefault="00EE593E" w:rsidP="00097C1B">
      <w:pPr>
        <w:numPr>
          <w:ilvl w:val="0"/>
          <w:numId w:val="45"/>
        </w:numPr>
        <w:spacing w:after="120" w:line="360" w:lineRule="auto"/>
        <w:jc w:val="both"/>
        <w:textAlignment w:val="baseline"/>
        <w:rPr>
          <w:sz w:val="28"/>
          <w:szCs w:val="28"/>
        </w:rPr>
      </w:pPr>
      <w:r w:rsidRPr="007226B0">
        <w:rPr>
          <w:sz w:val="28"/>
          <w:szCs w:val="28"/>
        </w:rPr>
        <w:t>конфиденциальность — невозможность прочтения пароля без авторизации;</w:t>
      </w:r>
    </w:p>
    <w:p w:rsidR="00EE593E" w:rsidRPr="007226B0" w:rsidRDefault="00EE593E" w:rsidP="00097C1B">
      <w:pPr>
        <w:numPr>
          <w:ilvl w:val="0"/>
          <w:numId w:val="45"/>
        </w:numPr>
        <w:spacing w:after="120" w:line="360" w:lineRule="auto"/>
        <w:jc w:val="both"/>
        <w:textAlignment w:val="baseline"/>
        <w:rPr>
          <w:sz w:val="28"/>
          <w:szCs w:val="28"/>
        </w:rPr>
      </w:pPr>
      <w:r w:rsidRPr="007226B0">
        <w:rPr>
          <w:sz w:val="28"/>
          <w:szCs w:val="28"/>
        </w:rPr>
        <w:t>целостность — защиту от несанкционированного изменения;</w:t>
      </w:r>
    </w:p>
    <w:p w:rsidR="00EE593E" w:rsidRPr="007226B0" w:rsidRDefault="00EE593E" w:rsidP="00097C1B">
      <w:pPr>
        <w:numPr>
          <w:ilvl w:val="0"/>
          <w:numId w:val="45"/>
        </w:numPr>
        <w:spacing w:after="120" w:line="360" w:lineRule="auto"/>
        <w:jc w:val="both"/>
        <w:textAlignment w:val="baseline"/>
        <w:rPr>
          <w:sz w:val="28"/>
          <w:szCs w:val="28"/>
        </w:rPr>
      </w:pPr>
      <w:r w:rsidRPr="007226B0">
        <w:rPr>
          <w:sz w:val="28"/>
          <w:szCs w:val="28"/>
        </w:rPr>
        <w:t>доступность — возможность получения пароля при необходимости;</w:t>
      </w:r>
    </w:p>
    <w:p w:rsidR="001A666E" w:rsidRPr="004A6EF2" w:rsidRDefault="00EE593E" w:rsidP="00097C1B">
      <w:pPr>
        <w:numPr>
          <w:ilvl w:val="0"/>
          <w:numId w:val="45"/>
        </w:numPr>
        <w:spacing w:line="360" w:lineRule="auto"/>
        <w:jc w:val="both"/>
        <w:textAlignment w:val="baseline"/>
        <w:rPr>
          <w:sz w:val="28"/>
          <w:szCs w:val="28"/>
        </w:rPr>
      </w:pPr>
      <w:proofErr w:type="spellStart"/>
      <w:r w:rsidRPr="007226B0">
        <w:rPr>
          <w:sz w:val="28"/>
          <w:szCs w:val="28"/>
        </w:rPr>
        <w:t>аудируемость</w:t>
      </w:r>
      <w:proofErr w:type="spellEnd"/>
      <w:r w:rsidRPr="007226B0">
        <w:rPr>
          <w:sz w:val="28"/>
          <w:szCs w:val="28"/>
        </w:rPr>
        <w:t xml:space="preserve"> — фиксацию всех операций с паролями.</w:t>
      </w:r>
    </w:p>
    <w:p w:rsidR="00EE593E" w:rsidRPr="007226B0" w:rsidRDefault="00EE593E" w:rsidP="00097C1B">
      <w:pPr>
        <w:spacing w:line="360" w:lineRule="auto"/>
        <w:ind w:firstLine="360"/>
        <w:jc w:val="both"/>
        <w:textAlignment w:val="baseline"/>
        <w:rPr>
          <w:sz w:val="28"/>
          <w:szCs w:val="28"/>
        </w:rPr>
      </w:pPr>
      <w:r w:rsidRPr="007226B0">
        <w:rPr>
          <w:sz w:val="28"/>
          <w:szCs w:val="28"/>
        </w:rPr>
        <w:t>Обновление паролей (ротация) является обязательным требованием большинства стандартов ИБ. Процесс должен включать генерацию нового пароля, сохранение истории изменений, уведомление заинтересованных лиц и обновление пароля в целевой системе.</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4" w:name="_Toc230173154"/>
      <w:r w:rsidRPr="00097C1B">
        <w:rPr>
          <w:rFonts w:ascii="Times New Roman" w:hAnsi="Times New Roman"/>
          <w:b w:val="0"/>
          <w:bCs w:val="0"/>
          <w:sz w:val="28"/>
          <w:szCs w:val="28"/>
        </w:rPr>
        <w:t>1.2.4 Передача учётных данных</w:t>
      </w:r>
      <w:bookmarkEnd w:id="2414"/>
    </w:p>
    <w:p w:rsidR="00EE593E" w:rsidRPr="007226B0" w:rsidRDefault="00EE593E" w:rsidP="00097C1B">
      <w:pPr>
        <w:spacing w:line="360" w:lineRule="auto"/>
        <w:ind w:firstLine="708"/>
        <w:jc w:val="both"/>
        <w:textAlignment w:val="baseline"/>
        <w:rPr>
          <w:sz w:val="28"/>
          <w:szCs w:val="28"/>
        </w:rPr>
      </w:pPr>
      <w:r w:rsidRPr="007226B0">
        <w:rPr>
          <w:sz w:val="28"/>
          <w:szCs w:val="28"/>
        </w:rPr>
        <w:t>В корпоративной практике часто возникает необходимость передачи учётных данных между сотрудниками (например, при делегировании задач, временном замещении). Передача через незащищённые каналы (мессенджеры, электронная почта) создаёт риск перехвата. Безопасная передача требует шифрования данных и контроля доступа к переданной информации.</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5" w:name="_Toc230173155"/>
      <w:r w:rsidRPr="00097C1B">
        <w:rPr>
          <w:rFonts w:ascii="Times New Roman" w:hAnsi="Times New Roman"/>
          <w:b w:val="0"/>
          <w:bCs w:val="0"/>
          <w:sz w:val="28"/>
          <w:szCs w:val="28"/>
        </w:rPr>
        <w:t>1.2.5 Контроль доступа</w:t>
      </w:r>
      <w:bookmarkEnd w:id="2415"/>
    </w:p>
    <w:p w:rsidR="00EE593E" w:rsidRPr="007226B0" w:rsidRDefault="00EE593E" w:rsidP="00097C1B">
      <w:pPr>
        <w:spacing w:line="360" w:lineRule="auto"/>
        <w:ind w:firstLine="360"/>
        <w:jc w:val="both"/>
        <w:textAlignment w:val="baseline"/>
        <w:rPr>
          <w:sz w:val="28"/>
          <w:szCs w:val="28"/>
        </w:rPr>
      </w:pPr>
      <w:r w:rsidRPr="007226B0">
        <w:rPr>
          <w:sz w:val="28"/>
          <w:szCs w:val="28"/>
        </w:rPr>
        <w:t>Контроль доступа к хранилищу паролей включает:</w:t>
      </w:r>
    </w:p>
    <w:p w:rsidR="00EE593E" w:rsidRPr="007226B0" w:rsidRDefault="00EE593E" w:rsidP="00097C1B">
      <w:pPr>
        <w:numPr>
          <w:ilvl w:val="0"/>
          <w:numId w:val="46"/>
        </w:numPr>
        <w:spacing w:after="120" w:line="360" w:lineRule="auto"/>
        <w:jc w:val="both"/>
        <w:textAlignment w:val="baseline"/>
        <w:rPr>
          <w:sz w:val="28"/>
          <w:szCs w:val="28"/>
        </w:rPr>
      </w:pPr>
      <w:r w:rsidRPr="007226B0">
        <w:rPr>
          <w:sz w:val="28"/>
          <w:szCs w:val="28"/>
        </w:rPr>
        <w:t>аутентификацию пользователя (мастер-пароль, PIN, биометрия);</w:t>
      </w:r>
    </w:p>
    <w:p w:rsidR="00EE593E" w:rsidRPr="007226B0" w:rsidRDefault="00EE593E" w:rsidP="00097C1B">
      <w:pPr>
        <w:numPr>
          <w:ilvl w:val="0"/>
          <w:numId w:val="46"/>
        </w:numPr>
        <w:spacing w:after="120" w:line="360" w:lineRule="auto"/>
        <w:jc w:val="both"/>
        <w:textAlignment w:val="baseline"/>
        <w:rPr>
          <w:sz w:val="28"/>
          <w:szCs w:val="28"/>
        </w:rPr>
      </w:pPr>
      <w:r w:rsidRPr="007226B0">
        <w:rPr>
          <w:sz w:val="28"/>
          <w:szCs w:val="28"/>
        </w:rPr>
        <w:t>авторизацию — определение прав доступа к конкретным записям;</w:t>
      </w:r>
    </w:p>
    <w:p w:rsidR="00EE593E" w:rsidRPr="007226B0" w:rsidRDefault="00EE593E" w:rsidP="00097C1B">
      <w:pPr>
        <w:numPr>
          <w:ilvl w:val="0"/>
          <w:numId w:val="46"/>
        </w:numPr>
        <w:spacing w:after="120" w:line="360" w:lineRule="auto"/>
        <w:jc w:val="both"/>
        <w:textAlignment w:val="baseline"/>
        <w:rPr>
          <w:sz w:val="28"/>
          <w:szCs w:val="28"/>
        </w:rPr>
      </w:pPr>
      <w:r w:rsidRPr="007226B0">
        <w:rPr>
          <w:sz w:val="28"/>
          <w:szCs w:val="28"/>
        </w:rPr>
        <w:lastRenderedPageBreak/>
        <w:t>аудит — фиксацию всех попыток доступа и операций с данными;</w:t>
      </w:r>
    </w:p>
    <w:p w:rsidR="00EE593E" w:rsidRPr="007226B0" w:rsidRDefault="00EE593E" w:rsidP="00097C1B">
      <w:pPr>
        <w:numPr>
          <w:ilvl w:val="0"/>
          <w:numId w:val="46"/>
        </w:numPr>
        <w:spacing w:line="360" w:lineRule="auto"/>
        <w:jc w:val="both"/>
        <w:textAlignment w:val="baseline"/>
        <w:rPr>
          <w:sz w:val="28"/>
          <w:szCs w:val="28"/>
        </w:rPr>
      </w:pPr>
      <w:r w:rsidRPr="007226B0">
        <w:rPr>
          <w:sz w:val="28"/>
          <w:szCs w:val="28"/>
        </w:rPr>
        <w:t>блокировку — автоматическую при неактивности или подозрительной активности.</w:t>
      </w:r>
    </w:p>
    <w:p w:rsidR="00EE593E" w:rsidRPr="00097C1B" w:rsidRDefault="00EE593E" w:rsidP="00097C1B">
      <w:pPr>
        <w:pStyle w:val="2"/>
        <w:spacing w:before="360" w:beforeAutospacing="0" w:after="240" w:afterAutospacing="0" w:line="360" w:lineRule="auto"/>
        <w:jc w:val="both"/>
        <w:textAlignment w:val="baseline"/>
        <w:rPr>
          <w:b w:val="0"/>
          <w:bCs w:val="0"/>
          <w:sz w:val="28"/>
          <w:szCs w:val="28"/>
        </w:rPr>
      </w:pPr>
      <w:bookmarkStart w:id="2416" w:name="_Toc230173156"/>
      <w:r w:rsidRPr="00097C1B">
        <w:rPr>
          <w:b w:val="0"/>
          <w:bCs w:val="0"/>
          <w:sz w:val="28"/>
          <w:szCs w:val="28"/>
        </w:rPr>
        <w:t>1.3 Анализ существующих решений</w:t>
      </w:r>
      <w:bookmarkEnd w:id="2416"/>
    </w:p>
    <w:p w:rsidR="00EE593E" w:rsidRPr="007226B0" w:rsidRDefault="00EE593E" w:rsidP="00097C1B">
      <w:pPr>
        <w:spacing w:line="360" w:lineRule="auto"/>
        <w:ind w:firstLine="708"/>
        <w:jc w:val="both"/>
        <w:textAlignment w:val="baseline"/>
        <w:rPr>
          <w:sz w:val="28"/>
          <w:szCs w:val="28"/>
        </w:rPr>
      </w:pPr>
      <w:r w:rsidRPr="007226B0">
        <w:rPr>
          <w:sz w:val="28"/>
          <w:szCs w:val="28"/>
        </w:rPr>
        <w:t>На рынке представлено множество решений для управления паролями. Рассмотрим наиболее распространённые из них.</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7" w:name="_Toc230173157"/>
      <w:r w:rsidRPr="00097C1B">
        <w:rPr>
          <w:rFonts w:ascii="Times New Roman" w:hAnsi="Times New Roman"/>
          <w:b w:val="0"/>
          <w:bCs w:val="0"/>
          <w:sz w:val="28"/>
          <w:szCs w:val="28"/>
        </w:rPr>
        <w:t xml:space="preserve">1.3.1 </w:t>
      </w:r>
      <w:proofErr w:type="spellStart"/>
      <w:r w:rsidRPr="00097C1B">
        <w:rPr>
          <w:rFonts w:ascii="Times New Roman" w:hAnsi="Times New Roman"/>
          <w:b w:val="0"/>
          <w:bCs w:val="0"/>
          <w:sz w:val="28"/>
          <w:szCs w:val="28"/>
        </w:rPr>
        <w:t>Bitwarden</w:t>
      </w:r>
      <w:bookmarkEnd w:id="2417"/>
      <w:proofErr w:type="spellEnd"/>
    </w:p>
    <w:p w:rsidR="00EE593E" w:rsidRPr="007226B0" w:rsidRDefault="00EE593E" w:rsidP="00097C1B">
      <w:pPr>
        <w:spacing w:line="360" w:lineRule="auto"/>
        <w:ind w:firstLine="708"/>
        <w:jc w:val="both"/>
        <w:textAlignment w:val="baseline"/>
        <w:rPr>
          <w:sz w:val="28"/>
          <w:szCs w:val="28"/>
        </w:rPr>
      </w:pPr>
      <w:proofErr w:type="spellStart"/>
      <w:r w:rsidRPr="007226B0">
        <w:rPr>
          <w:sz w:val="28"/>
          <w:szCs w:val="28"/>
        </w:rPr>
        <w:t>Bitwarden</w:t>
      </w:r>
      <w:proofErr w:type="spellEnd"/>
      <w:r w:rsidRPr="007226B0">
        <w:rPr>
          <w:sz w:val="28"/>
          <w:szCs w:val="28"/>
        </w:rPr>
        <w:t xml:space="preserve"> — </w:t>
      </w:r>
      <w:proofErr w:type="spellStart"/>
      <w:r w:rsidRPr="007226B0">
        <w:rPr>
          <w:sz w:val="28"/>
          <w:szCs w:val="28"/>
        </w:rPr>
        <w:t>open-source</w:t>
      </w:r>
      <w:proofErr w:type="spellEnd"/>
      <w:r w:rsidRPr="007226B0">
        <w:rPr>
          <w:sz w:val="28"/>
          <w:szCs w:val="28"/>
        </w:rPr>
        <w:t xml:space="preserve"> менеджер паролей с возможностью самостоятельного хостинга.</w:t>
      </w:r>
    </w:p>
    <w:p w:rsidR="00EE593E" w:rsidRPr="0070174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Преимущества:</w:t>
      </w:r>
    </w:p>
    <w:p w:rsidR="00EE593E" w:rsidRPr="007226B0" w:rsidRDefault="00EE593E" w:rsidP="00097C1B">
      <w:pPr>
        <w:numPr>
          <w:ilvl w:val="0"/>
          <w:numId w:val="47"/>
        </w:numPr>
        <w:spacing w:after="120" w:line="360" w:lineRule="auto"/>
        <w:jc w:val="both"/>
        <w:textAlignment w:val="baseline"/>
        <w:rPr>
          <w:sz w:val="28"/>
          <w:szCs w:val="28"/>
        </w:rPr>
      </w:pPr>
      <w:r w:rsidRPr="007226B0">
        <w:rPr>
          <w:sz w:val="28"/>
          <w:szCs w:val="28"/>
        </w:rPr>
        <w:t>полностью функциональный бесплатный тариф с неограниченным количеством паролей и устройств;</w:t>
      </w:r>
    </w:p>
    <w:p w:rsidR="00EE593E" w:rsidRPr="007226B0" w:rsidRDefault="00EE593E" w:rsidP="00097C1B">
      <w:pPr>
        <w:numPr>
          <w:ilvl w:val="0"/>
          <w:numId w:val="47"/>
        </w:numPr>
        <w:spacing w:after="120" w:line="360" w:lineRule="auto"/>
        <w:jc w:val="both"/>
        <w:textAlignment w:val="baseline"/>
        <w:rPr>
          <w:sz w:val="28"/>
          <w:szCs w:val="28"/>
        </w:rPr>
      </w:pPr>
      <w:r w:rsidRPr="007226B0">
        <w:rPr>
          <w:sz w:val="28"/>
          <w:szCs w:val="28"/>
        </w:rPr>
        <w:t>открытый исходный код (GPLv3/AGPLv3), возможность аудита кода;</w:t>
      </w:r>
    </w:p>
    <w:p w:rsidR="00EE593E" w:rsidRPr="007226B0" w:rsidRDefault="00EE593E" w:rsidP="00097C1B">
      <w:pPr>
        <w:numPr>
          <w:ilvl w:val="0"/>
          <w:numId w:val="47"/>
        </w:numPr>
        <w:spacing w:after="120" w:line="360" w:lineRule="auto"/>
        <w:jc w:val="both"/>
        <w:textAlignment w:val="baseline"/>
        <w:rPr>
          <w:sz w:val="28"/>
          <w:szCs w:val="28"/>
        </w:rPr>
      </w:pPr>
      <w:r w:rsidRPr="007226B0">
        <w:rPr>
          <w:sz w:val="28"/>
          <w:szCs w:val="28"/>
        </w:rPr>
        <w:t xml:space="preserve">самостоятельный хостинг через </w:t>
      </w:r>
      <w:proofErr w:type="spellStart"/>
      <w:r w:rsidRPr="007226B0">
        <w:rPr>
          <w:sz w:val="28"/>
          <w:szCs w:val="28"/>
        </w:rPr>
        <w:t>Vaultwarden</w:t>
      </w:r>
      <w:proofErr w:type="spellEnd"/>
      <w:r w:rsidRPr="007226B0">
        <w:rPr>
          <w:sz w:val="28"/>
          <w:szCs w:val="28"/>
        </w:rPr>
        <w:t xml:space="preserve"> для полного контроля над данными;</w:t>
      </w:r>
    </w:p>
    <w:p w:rsidR="00EE593E" w:rsidRPr="007226B0" w:rsidRDefault="00EE593E" w:rsidP="00097C1B">
      <w:pPr>
        <w:numPr>
          <w:ilvl w:val="0"/>
          <w:numId w:val="47"/>
        </w:numPr>
        <w:spacing w:after="120" w:line="360" w:lineRule="auto"/>
        <w:jc w:val="both"/>
        <w:textAlignment w:val="baseline"/>
        <w:rPr>
          <w:sz w:val="28"/>
          <w:szCs w:val="28"/>
        </w:rPr>
      </w:pPr>
      <w:r w:rsidRPr="007226B0">
        <w:rPr>
          <w:sz w:val="28"/>
          <w:szCs w:val="28"/>
        </w:rPr>
        <w:t>поддержка Argon2id для деривации ключей;</w:t>
      </w:r>
    </w:p>
    <w:p w:rsidR="00EE593E" w:rsidRPr="007226B0" w:rsidRDefault="00EE593E" w:rsidP="00097C1B">
      <w:pPr>
        <w:numPr>
          <w:ilvl w:val="0"/>
          <w:numId w:val="47"/>
        </w:numPr>
        <w:spacing w:after="120" w:line="360" w:lineRule="auto"/>
        <w:jc w:val="both"/>
        <w:textAlignment w:val="baseline"/>
        <w:rPr>
          <w:sz w:val="28"/>
          <w:szCs w:val="28"/>
          <w:lang w:val="en-US"/>
        </w:rPr>
      </w:pPr>
      <w:r w:rsidRPr="007226B0">
        <w:rPr>
          <w:sz w:val="28"/>
          <w:szCs w:val="28"/>
        </w:rPr>
        <w:t>широкая</w:t>
      </w:r>
      <w:r w:rsidRPr="007226B0">
        <w:rPr>
          <w:sz w:val="28"/>
          <w:szCs w:val="28"/>
          <w:lang w:val="en-US"/>
        </w:rPr>
        <w:t xml:space="preserve"> </w:t>
      </w:r>
      <w:r w:rsidRPr="007226B0">
        <w:rPr>
          <w:sz w:val="28"/>
          <w:szCs w:val="28"/>
        </w:rPr>
        <w:t>поддержка</w:t>
      </w:r>
      <w:r w:rsidRPr="007226B0">
        <w:rPr>
          <w:sz w:val="28"/>
          <w:szCs w:val="28"/>
          <w:lang w:val="en-US"/>
        </w:rPr>
        <w:t xml:space="preserve"> </w:t>
      </w:r>
      <w:r w:rsidRPr="007226B0">
        <w:rPr>
          <w:sz w:val="28"/>
          <w:szCs w:val="28"/>
        </w:rPr>
        <w:t>браузеров</w:t>
      </w:r>
      <w:r w:rsidRPr="007226B0">
        <w:rPr>
          <w:sz w:val="28"/>
          <w:szCs w:val="28"/>
          <w:lang w:val="en-US"/>
        </w:rPr>
        <w:t xml:space="preserve"> (Chrome, Firefox, Safari, Edge, Brave, Vivaldi, Tor, Opera);</w:t>
      </w:r>
    </w:p>
    <w:p w:rsidR="00EE593E" w:rsidRPr="007226B0" w:rsidRDefault="00EE593E" w:rsidP="00097C1B">
      <w:pPr>
        <w:numPr>
          <w:ilvl w:val="0"/>
          <w:numId w:val="47"/>
        </w:numPr>
        <w:spacing w:line="360" w:lineRule="auto"/>
        <w:jc w:val="both"/>
        <w:textAlignment w:val="baseline"/>
        <w:rPr>
          <w:sz w:val="28"/>
          <w:szCs w:val="28"/>
        </w:rPr>
      </w:pPr>
      <w:r w:rsidRPr="007226B0">
        <w:rPr>
          <w:sz w:val="28"/>
          <w:szCs w:val="28"/>
        </w:rPr>
        <w:t>низкое потребление ресурсов (95 МБ RAM десктоп, 42 МБ расширение).</w:t>
      </w:r>
    </w:p>
    <w:p w:rsidR="00EE593E" w:rsidRPr="0070174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Недостатки:</w:t>
      </w:r>
    </w:p>
    <w:p w:rsidR="00EE593E" w:rsidRPr="007226B0" w:rsidRDefault="00EE593E" w:rsidP="00097C1B">
      <w:pPr>
        <w:numPr>
          <w:ilvl w:val="0"/>
          <w:numId w:val="48"/>
        </w:numPr>
        <w:spacing w:after="120" w:line="360" w:lineRule="auto"/>
        <w:jc w:val="both"/>
        <w:textAlignment w:val="baseline"/>
        <w:rPr>
          <w:sz w:val="28"/>
          <w:szCs w:val="28"/>
        </w:rPr>
      </w:pPr>
      <w:r w:rsidRPr="007226B0">
        <w:rPr>
          <w:sz w:val="28"/>
          <w:szCs w:val="28"/>
        </w:rPr>
        <w:t>автозаполнение работает с надёжностью 88% против 94% у 1Password;</w:t>
      </w:r>
    </w:p>
    <w:p w:rsidR="00EE593E" w:rsidRPr="007226B0" w:rsidRDefault="00EE593E" w:rsidP="00097C1B">
      <w:pPr>
        <w:numPr>
          <w:ilvl w:val="0"/>
          <w:numId w:val="48"/>
        </w:numPr>
        <w:spacing w:after="120" w:line="360" w:lineRule="auto"/>
        <w:jc w:val="both"/>
        <w:textAlignment w:val="baseline"/>
        <w:rPr>
          <w:sz w:val="28"/>
          <w:szCs w:val="28"/>
        </w:rPr>
      </w:pPr>
      <w:r w:rsidRPr="007226B0">
        <w:rPr>
          <w:sz w:val="28"/>
          <w:szCs w:val="28"/>
        </w:rPr>
        <w:t>отсутствие аналога Travel Mode;</w:t>
      </w:r>
    </w:p>
    <w:p w:rsidR="00EE593E" w:rsidRPr="007226B0" w:rsidRDefault="00EE593E" w:rsidP="00097C1B">
      <w:pPr>
        <w:numPr>
          <w:ilvl w:val="0"/>
          <w:numId w:val="48"/>
        </w:numPr>
        <w:spacing w:after="120" w:line="360" w:lineRule="auto"/>
        <w:jc w:val="both"/>
        <w:textAlignment w:val="baseline"/>
        <w:rPr>
          <w:sz w:val="28"/>
          <w:szCs w:val="28"/>
        </w:rPr>
      </w:pPr>
      <w:r w:rsidRPr="007226B0">
        <w:rPr>
          <w:sz w:val="28"/>
          <w:szCs w:val="28"/>
        </w:rPr>
        <w:t>менее полированный интерфейс;</w:t>
      </w:r>
    </w:p>
    <w:p w:rsidR="00EE593E" w:rsidRPr="007226B0" w:rsidRDefault="00EE593E" w:rsidP="00097C1B">
      <w:pPr>
        <w:numPr>
          <w:ilvl w:val="0"/>
          <w:numId w:val="48"/>
        </w:numPr>
        <w:spacing w:after="120" w:line="360" w:lineRule="auto"/>
        <w:jc w:val="both"/>
        <w:textAlignment w:val="baseline"/>
        <w:rPr>
          <w:sz w:val="28"/>
          <w:szCs w:val="28"/>
        </w:rPr>
      </w:pPr>
      <w:r w:rsidRPr="007226B0">
        <w:rPr>
          <w:sz w:val="28"/>
          <w:szCs w:val="28"/>
        </w:rPr>
        <w:t>замедление работы при хранении более 1000 записей;</w:t>
      </w:r>
    </w:p>
    <w:p w:rsidR="00EE593E" w:rsidRPr="007226B0" w:rsidRDefault="00EE593E" w:rsidP="00097C1B">
      <w:pPr>
        <w:numPr>
          <w:ilvl w:val="0"/>
          <w:numId w:val="48"/>
        </w:numPr>
        <w:spacing w:line="360" w:lineRule="auto"/>
        <w:jc w:val="both"/>
        <w:textAlignment w:val="baseline"/>
        <w:rPr>
          <w:sz w:val="28"/>
          <w:szCs w:val="28"/>
        </w:rPr>
      </w:pPr>
      <w:proofErr w:type="spellStart"/>
      <w:r w:rsidRPr="007226B0">
        <w:rPr>
          <w:sz w:val="28"/>
          <w:szCs w:val="28"/>
        </w:rPr>
        <w:t>popup</w:t>
      </w:r>
      <w:proofErr w:type="spellEnd"/>
      <w:r w:rsidRPr="007226B0">
        <w:rPr>
          <w:sz w:val="28"/>
          <w:szCs w:val="28"/>
        </w:rPr>
        <w:t>-интерфейс автозаполнения требует дополнительного клика.</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lastRenderedPageBreak/>
        <w:t>Поддерживаемые платформы:</w:t>
      </w:r>
      <w:r w:rsidRPr="007226B0">
        <w:rPr>
          <w:sz w:val="28"/>
          <w:szCs w:val="28"/>
        </w:rPr>
        <w:t xml:space="preserve"> Windows, </w:t>
      </w:r>
      <w:proofErr w:type="spellStart"/>
      <w:r w:rsidRPr="007226B0">
        <w:rPr>
          <w:sz w:val="28"/>
          <w:szCs w:val="28"/>
        </w:rPr>
        <w:t>macOS</w:t>
      </w:r>
      <w:proofErr w:type="spellEnd"/>
      <w:r w:rsidRPr="007226B0">
        <w:rPr>
          <w:sz w:val="28"/>
          <w:szCs w:val="28"/>
        </w:rPr>
        <w:t xml:space="preserve">, Linux, </w:t>
      </w:r>
      <w:proofErr w:type="spellStart"/>
      <w:r w:rsidRPr="007226B0">
        <w:rPr>
          <w:sz w:val="28"/>
          <w:szCs w:val="28"/>
        </w:rPr>
        <w:t>iOS</w:t>
      </w:r>
      <w:proofErr w:type="spellEnd"/>
      <w:r w:rsidRPr="007226B0">
        <w:rPr>
          <w:sz w:val="28"/>
          <w:szCs w:val="28"/>
        </w:rPr>
        <w:t xml:space="preserve">, </w:t>
      </w:r>
      <w:proofErr w:type="spellStart"/>
      <w:r w:rsidRPr="007226B0">
        <w:rPr>
          <w:sz w:val="28"/>
          <w:szCs w:val="28"/>
        </w:rPr>
        <w:t>Android</w:t>
      </w:r>
      <w:proofErr w:type="spellEnd"/>
      <w:r w:rsidRPr="007226B0">
        <w:rPr>
          <w:sz w:val="28"/>
          <w:szCs w:val="28"/>
        </w:rPr>
        <w:t>, веб-интерфейс, расширения для браузеров.</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Способы шифрования:</w:t>
      </w:r>
      <w:r w:rsidRPr="007226B0">
        <w:rPr>
          <w:sz w:val="28"/>
          <w:szCs w:val="28"/>
        </w:rPr>
        <w:t xml:space="preserve"> AES-256-CBC, PBKDF2-SHA256/Argon2id.</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Архитектура:</w:t>
      </w:r>
      <w:r w:rsidRPr="007226B0">
        <w:rPr>
          <w:sz w:val="28"/>
          <w:szCs w:val="28"/>
        </w:rPr>
        <w:t xml:space="preserve"> клиент-серверная с облачной синхронизацией или самостоятельным хостингом.</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Стоимость:</w:t>
      </w:r>
      <w:r w:rsidRPr="007226B0">
        <w:rPr>
          <w:sz w:val="28"/>
          <w:szCs w:val="28"/>
        </w:rPr>
        <w:t xml:space="preserve"> бесплатно (базовый), $10/год (Premium), $3–5/пользователь/месяц (корпоративные тарифы).</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Ограничения:</w:t>
      </w:r>
      <w:r w:rsidRPr="007226B0">
        <w:rPr>
          <w:sz w:val="28"/>
          <w:szCs w:val="28"/>
        </w:rPr>
        <w:t xml:space="preserve"> зависимость от сети при облачном использовании; сложность самостоятельного хостинга для неподготовленных пользователей.</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8" w:name="_Toc230173158"/>
      <w:r w:rsidRPr="00097C1B">
        <w:rPr>
          <w:rFonts w:ascii="Times New Roman" w:hAnsi="Times New Roman"/>
          <w:b w:val="0"/>
          <w:bCs w:val="0"/>
          <w:sz w:val="28"/>
          <w:szCs w:val="28"/>
        </w:rPr>
        <w:t xml:space="preserve">1.3.2 </w:t>
      </w:r>
      <w:proofErr w:type="spellStart"/>
      <w:r w:rsidRPr="00097C1B">
        <w:rPr>
          <w:rFonts w:ascii="Times New Roman" w:hAnsi="Times New Roman"/>
          <w:b w:val="0"/>
          <w:bCs w:val="0"/>
          <w:sz w:val="28"/>
          <w:szCs w:val="28"/>
        </w:rPr>
        <w:t>KeePassXC</w:t>
      </w:r>
      <w:bookmarkEnd w:id="2418"/>
      <w:proofErr w:type="spellEnd"/>
    </w:p>
    <w:p w:rsidR="00EE593E" w:rsidRPr="007226B0" w:rsidRDefault="00EE593E" w:rsidP="00097C1B">
      <w:pPr>
        <w:spacing w:line="360" w:lineRule="auto"/>
        <w:ind w:firstLine="708"/>
        <w:jc w:val="both"/>
        <w:textAlignment w:val="baseline"/>
        <w:rPr>
          <w:sz w:val="28"/>
          <w:szCs w:val="28"/>
        </w:rPr>
      </w:pPr>
      <w:proofErr w:type="spellStart"/>
      <w:r w:rsidRPr="007226B0">
        <w:rPr>
          <w:sz w:val="28"/>
          <w:szCs w:val="28"/>
        </w:rPr>
        <w:t>KeePassXC</w:t>
      </w:r>
      <w:proofErr w:type="spellEnd"/>
      <w:r w:rsidRPr="007226B0">
        <w:rPr>
          <w:sz w:val="28"/>
          <w:szCs w:val="28"/>
        </w:rPr>
        <w:t xml:space="preserve"> — </w:t>
      </w:r>
      <w:proofErr w:type="spellStart"/>
      <w:r w:rsidRPr="007226B0">
        <w:rPr>
          <w:sz w:val="28"/>
          <w:szCs w:val="28"/>
        </w:rPr>
        <w:t>форк</w:t>
      </w:r>
      <w:proofErr w:type="spellEnd"/>
      <w:r w:rsidRPr="007226B0">
        <w:rPr>
          <w:sz w:val="28"/>
          <w:szCs w:val="28"/>
        </w:rPr>
        <w:t xml:space="preserve"> </w:t>
      </w:r>
      <w:proofErr w:type="spellStart"/>
      <w:r w:rsidRPr="007226B0">
        <w:rPr>
          <w:sz w:val="28"/>
          <w:szCs w:val="28"/>
        </w:rPr>
        <w:t>KeePass</w:t>
      </w:r>
      <w:proofErr w:type="spellEnd"/>
      <w:r w:rsidRPr="007226B0">
        <w:rPr>
          <w:sz w:val="28"/>
          <w:szCs w:val="28"/>
        </w:rPr>
        <w:t>, ориентированный на кроссплатформенность.</w:t>
      </w:r>
    </w:p>
    <w:p w:rsidR="00EE593E" w:rsidRPr="009E3C27"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Преимущества:</w:t>
      </w:r>
    </w:p>
    <w:p w:rsidR="00EE593E" w:rsidRPr="007226B0" w:rsidRDefault="00EE593E" w:rsidP="00097C1B">
      <w:pPr>
        <w:numPr>
          <w:ilvl w:val="0"/>
          <w:numId w:val="49"/>
        </w:numPr>
        <w:spacing w:after="120" w:line="360" w:lineRule="auto"/>
        <w:jc w:val="both"/>
        <w:textAlignment w:val="baseline"/>
        <w:rPr>
          <w:sz w:val="28"/>
          <w:szCs w:val="28"/>
        </w:rPr>
      </w:pPr>
      <w:r w:rsidRPr="007226B0">
        <w:rPr>
          <w:sz w:val="28"/>
          <w:szCs w:val="28"/>
        </w:rPr>
        <w:t xml:space="preserve">полностью бесплатный и </w:t>
      </w:r>
      <w:proofErr w:type="spellStart"/>
      <w:r w:rsidRPr="007226B0">
        <w:rPr>
          <w:sz w:val="28"/>
          <w:szCs w:val="28"/>
        </w:rPr>
        <w:t>open-source</w:t>
      </w:r>
      <w:proofErr w:type="spellEnd"/>
      <w:r w:rsidRPr="007226B0">
        <w:rPr>
          <w:sz w:val="28"/>
          <w:szCs w:val="28"/>
        </w:rPr>
        <w:t>;</w:t>
      </w:r>
    </w:p>
    <w:p w:rsidR="00EE593E" w:rsidRPr="007226B0" w:rsidRDefault="00EE593E" w:rsidP="00097C1B">
      <w:pPr>
        <w:numPr>
          <w:ilvl w:val="0"/>
          <w:numId w:val="49"/>
        </w:numPr>
        <w:spacing w:after="120" w:line="360" w:lineRule="auto"/>
        <w:jc w:val="both"/>
        <w:textAlignment w:val="baseline"/>
        <w:rPr>
          <w:sz w:val="28"/>
          <w:szCs w:val="28"/>
        </w:rPr>
      </w:pPr>
      <w:r w:rsidRPr="007226B0">
        <w:rPr>
          <w:sz w:val="28"/>
          <w:szCs w:val="28"/>
        </w:rPr>
        <w:t>локальное хранение базы данных без необходимости сетевого подключения;</w:t>
      </w:r>
    </w:p>
    <w:p w:rsidR="00EE593E" w:rsidRPr="007226B0" w:rsidRDefault="00EE593E" w:rsidP="00097C1B">
      <w:pPr>
        <w:numPr>
          <w:ilvl w:val="0"/>
          <w:numId w:val="49"/>
        </w:numPr>
        <w:spacing w:after="120" w:line="360" w:lineRule="auto"/>
        <w:jc w:val="both"/>
        <w:textAlignment w:val="baseline"/>
        <w:rPr>
          <w:sz w:val="28"/>
          <w:szCs w:val="28"/>
        </w:rPr>
      </w:pPr>
      <w:r w:rsidRPr="007226B0">
        <w:rPr>
          <w:sz w:val="28"/>
          <w:szCs w:val="28"/>
        </w:rPr>
        <w:t>высокая производительность;</w:t>
      </w:r>
    </w:p>
    <w:p w:rsidR="00EE593E" w:rsidRPr="007226B0" w:rsidRDefault="00EE593E" w:rsidP="00097C1B">
      <w:pPr>
        <w:numPr>
          <w:ilvl w:val="0"/>
          <w:numId w:val="49"/>
        </w:numPr>
        <w:spacing w:line="360" w:lineRule="auto"/>
        <w:jc w:val="both"/>
        <w:textAlignment w:val="baseline"/>
        <w:rPr>
          <w:sz w:val="28"/>
          <w:szCs w:val="28"/>
        </w:rPr>
      </w:pPr>
      <w:r w:rsidRPr="007226B0">
        <w:rPr>
          <w:sz w:val="28"/>
          <w:szCs w:val="28"/>
        </w:rPr>
        <w:t>поддержка плагинов и расширений функциональности.</w:t>
      </w:r>
    </w:p>
    <w:p w:rsidR="00EE593E" w:rsidRPr="009E3C27"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Недостатки:</w:t>
      </w:r>
    </w:p>
    <w:p w:rsidR="00EE593E" w:rsidRPr="00277622" w:rsidRDefault="00EE593E" w:rsidP="00097C1B">
      <w:pPr>
        <w:numPr>
          <w:ilvl w:val="0"/>
          <w:numId w:val="50"/>
        </w:numPr>
        <w:spacing w:after="120" w:line="360" w:lineRule="auto"/>
        <w:jc w:val="both"/>
        <w:textAlignment w:val="baseline"/>
        <w:rPr>
          <w:sz w:val="28"/>
          <w:szCs w:val="28"/>
        </w:rPr>
      </w:pPr>
      <w:r w:rsidRPr="007226B0">
        <w:rPr>
          <w:sz w:val="28"/>
          <w:szCs w:val="28"/>
        </w:rPr>
        <w:t>интерфейс устаревший и менее интуитивный по сравнению с конкурентами</w:t>
      </w:r>
      <w:r w:rsidRPr="00277622">
        <w:rPr>
          <w:sz w:val="28"/>
          <w:szCs w:val="28"/>
        </w:rPr>
        <w:t>;</w:t>
      </w:r>
    </w:p>
    <w:p w:rsidR="00EE593E" w:rsidRPr="007226B0" w:rsidRDefault="00EE593E" w:rsidP="00097C1B">
      <w:pPr>
        <w:numPr>
          <w:ilvl w:val="0"/>
          <w:numId w:val="50"/>
        </w:numPr>
        <w:spacing w:after="120" w:line="360" w:lineRule="auto"/>
        <w:jc w:val="both"/>
        <w:textAlignment w:val="baseline"/>
        <w:rPr>
          <w:sz w:val="28"/>
          <w:szCs w:val="28"/>
        </w:rPr>
      </w:pPr>
      <w:r w:rsidRPr="007226B0">
        <w:rPr>
          <w:sz w:val="28"/>
          <w:szCs w:val="28"/>
        </w:rPr>
        <w:t>отсутствие нативных мобильных приложений (только сторонние клиенты);</w:t>
      </w:r>
    </w:p>
    <w:p w:rsidR="00EE593E" w:rsidRPr="007226B0" w:rsidRDefault="00EE593E" w:rsidP="00097C1B">
      <w:pPr>
        <w:numPr>
          <w:ilvl w:val="0"/>
          <w:numId w:val="50"/>
        </w:numPr>
        <w:spacing w:after="120" w:line="360" w:lineRule="auto"/>
        <w:jc w:val="both"/>
        <w:textAlignment w:val="baseline"/>
        <w:rPr>
          <w:sz w:val="28"/>
          <w:szCs w:val="28"/>
        </w:rPr>
      </w:pPr>
      <w:r w:rsidRPr="007226B0">
        <w:rPr>
          <w:sz w:val="28"/>
          <w:szCs w:val="28"/>
        </w:rPr>
        <w:t>отсутствие облачной синхронизации из коробки;</w:t>
      </w:r>
    </w:p>
    <w:p w:rsidR="00EE593E" w:rsidRPr="007226B0" w:rsidRDefault="00EE593E" w:rsidP="00097C1B">
      <w:pPr>
        <w:numPr>
          <w:ilvl w:val="0"/>
          <w:numId w:val="50"/>
        </w:numPr>
        <w:spacing w:after="120" w:line="360" w:lineRule="auto"/>
        <w:jc w:val="both"/>
        <w:textAlignment w:val="baseline"/>
        <w:rPr>
          <w:sz w:val="28"/>
          <w:szCs w:val="28"/>
        </w:rPr>
      </w:pPr>
      <w:r w:rsidRPr="007226B0">
        <w:rPr>
          <w:sz w:val="28"/>
          <w:szCs w:val="28"/>
        </w:rPr>
        <w:t>нет официальной службы поддержки;</w:t>
      </w:r>
    </w:p>
    <w:p w:rsidR="00EE593E" w:rsidRPr="007226B0" w:rsidRDefault="00EE593E" w:rsidP="00097C1B">
      <w:pPr>
        <w:numPr>
          <w:ilvl w:val="0"/>
          <w:numId w:val="50"/>
        </w:numPr>
        <w:spacing w:line="360" w:lineRule="auto"/>
        <w:jc w:val="both"/>
        <w:textAlignment w:val="baseline"/>
        <w:rPr>
          <w:sz w:val="28"/>
          <w:szCs w:val="28"/>
        </w:rPr>
      </w:pPr>
      <w:r w:rsidRPr="007226B0">
        <w:rPr>
          <w:sz w:val="28"/>
          <w:szCs w:val="28"/>
        </w:rPr>
        <w:t>ограниченная кроссплатформенность (основной фокус на Windows).</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Поддерживаемые платформы:</w:t>
      </w:r>
      <w:r w:rsidRPr="007226B0">
        <w:rPr>
          <w:sz w:val="28"/>
          <w:szCs w:val="28"/>
        </w:rPr>
        <w:t xml:space="preserve"> Windows, </w:t>
      </w:r>
      <w:proofErr w:type="spellStart"/>
      <w:r w:rsidRPr="007226B0">
        <w:rPr>
          <w:sz w:val="28"/>
          <w:szCs w:val="28"/>
        </w:rPr>
        <w:t>macOS</w:t>
      </w:r>
      <w:proofErr w:type="spellEnd"/>
      <w:r w:rsidRPr="007226B0">
        <w:rPr>
          <w:sz w:val="28"/>
          <w:szCs w:val="28"/>
        </w:rPr>
        <w:t xml:space="preserve">, Linux (нет официальных </w:t>
      </w:r>
      <w:proofErr w:type="spellStart"/>
      <w:r w:rsidRPr="007226B0">
        <w:rPr>
          <w:sz w:val="28"/>
          <w:szCs w:val="28"/>
        </w:rPr>
        <w:t>iOS</w:t>
      </w:r>
      <w:proofErr w:type="spellEnd"/>
      <w:r w:rsidRPr="007226B0">
        <w:rPr>
          <w:sz w:val="28"/>
          <w:szCs w:val="28"/>
        </w:rPr>
        <w:t>/</w:t>
      </w:r>
      <w:proofErr w:type="spellStart"/>
      <w:r w:rsidRPr="007226B0">
        <w:rPr>
          <w:sz w:val="28"/>
          <w:szCs w:val="28"/>
        </w:rPr>
        <w:t>Android</w:t>
      </w:r>
      <w:proofErr w:type="spellEnd"/>
      <w:r w:rsidRPr="007226B0">
        <w:rPr>
          <w:sz w:val="28"/>
          <w:szCs w:val="28"/>
        </w:rPr>
        <w:t xml:space="preserve"> приложений).</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lastRenderedPageBreak/>
        <w:t>Способы шифрования:</w:t>
      </w:r>
      <w:r w:rsidRPr="007226B0">
        <w:rPr>
          <w:sz w:val="28"/>
          <w:szCs w:val="28"/>
        </w:rPr>
        <w:t xml:space="preserve"> AES-256, </w:t>
      </w:r>
      <w:proofErr w:type="spellStart"/>
      <w:r w:rsidRPr="007226B0">
        <w:rPr>
          <w:sz w:val="28"/>
          <w:szCs w:val="28"/>
        </w:rPr>
        <w:t>Twofish</w:t>
      </w:r>
      <w:proofErr w:type="spellEnd"/>
      <w:r w:rsidRPr="007226B0">
        <w:rPr>
          <w:sz w:val="28"/>
          <w:szCs w:val="28"/>
        </w:rPr>
        <w:t>, ChaCha20.</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Архитектура:</w:t>
      </w:r>
      <w:r w:rsidRPr="007226B0">
        <w:rPr>
          <w:sz w:val="28"/>
          <w:szCs w:val="28"/>
        </w:rPr>
        <w:t xml:space="preserve"> локальная база данных (</w:t>
      </w:r>
      <w:proofErr w:type="gramStart"/>
      <w:r w:rsidRPr="007226B0">
        <w:rPr>
          <w:sz w:val="28"/>
          <w:szCs w:val="28"/>
        </w:rPr>
        <w:t>файл .</w:t>
      </w:r>
      <w:proofErr w:type="spellStart"/>
      <w:r w:rsidRPr="007226B0">
        <w:rPr>
          <w:sz w:val="28"/>
          <w:szCs w:val="28"/>
        </w:rPr>
        <w:t>kdbx</w:t>
      </w:r>
      <w:proofErr w:type="spellEnd"/>
      <w:proofErr w:type="gramEnd"/>
      <w:r w:rsidRPr="007226B0">
        <w:rPr>
          <w:sz w:val="28"/>
          <w:szCs w:val="28"/>
        </w:rPr>
        <w:t>).</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Стоимость:</w:t>
      </w:r>
      <w:r w:rsidRPr="007226B0">
        <w:rPr>
          <w:sz w:val="28"/>
          <w:szCs w:val="28"/>
        </w:rPr>
        <w:t xml:space="preserve"> бесплатно.</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Ограничения:</w:t>
      </w:r>
      <w:r w:rsidRPr="007226B0">
        <w:rPr>
          <w:sz w:val="28"/>
          <w:szCs w:val="28"/>
        </w:rPr>
        <w:t xml:space="preserve"> отсутствие корпоративных функций (SSO, SCIM, аудит); невозможность централизованного управления; сложность масштабирования.</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19" w:name="_Toc230173159"/>
      <w:r w:rsidRPr="00097C1B">
        <w:rPr>
          <w:rFonts w:ascii="Times New Roman" w:hAnsi="Times New Roman"/>
          <w:b w:val="0"/>
          <w:bCs w:val="0"/>
          <w:sz w:val="28"/>
          <w:szCs w:val="28"/>
        </w:rPr>
        <w:t>1.3.3 1Password</w:t>
      </w:r>
      <w:bookmarkEnd w:id="2419"/>
    </w:p>
    <w:p w:rsidR="00EE593E" w:rsidRPr="007226B0" w:rsidRDefault="00EE593E" w:rsidP="00097C1B">
      <w:pPr>
        <w:spacing w:line="360" w:lineRule="auto"/>
        <w:ind w:firstLine="708"/>
        <w:jc w:val="both"/>
        <w:textAlignment w:val="baseline"/>
        <w:rPr>
          <w:sz w:val="28"/>
          <w:szCs w:val="28"/>
        </w:rPr>
      </w:pPr>
      <w:r w:rsidRPr="007226B0">
        <w:rPr>
          <w:sz w:val="28"/>
          <w:szCs w:val="28"/>
        </w:rPr>
        <w:t>1Password — коммерческий менеджер паролей премиум-класса.</w:t>
      </w:r>
    </w:p>
    <w:p w:rsidR="00EE593E" w:rsidRPr="009E3C27"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Преимущества:</w:t>
      </w:r>
    </w:p>
    <w:p w:rsidR="00EE593E" w:rsidRPr="007226B0" w:rsidRDefault="00EE593E" w:rsidP="00097C1B">
      <w:pPr>
        <w:numPr>
          <w:ilvl w:val="0"/>
          <w:numId w:val="51"/>
        </w:numPr>
        <w:spacing w:after="120" w:line="360" w:lineRule="auto"/>
        <w:jc w:val="both"/>
        <w:textAlignment w:val="baseline"/>
        <w:rPr>
          <w:sz w:val="28"/>
          <w:szCs w:val="28"/>
        </w:rPr>
      </w:pPr>
      <w:r w:rsidRPr="007226B0">
        <w:rPr>
          <w:sz w:val="28"/>
          <w:szCs w:val="28"/>
        </w:rPr>
        <w:t>наилучшая в классе надёжность автозаполнения (94% успешных заполнений);</w:t>
      </w:r>
    </w:p>
    <w:p w:rsidR="00EE593E" w:rsidRPr="007226B0" w:rsidRDefault="00EE593E" w:rsidP="00097C1B">
      <w:pPr>
        <w:numPr>
          <w:ilvl w:val="0"/>
          <w:numId w:val="51"/>
        </w:numPr>
        <w:spacing w:after="120" w:line="360" w:lineRule="auto"/>
        <w:jc w:val="both"/>
        <w:textAlignment w:val="baseline"/>
        <w:rPr>
          <w:sz w:val="28"/>
          <w:szCs w:val="28"/>
        </w:rPr>
      </w:pPr>
      <w:r w:rsidRPr="007226B0">
        <w:rPr>
          <w:sz w:val="28"/>
          <w:szCs w:val="28"/>
        </w:rPr>
        <w:t>уникальная система Secret Key (2SKD) — дополнительный слой шифрования;</w:t>
      </w:r>
    </w:p>
    <w:p w:rsidR="00EE593E" w:rsidRPr="007226B0" w:rsidRDefault="00EE593E" w:rsidP="00097C1B">
      <w:pPr>
        <w:numPr>
          <w:ilvl w:val="0"/>
          <w:numId w:val="51"/>
        </w:numPr>
        <w:spacing w:after="120" w:line="360" w:lineRule="auto"/>
        <w:jc w:val="both"/>
        <w:textAlignment w:val="baseline"/>
        <w:rPr>
          <w:sz w:val="28"/>
          <w:szCs w:val="28"/>
        </w:rPr>
      </w:pPr>
      <w:r w:rsidRPr="007226B0">
        <w:rPr>
          <w:sz w:val="28"/>
          <w:szCs w:val="28"/>
        </w:rPr>
        <w:t>Travel Mode — временное удаление хранилищ при пересечении границ;</w:t>
      </w:r>
    </w:p>
    <w:p w:rsidR="00EE593E" w:rsidRPr="007226B0" w:rsidRDefault="00EE593E" w:rsidP="00097C1B">
      <w:pPr>
        <w:numPr>
          <w:ilvl w:val="0"/>
          <w:numId w:val="51"/>
        </w:numPr>
        <w:spacing w:after="120" w:line="360" w:lineRule="auto"/>
        <w:jc w:val="both"/>
        <w:textAlignment w:val="baseline"/>
        <w:rPr>
          <w:sz w:val="28"/>
          <w:szCs w:val="28"/>
        </w:rPr>
      </w:pPr>
      <w:proofErr w:type="spellStart"/>
      <w:r w:rsidRPr="007226B0">
        <w:rPr>
          <w:sz w:val="28"/>
          <w:szCs w:val="28"/>
        </w:rPr>
        <w:t>Watchtower</w:t>
      </w:r>
      <w:proofErr w:type="spellEnd"/>
      <w:r w:rsidRPr="007226B0">
        <w:rPr>
          <w:sz w:val="28"/>
          <w:szCs w:val="28"/>
        </w:rPr>
        <w:t xml:space="preserve"> — проактивный мониторинг утечек;</w:t>
      </w:r>
    </w:p>
    <w:p w:rsidR="00EE593E" w:rsidRPr="007226B0" w:rsidRDefault="00EE593E" w:rsidP="00097C1B">
      <w:pPr>
        <w:numPr>
          <w:ilvl w:val="0"/>
          <w:numId w:val="51"/>
        </w:numPr>
        <w:spacing w:after="120" w:line="360" w:lineRule="auto"/>
        <w:jc w:val="both"/>
        <w:textAlignment w:val="baseline"/>
        <w:rPr>
          <w:sz w:val="28"/>
          <w:szCs w:val="28"/>
        </w:rPr>
      </w:pPr>
      <w:r w:rsidRPr="007226B0">
        <w:rPr>
          <w:sz w:val="28"/>
          <w:szCs w:val="28"/>
        </w:rPr>
        <w:t>бесшовная интеграция биометрии;</w:t>
      </w:r>
    </w:p>
    <w:p w:rsidR="00EE593E" w:rsidRPr="007226B0" w:rsidRDefault="00EE593E" w:rsidP="00097C1B">
      <w:pPr>
        <w:numPr>
          <w:ilvl w:val="0"/>
          <w:numId w:val="51"/>
        </w:numPr>
        <w:spacing w:after="120" w:line="360" w:lineRule="auto"/>
        <w:jc w:val="both"/>
        <w:textAlignment w:val="baseline"/>
        <w:rPr>
          <w:sz w:val="28"/>
          <w:szCs w:val="28"/>
        </w:rPr>
      </w:pPr>
      <w:r w:rsidRPr="007226B0">
        <w:rPr>
          <w:sz w:val="28"/>
          <w:szCs w:val="28"/>
        </w:rPr>
        <w:t>интеграция SSH-агента для разработчиков;</w:t>
      </w:r>
    </w:p>
    <w:p w:rsidR="00B55CE8" w:rsidRPr="003673A3" w:rsidRDefault="00EE593E" w:rsidP="00097C1B">
      <w:pPr>
        <w:numPr>
          <w:ilvl w:val="0"/>
          <w:numId w:val="51"/>
        </w:numPr>
        <w:spacing w:line="360" w:lineRule="auto"/>
        <w:jc w:val="both"/>
        <w:textAlignment w:val="baseline"/>
        <w:rPr>
          <w:sz w:val="28"/>
          <w:szCs w:val="28"/>
        </w:rPr>
      </w:pPr>
      <w:r w:rsidRPr="007226B0">
        <w:rPr>
          <w:sz w:val="28"/>
          <w:szCs w:val="28"/>
        </w:rPr>
        <w:t>сертификация SOC 2 Type II.</w:t>
      </w:r>
    </w:p>
    <w:p w:rsidR="00EE593E" w:rsidRPr="009E3C27"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Недостатки:</w:t>
      </w:r>
    </w:p>
    <w:p w:rsidR="00EE593E" w:rsidRPr="007226B0" w:rsidRDefault="00EE593E" w:rsidP="00097C1B">
      <w:pPr>
        <w:numPr>
          <w:ilvl w:val="0"/>
          <w:numId w:val="52"/>
        </w:numPr>
        <w:spacing w:after="120" w:line="360" w:lineRule="auto"/>
        <w:jc w:val="both"/>
        <w:textAlignment w:val="baseline"/>
        <w:rPr>
          <w:sz w:val="28"/>
          <w:szCs w:val="28"/>
        </w:rPr>
      </w:pPr>
      <w:r w:rsidRPr="007226B0">
        <w:rPr>
          <w:sz w:val="28"/>
          <w:szCs w:val="28"/>
        </w:rPr>
        <w:t>отсутствие бесплатного тарифа (только 14-дневный пробный период);</w:t>
      </w:r>
    </w:p>
    <w:p w:rsidR="00EE593E" w:rsidRPr="007226B0" w:rsidRDefault="00EE593E" w:rsidP="00097C1B">
      <w:pPr>
        <w:numPr>
          <w:ilvl w:val="0"/>
          <w:numId w:val="52"/>
        </w:numPr>
        <w:spacing w:after="120" w:line="360" w:lineRule="auto"/>
        <w:jc w:val="both"/>
        <w:textAlignment w:val="baseline"/>
        <w:rPr>
          <w:sz w:val="28"/>
          <w:szCs w:val="28"/>
        </w:rPr>
      </w:pPr>
      <w:r w:rsidRPr="007226B0">
        <w:rPr>
          <w:sz w:val="28"/>
          <w:szCs w:val="28"/>
        </w:rPr>
        <w:t>закрытый исходный код;</w:t>
      </w:r>
    </w:p>
    <w:p w:rsidR="00EE593E" w:rsidRPr="007226B0" w:rsidRDefault="00EE593E" w:rsidP="00097C1B">
      <w:pPr>
        <w:numPr>
          <w:ilvl w:val="0"/>
          <w:numId w:val="52"/>
        </w:numPr>
        <w:spacing w:after="120" w:line="360" w:lineRule="auto"/>
        <w:jc w:val="both"/>
        <w:textAlignment w:val="baseline"/>
        <w:rPr>
          <w:sz w:val="28"/>
          <w:szCs w:val="28"/>
        </w:rPr>
      </w:pPr>
      <w:r w:rsidRPr="007226B0">
        <w:rPr>
          <w:sz w:val="28"/>
          <w:szCs w:val="28"/>
        </w:rPr>
        <w:t>невозможность самостоятельного хостинга;</w:t>
      </w:r>
    </w:p>
    <w:p w:rsidR="00EE593E" w:rsidRPr="007226B0" w:rsidRDefault="00EE593E" w:rsidP="00097C1B">
      <w:pPr>
        <w:numPr>
          <w:ilvl w:val="0"/>
          <w:numId w:val="52"/>
        </w:numPr>
        <w:spacing w:after="120" w:line="360" w:lineRule="auto"/>
        <w:jc w:val="both"/>
        <w:textAlignment w:val="baseline"/>
        <w:rPr>
          <w:sz w:val="28"/>
          <w:szCs w:val="28"/>
        </w:rPr>
      </w:pPr>
      <w:r w:rsidRPr="007226B0">
        <w:rPr>
          <w:sz w:val="28"/>
          <w:szCs w:val="28"/>
        </w:rPr>
        <w:t>высокое потребление памяти (180 МБ RAM десктоп, 85 МБ расширение);</w:t>
      </w:r>
    </w:p>
    <w:p w:rsidR="00EE593E" w:rsidRPr="007226B0" w:rsidRDefault="00EE593E" w:rsidP="00097C1B">
      <w:pPr>
        <w:numPr>
          <w:ilvl w:val="0"/>
          <w:numId w:val="52"/>
        </w:numPr>
        <w:spacing w:after="120" w:line="360" w:lineRule="auto"/>
        <w:jc w:val="both"/>
        <w:textAlignment w:val="baseline"/>
        <w:rPr>
          <w:sz w:val="28"/>
          <w:szCs w:val="28"/>
        </w:rPr>
      </w:pPr>
      <w:r w:rsidRPr="007226B0">
        <w:rPr>
          <w:sz w:val="28"/>
          <w:szCs w:val="28"/>
        </w:rPr>
        <w:t>высокая стоимость: $35,88/год (</w:t>
      </w:r>
      <w:proofErr w:type="spellStart"/>
      <w:r w:rsidRPr="007226B0">
        <w:rPr>
          <w:sz w:val="28"/>
          <w:szCs w:val="28"/>
        </w:rPr>
        <w:t>Individual</w:t>
      </w:r>
      <w:proofErr w:type="spellEnd"/>
      <w:r w:rsidRPr="007226B0">
        <w:rPr>
          <w:sz w:val="28"/>
          <w:szCs w:val="28"/>
        </w:rPr>
        <w:t>), $7,99/пользователь/месяц (Business);</w:t>
      </w:r>
    </w:p>
    <w:p w:rsidR="00B55CE8" w:rsidRPr="003673A3" w:rsidRDefault="00EE593E" w:rsidP="00097C1B">
      <w:pPr>
        <w:numPr>
          <w:ilvl w:val="0"/>
          <w:numId w:val="52"/>
        </w:numPr>
        <w:spacing w:line="360" w:lineRule="auto"/>
        <w:jc w:val="both"/>
        <w:textAlignment w:val="baseline"/>
        <w:rPr>
          <w:sz w:val="28"/>
          <w:szCs w:val="28"/>
        </w:rPr>
      </w:pPr>
      <w:r w:rsidRPr="007226B0">
        <w:rPr>
          <w:sz w:val="28"/>
          <w:szCs w:val="28"/>
        </w:rPr>
        <w:t xml:space="preserve">ограниченная поддержка браузеров (нет </w:t>
      </w:r>
      <w:proofErr w:type="spellStart"/>
      <w:r w:rsidRPr="007226B0">
        <w:rPr>
          <w:sz w:val="28"/>
          <w:szCs w:val="28"/>
        </w:rPr>
        <w:t>Tor</w:t>
      </w:r>
      <w:proofErr w:type="spellEnd"/>
      <w:r w:rsidRPr="007226B0">
        <w:rPr>
          <w:sz w:val="28"/>
          <w:szCs w:val="28"/>
        </w:rPr>
        <w:t xml:space="preserve">, </w:t>
      </w:r>
      <w:proofErr w:type="spellStart"/>
      <w:r w:rsidRPr="007226B0">
        <w:rPr>
          <w:sz w:val="28"/>
          <w:szCs w:val="28"/>
        </w:rPr>
        <w:t>Vivaldi</w:t>
      </w:r>
      <w:proofErr w:type="spellEnd"/>
      <w:r w:rsidRPr="007226B0">
        <w:rPr>
          <w:sz w:val="28"/>
          <w:szCs w:val="28"/>
        </w:rPr>
        <w:t>).</w:t>
      </w:r>
    </w:p>
    <w:p w:rsidR="00703969"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lastRenderedPageBreak/>
        <w:t>Поддерживаемые платформы:</w:t>
      </w:r>
      <w:r w:rsidR="00703969">
        <w:rPr>
          <w:sz w:val="28"/>
          <w:szCs w:val="28"/>
        </w:rPr>
        <w:t xml:space="preserve"> </w:t>
      </w:r>
      <w:r w:rsidRPr="007226B0">
        <w:rPr>
          <w:sz w:val="28"/>
          <w:szCs w:val="28"/>
        </w:rPr>
        <w:t xml:space="preserve">Windows, </w:t>
      </w:r>
      <w:proofErr w:type="spellStart"/>
      <w:r w:rsidRPr="007226B0">
        <w:rPr>
          <w:sz w:val="28"/>
          <w:szCs w:val="28"/>
        </w:rPr>
        <w:t>macOS</w:t>
      </w:r>
      <w:proofErr w:type="spellEnd"/>
      <w:r w:rsidRPr="007226B0">
        <w:rPr>
          <w:sz w:val="28"/>
          <w:szCs w:val="28"/>
        </w:rPr>
        <w:t xml:space="preserve">, Linux, </w:t>
      </w:r>
      <w:proofErr w:type="spellStart"/>
      <w:r w:rsidRPr="007226B0">
        <w:rPr>
          <w:sz w:val="28"/>
          <w:szCs w:val="28"/>
        </w:rPr>
        <w:t>iOS</w:t>
      </w:r>
      <w:proofErr w:type="spellEnd"/>
      <w:r w:rsidRPr="007226B0">
        <w:rPr>
          <w:sz w:val="28"/>
          <w:szCs w:val="28"/>
        </w:rPr>
        <w:t xml:space="preserve">, </w:t>
      </w:r>
      <w:proofErr w:type="spellStart"/>
      <w:r w:rsidRPr="007226B0">
        <w:rPr>
          <w:sz w:val="28"/>
          <w:szCs w:val="28"/>
        </w:rPr>
        <w:t>Android</w:t>
      </w:r>
      <w:proofErr w:type="spellEnd"/>
      <w:r w:rsidRPr="007226B0">
        <w:rPr>
          <w:sz w:val="28"/>
          <w:szCs w:val="28"/>
        </w:rPr>
        <w:t>, расширения для основных браузеров.</w:t>
      </w:r>
    </w:p>
    <w:p w:rsidR="00703969"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Способы шифрования:</w:t>
      </w:r>
      <w:r w:rsidRPr="007226B0">
        <w:rPr>
          <w:sz w:val="28"/>
          <w:szCs w:val="28"/>
        </w:rPr>
        <w:t xml:space="preserve"> AES-256-GCM, PBKDF2 + Secret Key.</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Архитектура:</w:t>
      </w:r>
      <w:r w:rsidRPr="007226B0">
        <w:rPr>
          <w:sz w:val="28"/>
          <w:szCs w:val="28"/>
        </w:rPr>
        <w:t xml:space="preserve"> облачная (данные хранятся на серверах 1Password).</w:t>
      </w:r>
    </w:p>
    <w:p w:rsidR="00EE593E" w:rsidRPr="007226B0"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Стоимость:</w:t>
      </w:r>
      <w:r w:rsidRPr="007226B0">
        <w:rPr>
          <w:sz w:val="28"/>
          <w:szCs w:val="28"/>
        </w:rPr>
        <w:t xml:space="preserve"> $2,99–7,99/пользователь/месяц в зависимости от тарифа.</w:t>
      </w:r>
    </w:p>
    <w:p w:rsidR="000B6555" w:rsidRDefault="00EE593E" w:rsidP="00097C1B">
      <w:pPr>
        <w:spacing w:line="360" w:lineRule="auto"/>
        <w:jc w:val="both"/>
        <w:textAlignment w:val="baseline"/>
      </w:pPr>
      <w:r w:rsidRPr="00703AD2">
        <w:rPr>
          <w:rStyle w:val="af"/>
          <w:b w:val="0"/>
          <w:bCs w:val="0"/>
          <w:sz w:val="28"/>
          <w:szCs w:val="28"/>
          <w:bdr w:val="none" w:sz="0" w:space="0" w:color="auto" w:frame="1"/>
        </w:rPr>
        <w:t>Ограничения:</w:t>
      </w:r>
      <w:r w:rsidRPr="007226B0">
        <w:rPr>
          <w:sz w:val="28"/>
          <w:szCs w:val="28"/>
        </w:rPr>
        <w:t xml:space="preserve"> полная зависимость от облачной инфраструктуры иностранного провайдера; невозможность работы без интернета; риски, связанные с санкционными ограничениями для российских компаний.</w:t>
      </w:r>
    </w:p>
    <w:p w:rsidR="00EE593E" w:rsidRPr="00097C1B" w:rsidRDefault="00EE593E" w:rsidP="00097C1B">
      <w:pPr>
        <w:pStyle w:val="2"/>
        <w:spacing w:before="360" w:beforeAutospacing="0" w:after="240" w:afterAutospacing="0" w:line="360" w:lineRule="auto"/>
        <w:jc w:val="both"/>
        <w:textAlignment w:val="baseline"/>
        <w:rPr>
          <w:b w:val="0"/>
          <w:bCs w:val="0"/>
          <w:sz w:val="28"/>
          <w:szCs w:val="28"/>
        </w:rPr>
      </w:pPr>
      <w:bookmarkStart w:id="2420" w:name="_Toc230173160"/>
      <w:r w:rsidRPr="00097C1B">
        <w:rPr>
          <w:b w:val="0"/>
          <w:bCs w:val="0"/>
          <w:sz w:val="28"/>
          <w:szCs w:val="28"/>
        </w:rPr>
        <w:t>1.4 Выявление проблем существующих решений</w:t>
      </w:r>
      <w:bookmarkEnd w:id="2420"/>
    </w:p>
    <w:p w:rsidR="00EE593E" w:rsidRPr="007226B0" w:rsidRDefault="00EE593E" w:rsidP="00097C1B">
      <w:pPr>
        <w:spacing w:line="360" w:lineRule="auto"/>
        <w:ind w:firstLine="360"/>
        <w:jc w:val="both"/>
        <w:textAlignment w:val="baseline"/>
        <w:rPr>
          <w:sz w:val="28"/>
          <w:szCs w:val="28"/>
        </w:rPr>
      </w:pPr>
      <w:r w:rsidRPr="007226B0">
        <w:rPr>
          <w:sz w:val="28"/>
          <w:szCs w:val="28"/>
        </w:rPr>
        <w:t>На основании проведённого анализа выявлены следующие ключевые проблемы существующих решений:</w:t>
      </w:r>
    </w:p>
    <w:p w:rsidR="00EE593E" w:rsidRPr="007226B0" w:rsidRDefault="00EE593E" w:rsidP="00097C1B">
      <w:pPr>
        <w:numPr>
          <w:ilvl w:val="0"/>
          <w:numId w:val="53"/>
        </w:numPr>
        <w:spacing w:line="360" w:lineRule="auto"/>
        <w:jc w:val="both"/>
        <w:textAlignment w:val="baseline"/>
        <w:rPr>
          <w:sz w:val="28"/>
          <w:szCs w:val="28"/>
        </w:rPr>
      </w:pPr>
      <w:r w:rsidRPr="00097C1B">
        <w:rPr>
          <w:rStyle w:val="af"/>
          <w:b w:val="0"/>
          <w:bCs w:val="0"/>
          <w:sz w:val="28"/>
          <w:szCs w:val="28"/>
          <w:bdr w:val="none" w:sz="0" w:space="0" w:color="auto" w:frame="1"/>
        </w:rPr>
        <w:t>Облачная зависимость.</w:t>
      </w:r>
      <w:r w:rsidRPr="007226B0">
        <w:rPr>
          <w:sz w:val="28"/>
          <w:szCs w:val="28"/>
        </w:rPr>
        <w:t xml:space="preserve"> Большинство популярных решений (1Password, </w:t>
      </w:r>
      <w:proofErr w:type="spellStart"/>
      <w:r w:rsidRPr="007226B0">
        <w:rPr>
          <w:sz w:val="28"/>
          <w:szCs w:val="28"/>
        </w:rPr>
        <w:t>Bitwarden</w:t>
      </w:r>
      <w:proofErr w:type="spellEnd"/>
      <w:r w:rsidRPr="007226B0">
        <w:rPr>
          <w:sz w:val="28"/>
          <w:szCs w:val="28"/>
        </w:rPr>
        <w:t xml:space="preserve"> в стандартном режиме) требуют подключения к облачным серверам иностранных провайдеров. В условиях санкционных ограничений и требований к суверенитету данных это создаёт риски для российских организаций.</w:t>
      </w:r>
    </w:p>
    <w:p w:rsidR="00EE593E" w:rsidRPr="005E69D8" w:rsidRDefault="00EE593E" w:rsidP="00097C1B">
      <w:pPr>
        <w:numPr>
          <w:ilvl w:val="0"/>
          <w:numId w:val="53"/>
        </w:numPr>
        <w:spacing w:line="360" w:lineRule="auto"/>
        <w:jc w:val="both"/>
        <w:textAlignment w:val="baseline"/>
        <w:rPr>
          <w:sz w:val="28"/>
          <w:szCs w:val="28"/>
        </w:rPr>
      </w:pPr>
      <w:r w:rsidRPr="00097C1B">
        <w:rPr>
          <w:rStyle w:val="af"/>
          <w:b w:val="0"/>
          <w:bCs w:val="0"/>
          <w:sz w:val="28"/>
          <w:szCs w:val="28"/>
          <w:bdr w:val="none" w:sz="0" w:space="0" w:color="auto" w:frame="1"/>
        </w:rPr>
        <w:t>Высокая стоимость корпоративного внедрения.</w:t>
      </w:r>
      <w:r w:rsidRPr="007226B0">
        <w:rPr>
          <w:sz w:val="28"/>
          <w:szCs w:val="28"/>
        </w:rPr>
        <w:t xml:space="preserve"> Коммерческие решения требуют значительных затрат на лицензии. Для компании из 200 сотрудников 1Password обходится в $19 176/год, </w:t>
      </w:r>
      <w:proofErr w:type="spellStart"/>
      <w:r w:rsidRPr="007226B0">
        <w:rPr>
          <w:sz w:val="28"/>
          <w:szCs w:val="28"/>
        </w:rPr>
        <w:t>Bitwarden</w:t>
      </w:r>
      <w:proofErr w:type="spellEnd"/>
      <w:r w:rsidRPr="007226B0">
        <w:rPr>
          <w:sz w:val="28"/>
          <w:szCs w:val="28"/>
        </w:rPr>
        <w:t xml:space="preserve"> — в $14 400/год</w:t>
      </w:r>
      <w:r w:rsidRPr="005E69D8">
        <w:rPr>
          <w:sz w:val="28"/>
          <w:szCs w:val="28"/>
        </w:rPr>
        <w:t>.</w:t>
      </w:r>
    </w:p>
    <w:p w:rsidR="00EE593E" w:rsidRPr="007226B0" w:rsidRDefault="00EE593E" w:rsidP="00097C1B">
      <w:pPr>
        <w:numPr>
          <w:ilvl w:val="0"/>
          <w:numId w:val="53"/>
        </w:numPr>
        <w:spacing w:line="360" w:lineRule="auto"/>
        <w:jc w:val="both"/>
        <w:textAlignment w:val="baseline"/>
        <w:rPr>
          <w:sz w:val="28"/>
          <w:szCs w:val="28"/>
        </w:rPr>
      </w:pPr>
      <w:r w:rsidRPr="00097C1B">
        <w:rPr>
          <w:rStyle w:val="af"/>
          <w:b w:val="0"/>
          <w:bCs w:val="0"/>
          <w:sz w:val="28"/>
          <w:szCs w:val="28"/>
          <w:bdr w:val="none" w:sz="0" w:space="0" w:color="auto" w:frame="1"/>
        </w:rPr>
        <w:t>Сложность корпоративного внедрения.</w:t>
      </w:r>
      <w:r w:rsidRPr="007D6AAF">
        <w:rPr>
          <w:sz w:val="28"/>
          <w:szCs w:val="28"/>
        </w:rPr>
        <w:t xml:space="preserve"> </w:t>
      </w:r>
      <w:r w:rsidRPr="007226B0">
        <w:rPr>
          <w:sz w:val="28"/>
          <w:szCs w:val="28"/>
        </w:rPr>
        <w:t>Существующие решения часто требуют сложной интеграции с существующей ИТ-инфраструктурой, настройки SSO, SCIM, что требует привлечения специалистов и временных затрат.</w:t>
      </w:r>
    </w:p>
    <w:p w:rsidR="00EE593E" w:rsidRPr="007226B0" w:rsidRDefault="00EE593E" w:rsidP="00097C1B">
      <w:pPr>
        <w:numPr>
          <w:ilvl w:val="0"/>
          <w:numId w:val="53"/>
        </w:numPr>
        <w:spacing w:line="360" w:lineRule="auto"/>
        <w:jc w:val="both"/>
        <w:textAlignment w:val="baseline"/>
        <w:rPr>
          <w:sz w:val="28"/>
          <w:szCs w:val="28"/>
        </w:rPr>
      </w:pPr>
      <w:r w:rsidRPr="00097C1B">
        <w:rPr>
          <w:rStyle w:val="af"/>
          <w:b w:val="0"/>
          <w:bCs w:val="0"/>
          <w:sz w:val="28"/>
          <w:szCs w:val="28"/>
          <w:bdr w:val="none" w:sz="0" w:space="0" w:color="auto" w:frame="1"/>
        </w:rPr>
        <w:t>Отсутствие полностью локального хранения.</w:t>
      </w:r>
      <w:r w:rsidRPr="007226B0">
        <w:rPr>
          <w:sz w:val="28"/>
          <w:szCs w:val="28"/>
        </w:rPr>
        <w:t xml:space="preserve"> Даже при самостоятельном хостинге </w:t>
      </w:r>
      <w:proofErr w:type="spellStart"/>
      <w:r w:rsidRPr="007226B0">
        <w:rPr>
          <w:sz w:val="28"/>
          <w:szCs w:val="28"/>
        </w:rPr>
        <w:t>Bitwarden</w:t>
      </w:r>
      <w:proofErr w:type="spellEnd"/>
      <w:r w:rsidRPr="007226B0">
        <w:rPr>
          <w:sz w:val="28"/>
          <w:szCs w:val="28"/>
        </w:rPr>
        <w:t xml:space="preserve"> требует серверной инфраструктуры. </w:t>
      </w:r>
      <w:proofErr w:type="spellStart"/>
      <w:r w:rsidRPr="007226B0">
        <w:rPr>
          <w:sz w:val="28"/>
          <w:szCs w:val="28"/>
        </w:rPr>
        <w:t>KeePassXC</w:t>
      </w:r>
      <w:proofErr w:type="spellEnd"/>
      <w:r w:rsidRPr="007226B0">
        <w:rPr>
          <w:sz w:val="28"/>
          <w:szCs w:val="28"/>
        </w:rPr>
        <w:t xml:space="preserve"> обеспечивает локальное хранение, но лишён корпоративных функций.</w:t>
      </w:r>
    </w:p>
    <w:p w:rsidR="00EE593E" w:rsidRPr="007226B0" w:rsidRDefault="00EE593E" w:rsidP="00097C1B">
      <w:pPr>
        <w:numPr>
          <w:ilvl w:val="0"/>
          <w:numId w:val="53"/>
        </w:numPr>
        <w:spacing w:line="360" w:lineRule="auto"/>
        <w:jc w:val="both"/>
        <w:textAlignment w:val="baseline"/>
        <w:rPr>
          <w:sz w:val="28"/>
          <w:szCs w:val="28"/>
        </w:rPr>
      </w:pPr>
      <w:r w:rsidRPr="00097C1B">
        <w:rPr>
          <w:rStyle w:val="af"/>
          <w:b w:val="0"/>
          <w:bCs w:val="0"/>
          <w:sz w:val="28"/>
          <w:szCs w:val="28"/>
          <w:bdr w:val="none" w:sz="0" w:space="0" w:color="auto" w:frame="1"/>
        </w:rPr>
        <w:t>Слабая кастомизация под политики организации.</w:t>
      </w:r>
      <w:r w:rsidRPr="007226B0">
        <w:rPr>
          <w:sz w:val="28"/>
          <w:szCs w:val="28"/>
        </w:rPr>
        <w:t xml:space="preserve"> Существующие решения предлагают фиксированные правила генерации паролей, не </w:t>
      </w:r>
      <w:r w:rsidRPr="007226B0">
        <w:rPr>
          <w:sz w:val="28"/>
          <w:szCs w:val="28"/>
        </w:rPr>
        <w:lastRenderedPageBreak/>
        <w:t>позволяя адаптировать их под конкретные требования организации (длина, набор символов, срок действия).</w:t>
      </w:r>
    </w:p>
    <w:p w:rsidR="00EE593E" w:rsidRPr="007226B0" w:rsidRDefault="00EE593E" w:rsidP="00097C1B">
      <w:pPr>
        <w:numPr>
          <w:ilvl w:val="0"/>
          <w:numId w:val="53"/>
        </w:numPr>
        <w:spacing w:line="360" w:lineRule="auto"/>
        <w:jc w:val="both"/>
        <w:textAlignment w:val="baseline"/>
        <w:rPr>
          <w:sz w:val="28"/>
          <w:szCs w:val="28"/>
        </w:rPr>
      </w:pPr>
      <w:r w:rsidRPr="00097C1B">
        <w:rPr>
          <w:rStyle w:val="af"/>
          <w:b w:val="0"/>
          <w:bCs w:val="0"/>
          <w:sz w:val="28"/>
          <w:szCs w:val="28"/>
          <w:bdr w:val="none" w:sz="0" w:space="0" w:color="auto" w:frame="1"/>
        </w:rPr>
        <w:t>Отсутствие генерации паролей по корпоративной политике.</w:t>
      </w:r>
      <w:r w:rsidRPr="007226B0">
        <w:rPr>
          <w:sz w:val="28"/>
          <w:szCs w:val="28"/>
        </w:rPr>
        <w:t xml:space="preserve"> Ни одно из рассмотренных решений не позволяет задать и принудительно применять корпоративную политику генерации паролей (например, обязательное наличие спецсимволов, минимальная длина 16 символов).</w:t>
      </w:r>
    </w:p>
    <w:p w:rsidR="001A666E" w:rsidRPr="00703AD2" w:rsidRDefault="00EE593E" w:rsidP="00097C1B">
      <w:pPr>
        <w:numPr>
          <w:ilvl w:val="0"/>
          <w:numId w:val="53"/>
        </w:numPr>
        <w:spacing w:line="360" w:lineRule="auto"/>
        <w:jc w:val="both"/>
        <w:textAlignment w:val="baseline"/>
        <w:rPr>
          <w:sz w:val="28"/>
          <w:szCs w:val="28"/>
        </w:rPr>
      </w:pPr>
      <w:r w:rsidRPr="00097C1B">
        <w:rPr>
          <w:rStyle w:val="af"/>
          <w:b w:val="0"/>
          <w:bCs w:val="0"/>
          <w:sz w:val="28"/>
          <w:szCs w:val="28"/>
          <w:bdr w:val="none" w:sz="0" w:space="0" w:color="auto" w:frame="1"/>
        </w:rPr>
        <w:t>Ограниченные возможности аудита.</w:t>
      </w:r>
      <w:r w:rsidRPr="007226B0">
        <w:rPr>
          <w:sz w:val="28"/>
          <w:szCs w:val="28"/>
        </w:rPr>
        <w:t xml:space="preserve"> Бесплатные и </w:t>
      </w:r>
      <w:proofErr w:type="spellStart"/>
      <w:r w:rsidRPr="007226B0">
        <w:rPr>
          <w:sz w:val="28"/>
          <w:szCs w:val="28"/>
        </w:rPr>
        <w:t>open-source</w:t>
      </w:r>
      <w:proofErr w:type="spellEnd"/>
      <w:r w:rsidRPr="007226B0">
        <w:rPr>
          <w:sz w:val="28"/>
          <w:szCs w:val="28"/>
        </w:rPr>
        <w:t xml:space="preserve"> решения (</w:t>
      </w:r>
      <w:proofErr w:type="spellStart"/>
      <w:r w:rsidRPr="007226B0">
        <w:rPr>
          <w:sz w:val="28"/>
          <w:szCs w:val="28"/>
        </w:rPr>
        <w:t>KeePassXC</w:t>
      </w:r>
      <w:proofErr w:type="spellEnd"/>
      <w:r w:rsidRPr="007226B0">
        <w:rPr>
          <w:sz w:val="28"/>
          <w:szCs w:val="28"/>
        </w:rPr>
        <w:t>) не предоставляют функций аудита действий пользователей, что критично для корпоративной среды.</w:t>
      </w:r>
    </w:p>
    <w:p w:rsidR="00EE593E" w:rsidRPr="00097C1B" w:rsidRDefault="00EE593E" w:rsidP="00097C1B">
      <w:pPr>
        <w:pStyle w:val="2"/>
        <w:spacing w:before="360" w:beforeAutospacing="0" w:after="240" w:afterAutospacing="0" w:line="360" w:lineRule="auto"/>
        <w:jc w:val="both"/>
        <w:textAlignment w:val="baseline"/>
        <w:rPr>
          <w:b w:val="0"/>
          <w:bCs w:val="0"/>
          <w:sz w:val="28"/>
          <w:szCs w:val="28"/>
        </w:rPr>
      </w:pPr>
      <w:bookmarkStart w:id="2421" w:name="_Toc230173161"/>
      <w:r w:rsidRPr="00097C1B">
        <w:rPr>
          <w:b w:val="0"/>
          <w:bCs w:val="0"/>
          <w:sz w:val="28"/>
          <w:szCs w:val="28"/>
        </w:rPr>
        <w:t>1.5 Требования к разрабатываемой системе</w:t>
      </w:r>
      <w:bookmarkEnd w:id="2421"/>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22" w:name="_Toc230173162"/>
      <w:r w:rsidRPr="00097C1B">
        <w:rPr>
          <w:rFonts w:ascii="Times New Roman" w:hAnsi="Times New Roman"/>
          <w:b w:val="0"/>
          <w:bCs w:val="0"/>
          <w:sz w:val="28"/>
          <w:szCs w:val="28"/>
        </w:rPr>
        <w:t>1.5.1 Функциональные требования</w:t>
      </w:r>
      <w:bookmarkEnd w:id="2422"/>
    </w:p>
    <w:p w:rsidR="00EE593E" w:rsidRPr="007226B0" w:rsidRDefault="00EE593E" w:rsidP="00097C1B">
      <w:pPr>
        <w:spacing w:line="360" w:lineRule="auto"/>
        <w:ind w:firstLine="360"/>
        <w:jc w:val="both"/>
        <w:textAlignment w:val="baseline"/>
        <w:rPr>
          <w:sz w:val="28"/>
          <w:szCs w:val="28"/>
        </w:rPr>
      </w:pPr>
      <w:r w:rsidRPr="007226B0">
        <w:rPr>
          <w:sz w:val="28"/>
          <w:szCs w:val="28"/>
        </w:rPr>
        <w:t>На основании анализа предметной области и существующих решений сформулированы следующие функциональные требования:</w:t>
      </w:r>
    </w:p>
    <w:p w:rsidR="00EE593E" w:rsidRPr="007226B0"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t>Хранение паролей.</w:t>
      </w:r>
      <w:r w:rsidRPr="007D6AAF">
        <w:rPr>
          <w:sz w:val="28"/>
          <w:szCs w:val="28"/>
        </w:rPr>
        <w:t xml:space="preserve"> </w:t>
      </w:r>
      <w:r w:rsidRPr="007226B0">
        <w:rPr>
          <w:sz w:val="28"/>
          <w:szCs w:val="28"/>
        </w:rPr>
        <w:t>Система должна обеспечивать безопасное хранение паролей с категоризацией по группам (категории).</w:t>
      </w:r>
    </w:p>
    <w:p w:rsidR="00EE593E" w:rsidRPr="007226B0"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t>Хранение истории паролей.</w:t>
      </w:r>
      <w:r w:rsidRPr="007D6AAF">
        <w:rPr>
          <w:sz w:val="28"/>
          <w:szCs w:val="28"/>
        </w:rPr>
        <w:t xml:space="preserve"> </w:t>
      </w:r>
      <w:r w:rsidRPr="007226B0">
        <w:rPr>
          <w:sz w:val="28"/>
          <w:szCs w:val="28"/>
        </w:rPr>
        <w:t>Система должна сохранять историю изменений паролей с возможностью просмотра предыдущих версий.</w:t>
      </w:r>
    </w:p>
    <w:p w:rsidR="00EE593E" w:rsidRPr="007226B0"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t>Генерация паролей.</w:t>
      </w:r>
      <w:r w:rsidRPr="007226B0">
        <w:rPr>
          <w:sz w:val="28"/>
          <w:szCs w:val="28"/>
        </w:rPr>
        <w:t xml:space="preserve"> Система должна генерировать криптографически стойкие пароли с настраиваемыми параметрами (длина, набор символов, исключение неоднозначных символов).</w:t>
      </w:r>
    </w:p>
    <w:p w:rsidR="00EE593E" w:rsidRPr="007226B0"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t>Регенерация паролей.</w:t>
      </w:r>
      <w:r w:rsidRPr="007226B0">
        <w:rPr>
          <w:sz w:val="28"/>
          <w:szCs w:val="28"/>
        </w:rPr>
        <w:t xml:space="preserve"> Система должна поддерживать быструю генерацию нового пароля для существующей записи с сохранением предыдущего в истории.</w:t>
      </w:r>
    </w:p>
    <w:p w:rsidR="00EE593E" w:rsidRPr="007226B0"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t>Аудит действий.</w:t>
      </w:r>
      <w:r w:rsidRPr="007226B0">
        <w:rPr>
          <w:sz w:val="28"/>
          <w:szCs w:val="28"/>
        </w:rPr>
        <w:t xml:space="preserve"> Система должна фиксировать все операции </w:t>
      </w:r>
      <w:r w:rsidR="00CE12AA" w:rsidRPr="007226B0">
        <w:rPr>
          <w:sz w:val="28"/>
        </w:rPr>
        <w:t>в</w:t>
      </w:r>
      <w:r w:rsidR="00CE12AA" w:rsidRPr="007226B0">
        <w:rPr>
          <w:sz w:val="28"/>
          <w:szCs w:val="28"/>
        </w:rPr>
        <w:t xml:space="preserve"> </w:t>
      </w:r>
      <w:r w:rsidR="00CE12AA" w:rsidRPr="007226B0">
        <w:rPr>
          <w:sz w:val="28"/>
        </w:rPr>
        <w:t>рамках</w:t>
      </w:r>
      <w:r w:rsidR="00CE12AA" w:rsidRPr="007226B0">
        <w:rPr>
          <w:sz w:val="28"/>
          <w:szCs w:val="28"/>
        </w:rPr>
        <w:t xml:space="preserve"> </w:t>
      </w:r>
      <w:r w:rsidR="00CE12AA" w:rsidRPr="007226B0">
        <w:rPr>
          <w:sz w:val="28"/>
        </w:rPr>
        <w:t>текущего</w:t>
      </w:r>
      <w:r w:rsidR="00CE12AA" w:rsidRPr="007226B0">
        <w:rPr>
          <w:sz w:val="28"/>
          <w:szCs w:val="28"/>
        </w:rPr>
        <w:t xml:space="preserve"> </w:t>
      </w:r>
      <w:r w:rsidR="00CE12AA" w:rsidRPr="007226B0">
        <w:rPr>
          <w:sz w:val="28"/>
        </w:rPr>
        <w:t>профиля</w:t>
      </w:r>
      <w:r w:rsidR="00CE12AA" w:rsidRPr="007226B0">
        <w:rPr>
          <w:sz w:val="28"/>
          <w:szCs w:val="28"/>
        </w:rPr>
        <w:t xml:space="preserve"> </w:t>
      </w:r>
      <w:r w:rsidRPr="007226B0">
        <w:rPr>
          <w:sz w:val="28"/>
          <w:szCs w:val="28"/>
        </w:rPr>
        <w:t>(просмотр, создание, изменение, удаление, экспорт) с временными метками и идентификаторами пользователей.</w:t>
      </w:r>
    </w:p>
    <w:p w:rsidR="00EE593E" w:rsidRPr="007226B0"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lastRenderedPageBreak/>
        <w:t>Уведомления.</w:t>
      </w:r>
      <w:r w:rsidRPr="007D6AAF">
        <w:rPr>
          <w:sz w:val="28"/>
          <w:szCs w:val="28"/>
        </w:rPr>
        <w:t xml:space="preserve"> </w:t>
      </w:r>
      <w:r w:rsidRPr="007226B0">
        <w:rPr>
          <w:sz w:val="28"/>
          <w:szCs w:val="28"/>
        </w:rPr>
        <w:t>Система должна уведомлять пользователя о критических событиях безопасности (неудачные попытки входа, изменение мастер-пароля, экспорт данных).</w:t>
      </w:r>
    </w:p>
    <w:p w:rsidR="00EE593E" w:rsidRPr="007226B0"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t>Импорт/экспорт.</w:t>
      </w:r>
      <w:r w:rsidRPr="007226B0">
        <w:rPr>
          <w:sz w:val="28"/>
          <w:szCs w:val="28"/>
        </w:rPr>
        <w:t xml:space="preserve"> Система должна поддерживать импорт данных из внешних источников и экспорт в защищённом формате (собственный </w:t>
      </w:r>
      <w:proofErr w:type="gramStart"/>
      <w:r w:rsidRPr="007226B0">
        <w:rPr>
          <w:sz w:val="28"/>
          <w:szCs w:val="28"/>
        </w:rPr>
        <w:t>формат .</w:t>
      </w:r>
      <w:proofErr w:type="spellStart"/>
      <w:r w:rsidRPr="007226B0">
        <w:rPr>
          <w:sz w:val="28"/>
          <w:szCs w:val="28"/>
        </w:rPr>
        <w:t>passgen</w:t>
      </w:r>
      <w:proofErr w:type="spellEnd"/>
      <w:proofErr w:type="gramEnd"/>
      <w:r w:rsidRPr="007226B0">
        <w:rPr>
          <w:sz w:val="28"/>
          <w:szCs w:val="28"/>
        </w:rPr>
        <w:t>).</w:t>
      </w:r>
    </w:p>
    <w:p w:rsidR="00EE593E" w:rsidRPr="00BE6B24" w:rsidRDefault="00EE593E" w:rsidP="00097C1B">
      <w:pPr>
        <w:numPr>
          <w:ilvl w:val="0"/>
          <w:numId w:val="54"/>
        </w:numPr>
        <w:spacing w:line="360" w:lineRule="auto"/>
        <w:jc w:val="both"/>
        <w:textAlignment w:val="baseline"/>
        <w:rPr>
          <w:sz w:val="28"/>
          <w:szCs w:val="28"/>
        </w:rPr>
      </w:pPr>
      <w:r w:rsidRPr="00097C1B">
        <w:rPr>
          <w:rStyle w:val="af"/>
          <w:b w:val="0"/>
          <w:bCs w:val="0"/>
          <w:sz w:val="28"/>
          <w:szCs w:val="28"/>
          <w:bdr w:val="none" w:sz="0" w:space="0" w:color="auto" w:frame="1"/>
        </w:rPr>
        <w:t>Управление ролями.</w:t>
      </w:r>
      <w:r w:rsidRPr="007226B0">
        <w:rPr>
          <w:sz w:val="28"/>
          <w:szCs w:val="28"/>
        </w:rPr>
        <w:t xml:space="preserve"> </w:t>
      </w:r>
      <w:r w:rsidR="00CE12AA" w:rsidRPr="00097C1B">
        <w:rPr>
          <w:color w:val="0F1115"/>
          <w:sz w:val="28"/>
          <w:szCs w:val="28"/>
          <w:shd w:val="clear" w:color="auto" w:fill="FFFFFF"/>
        </w:rPr>
        <w:t>Система должна поддерживать несколько независимых профилей на одном устройстве с криптографической изоляцией данных: каждый профиль имеет собственный PIN, собственную соль и ключ шифрования; данные одного профиля недоступны для расшифровки из другого, даже при наличии физического доступа к базе.</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23" w:name="_Toc230173163"/>
      <w:r w:rsidRPr="00097C1B">
        <w:rPr>
          <w:rFonts w:ascii="Times New Roman" w:hAnsi="Times New Roman"/>
          <w:b w:val="0"/>
          <w:bCs w:val="0"/>
          <w:sz w:val="28"/>
          <w:szCs w:val="28"/>
        </w:rPr>
        <w:t>1.5.2 Нефункциональные требования</w:t>
      </w:r>
      <w:bookmarkEnd w:id="2423"/>
    </w:p>
    <w:p w:rsidR="00EE593E" w:rsidRPr="007226B0" w:rsidRDefault="00EE593E" w:rsidP="00097C1B">
      <w:pPr>
        <w:numPr>
          <w:ilvl w:val="0"/>
          <w:numId w:val="55"/>
        </w:numPr>
        <w:spacing w:line="360" w:lineRule="auto"/>
        <w:jc w:val="both"/>
        <w:textAlignment w:val="baseline"/>
        <w:rPr>
          <w:sz w:val="28"/>
          <w:szCs w:val="28"/>
        </w:rPr>
      </w:pPr>
      <w:r w:rsidRPr="00097C1B">
        <w:rPr>
          <w:rStyle w:val="af"/>
          <w:b w:val="0"/>
          <w:bCs w:val="0"/>
          <w:sz w:val="28"/>
          <w:szCs w:val="28"/>
          <w:bdr w:val="none" w:sz="0" w:space="0" w:color="auto" w:frame="1"/>
        </w:rPr>
        <w:t>Безопасность.</w:t>
      </w:r>
      <w:r w:rsidRPr="007D6AAF">
        <w:rPr>
          <w:sz w:val="28"/>
          <w:szCs w:val="28"/>
        </w:rPr>
        <w:t xml:space="preserve"> </w:t>
      </w:r>
      <w:r w:rsidRPr="007226B0">
        <w:rPr>
          <w:sz w:val="28"/>
          <w:szCs w:val="28"/>
        </w:rPr>
        <w:t>Данные должны храниться в зашифрованном виде с использованием современных криптографических алгоритмов (ChaCha20-Poly1305, PBKDF2-HMAC-SHA256). Доступ к данным только после аутентификации.</w:t>
      </w:r>
    </w:p>
    <w:p w:rsidR="00EE593E" w:rsidRPr="007226B0" w:rsidRDefault="00EE593E" w:rsidP="00097C1B">
      <w:pPr>
        <w:numPr>
          <w:ilvl w:val="0"/>
          <w:numId w:val="55"/>
        </w:numPr>
        <w:spacing w:line="360" w:lineRule="auto"/>
        <w:jc w:val="both"/>
        <w:textAlignment w:val="baseline"/>
        <w:rPr>
          <w:sz w:val="28"/>
          <w:szCs w:val="28"/>
        </w:rPr>
      </w:pPr>
      <w:r w:rsidRPr="00097C1B">
        <w:rPr>
          <w:rStyle w:val="af"/>
          <w:b w:val="0"/>
          <w:bCs w:val="0"/>
          <w:sz w:val="28"/>
          <w:szCs w:val="28"/>
          <w:bdr w:val="none" w:sz="0" w:space="0" w:color="auto" w:frame="1"/>
        </w:rPr>
        <w:t>Производительность.</w:t>
      </w:r>
      <w:r w:rsidRPr="007226B0">
        <w:rPr>
          <w:sz w:val="28"/>
          <w:szCs w:val="28"/>
        </w:rPr>
        <w:t xml:space="preserve"> Время отклика интерфейса не более 500 мс. Операции шифрования/дешифрования должны выполняться без заметных задержек для пользователя.</w:t>
      </w:r>
    </w:p>
    <w:p w:rsidR="00EE593E" w:rsidRPr="007226B0" w:rsidRDefault="00EE593E" w:rsidP="00097C1B">
      <w:pPr>
        <w:numPr>
          <w:ilvl w:val="0"/>
          <w:numId w:val="55"/>
        </w:numPr>
        <w:spacing w:line="360" w:lineRule="auto"/>
        <w:jc w:val="both"/>
        <w:textAlignment w:val="baseline"/>
        <w:rPr>
          <w:sz w:val="28"/>
          <w:szCs w:val="28"/>
        </w:rPr>
      </w:pPr>
      <w:r w:rsidRPr="00097C1B">
        <w:rPr>
          <w:rStyle w:val="af"/>
          <w:b w:val="0"/>
          <w:bCs w:val="0"/>
          <w:sz w:val="28"/>
          <w:szCs w:val="28"/>
          <w:bdr w:val="none" w:sz="0" w:space="0" w:color="auto" w:frame="1"/>
        </w:rPr>
        <w:t>Кроссплатформенность.</w:t>
      </w:r>
      <w:r w:rsidRPr="007D6AAF">
        <w:rPr>
          <w:sz w:val="28"/>
          <w:szCs w:val="28"/>
        </w:rPr>
        <w:t xml:space="preserve"> </w:t>
      </w:r>
      <w:r w:rsidRPr="007226B0">
        <w:rPr>
          <w:sz w:val="28"/>
          <w:szCs w:val="28"/>
        </w:rPr>
        <w:t xml:space="preserve">Приложение должно работать на Windows, </w:t>
      </w:r>
      <w:proofErr w:type="spellStart"/>
      <w:r w:rsidRPr="007226B0">
        <w:rPr>
          <w:sz w:val="28"/>
          <w:szCs w:val="28"/>
        </w:rPr>
        <w:t>macOS</w:t>
      </w:r>
      <w:proofErr w:type="spellEnd"/>
      <w:r w:rsidRPr="007226B0">
        <w:rPr>
          <w:sz w:val="28"/>
          <w:szCs w:val="28"/>
        </w:rPr>
        <w:t xml:space="preserve">, Linux, </w:t>
      </w:r>
      <w:proofErr w:type="spellStart"/>
      <w:r w:rsidRPr="007226B0">
        <w:rPr>
          <w:sz w:val="28"/>
          <w:szCs w:val="28"/>
        </w:rPr>
        <w:t>iOS</w:t>
      </w:r>
      <w:proofErr w:type="spellEnd"/>
      <w:r w:rsidRPr="007226B0">
        <w:rPr>
          <w:sz w:val="28"/>
          <w:szCs w:val="28"/>
        </w:rPr>
        <w:t xml:space="preserve">, </w:t>
      </w:r>
      <w:proofErr w:type="spellStart"/>
      <w:r w:rsidRPr="007226B0">
        <w:rPr>
          <w:sz w:val="28"/>
          <w:szCs w:val="28"/>
        </w:rPr>
        <w:t>Android</w:t>
      </w:r>
      <w:proofErr w:type="spellEnd"/>
      <w:r w:rsidRPr="007226B0">
        <w:rPr>
          <w:sz w:val="28"/>
          <w:szCs w:val="28"/>
        </w:rPr>
        <w:t xml:space="preserve"> из единой кодовой базы.</w:t>
      </w:r>
    </w:p>
    <w:p w:rsidR="00EE593E" w:rsidRPr="007226B0" w:rsidRDefault="00EE593E" w:rsidP="00097C1B">
      <w:pPr>
        <w:numPr>
          <w:ilvl w:val="0"/>
          <w:numId w:val="55"/>
        </w:numPr>
        <w:spacing w:line="360" w:lineRule="auto"/>
        <w:jc w:val="both"/>
        <w:textAlignment w:val="baseline"/>
        <w:rPr>
          <w:sz w:val="28"/>
          <w:szCs w:val="28"/>
        </w:rPr>
      </w:pPr>
      <w:r w:rsidRPr="00097C1B">
        <w:rPr>
          <w:rStyle w:val="af"/>
          <w:b w:val="0"/>
          <w:bCs w:val="0"/>
          <w:sz w:val="28"/>
          <w:szCs w:val="28"/>
          <w:bdr w:val="none" w:sz="0" w:space="0" w:color="auto" w:frame="1"/>
        </w:rPr>
        <w:t>Автономность.</w:t>
      </w:r>
      <w:r w:rsidRPr="007D6AAF">
        <w:rPr>
          <w:sz w:val="28"/>
          <w:szCs w:val="28"/>
        </w:rPr>
        <w:t xml:space="preserve"> </w:t>
      </w:r>
      <w:r w:rsidRPr="007226B0">
        <w:rPr>
          <w:sz w:val="28"/>
          <w:szCs w:val="28"/>
        </w:rPr>
        <w:t>Система должна функционировать без подключения к интернету и внешним сервисам. Все данные хранятся локально.</w:t>
      </w:r>
    </w:p>
    <w:p w:rsidR="00EE593E" w:rsidRPr="007226B0" w:rsidRDefault="00EE593E" w:rsidP="00097C1B">
      <w:pPr>
        <w:numPr>
          <w:ilvl w:val="0"/>
          <w:numId w:val="55"/>
        </w:numPr>
        <w:spacing w:line="360" w:lineRule="auto"/>
        <w:jc w:val="both"/>
        <w:textAlignment w:val="baseline"/>
        <w:rPr>
          <w:sz w:val="28"/>
          <w:szCs w:val="28"/>
        </w:rPr>
      </w:pPr>
      <w:r w:rsidRPr="000129CF">
        <w:rPr>
          <w:rStyle w:val="af"/>
          <w:b w:val="0"/>
          <w:bCs w:val="0"/>
          <w:sz w:val="28"/>
          <w:szCs w:val="28"/>
          <w:bdr w:val="none" w:sz="0" w:space="0" w:color="auto" w:frame="1"/>
        </w:rPr>
        <w:t>Отказоустойчивость.</w:t>
      </w:r>
      <w:r w:rsidRPr="007D6AAF">
        <w:rPr>
          <w:sz w:val="28"/>
          <w:szCs w:val="28"/>
        </w:rPr>
        <w:t xml:space="preserve"> </w:t>
      </w:r>
      <w:r w:rsidRPr="007226B0">
        <w:rPr>
          <w:sz w:val="28"/>
          <w:szCs w:val="28"/>
        </w:rPr>
        <w:t>Система должна обеспечивать целостность данных при сбоях, поддерживать резервное копирование и восстановление.</w:t>
      </w:r>
    </w:p>
    <w:p w:rsidR="00EE593E" w:rsidRPr="00097C1B" w:rsidRDefault="00EE593E" w:rsidP="00097C1B">
      <w:pPr>
        <w:pStyle w:val="2"/>
        <w:spacing w:before="360" w:beforeAutospacing="0" w:after="240" w:afterAutospacing="0" w:line="360" w:lineRule="auto"/>
        <w:jc w:val="both"/>
        <w:textAlignment w:val="baseline"/>
        <w:rPr>
          <w:b w:val="0"/>
          <w:bCs w:val="0"/>
          <w:sz w:val="28"/>
          <w:szCs w:val="28"/>
        </w:rPr>
      </w:pPr>
      <w:bookmarkStart w:id="2424" w:name="_Toc230173164"/>
      <w:r w:rsidRPr="00097C1B">
        <w:rPr>
          <w:b w:val="0"/>
          <w:bCs w:val="0"/>
          <w:sz w:val="28"/>
          <w:szCs w:val="28"/>
        </w:rPr>
        <w:t>1.6 Моделирование процессов</w:t>
      </w:r>
      <w:bookmarkEnd w:id="2424"/>
    </w:p>
    <w:p w:rsidR="00F23758"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25" w:name="_Toc230173165"/>
      <w:r w:rsidRPr="00097C1B">
        <w:rPr>
          <w:rFonts w:ascii="Times New Roman" w:hAnsi="Times New Roman"/>
          <w:b w:val="0"/>
          <w:bCs w:val="0"/>
          <w:sz w:val="28"/>
          <w:szCs w:val="28"/>
        </w:rPr>
        <w:lastRenderedPageBreak/>
        <w:t>1.6.1 Диаграмма вариантов использования (</w:t>
      </w:r>
      <w:proofErr w:type="spellStart"/>
      <w:r w:rsidRPr="00097C1B">
        <w:rPr>
          <w:rFonts w:ascii="Times New Roman" w:hAnsi="Times New Roman"/>
          <w:b w:val="0"/>
          <w:bCs w:val="0"/>
          <w:sz w:val="28"/>
          <w:szCs w:val="28"/>
        </w:rPr>
        <w:t>Use</w:t>
      </w:r>
      <w:proofErr w:type="spellEnd"/>
      <w:r w:rsidRPr="00097C1B">
        <w:rPr>
          <w:rFonts w:ascii="Times New Roman" w:hAnsi="Times New Roman"/>
          <w:b w:val="0"/>
          <w:bCs w:val="0"/>
          <w:sz w:val="28"/>
          <w:szCs w:val="28"/>
        </w:rPr>
        <w:t xml:space="preserve"> Case)</w:t>
      </w:r>
      <w:bookmarkEnd w:id="2425"/>
    </w:p>
    <w:p w:rsidR="003673A3" w:rsidRDefault="00B75B40" w:rsidP="00703AD2">
      <w:pPr>
        <w:spacing w:line="360" w:lineRule="auto"/>
        <w:jc w:val="both"/>
        <w:textAlignment w:val="baseline"/>
        <w:rPr>
          <w:color w:val="0F1115"/>
          <w:sz w:val="28"/>
          <w:szCs w:val="28"/>
        </w:rPr>
      </w:pPr>
      <w:r w:rsidRPr="007226B0">
        <w:rPr>
          <w:color w:val="0F1115"/>
          <w:sz w:val="28"/>
          <w:szCs w:val="28"/>
        </w:rPr>
        <w:t>Основные</w:t>
      </w:r>
      <w:r w:rsidR="00703AD2">
        <w:rPr>
          <w:color w:val="0F1115"/>
          <w:sz w:val="28"/>
          <w:szCs w:val="28"/>
        </w:rPr>
        <w:t xml:space="preserve"> </w:t>
      </w:r>
      <w:r w:rsidRPr="007226B0">
        <w:rPr>
          <w:color w:val="0F1115"/>
          <w:sz w:val="28"/>
          <w:szCs w:val="28"/>
        </w:rPr>
        <w:t>актёры системы:</w:t>
      </w:r>
    </w:p>
    <w:p w:rsidR="00EE593E" w:rsidRPr="007226B0" w:rsidRDefault="00B75B40" w:rsidP="00097C1B">
      <w:pPr>
        <w:spacing w:line="360" w:lineRule="auto"/>
        <w:ind w:firstLine="360"/>
        <w:jc w:val="both"/>
        <w:textAlignment w:val="baseline"/>
        <w:rPr>
          <w:color w:val="0F1115"/>
          <w:sz w:val="28"/>
          <w:szCs w:val="28"/>
        </w:rPr>
      </w:pPr>
      <w:r w:rsidRPr="00097C1B">
        <w:rPr>
          <w:rStyle w:val="af"/>
          <w:b w:val="0"/>
          <w:bCs w:val="0"/>
          <w:color w:val="0F1115"/>
          <w:sz w:val="28"/>
          <w:szCs w:val="28"/>
        </w:rPr>
        <w:t>Владелец профиля</w:t>
      </w:r>
      <w:r w:rsidRPr="007D6AAF">
        <w:rPr>
          <w:rStyle w:val="apple-converted-space"/>
          <w:color w:val="0F1115"/>
          <w:sz w:val="28"/>
          <w:szCs w:val="28"/>
        </w:rPr>
        <w:t> </w:t>
      </w:r>
      <w:r w:rsidRPr="007226B0">
        <w:rPr>
          <w:color w:val="0F1115"/>
          <w:sz w:val="28"/>
          <w:szCs w:val="28"/>
        </w:rPr>
        <w:t xml:space="preserve">— частное лицо, использующее систему для безопасного </w:t>
      </w:r>
      <w:r w:rsidR="00AD2358" w:rsidRPr="007226B0">
        <w:rPr>
          <w:color w:val="0F1115"/>
          <w:sz w:val="28"/>
          <w:szCs w:val="28"/>
        </w:rPr>
        <w:t xml:space="preserve">      </w:t>
      </w:r>
      <w:r w:rsidRPr="007226B0">
        <w:rPr>
          <w:color w:val="0F1115"/>
          <w:sz w:val="28"/>
          <w:szCs w:val="28"/>
        </w:rPr>
        <w:t>хранения собственных учётных записей; имеет полный доступ к данным своего профиля и не имеет никакого доступа к данным других профилей;</w:t>
      </w:r>
      <w:r w:rsidRPr="007226B0">
        <w:rPr>
          <w:color w:val="0F1115"/>
          <w:sz w:val="28"/>
          <w:szCs w:val="28"/>
        </w:rPr>
        <w:br/>
      </w:r>
      <w:r w:rsidRPr="00097C1B">
        <w:rPr>
          <w:rStyle w:val="af"/>
          <w:b w:val="0"/>
          <w:bCs w:val="0"/>
          <w:color w:val="0F1115"/>
          <w:sz w:val="28"/>
          <w:szCs w:val="28"/>
        </w:rPr>
        <w:tab/>
        <w:t>Система</w:t>
      </w:r>
      <w:r w:rsidRPr="007D6AAF">
        <w:rPr>
          <w:rStyle w:val="apple-converted-space"/>
          <w:color w:val="0F1115"/>
          <w:sz w:val="28"/>
          <w:szCs w:val="28"/>
        </w:rPr>
        <w:t> </w:t>
      </w:r>
      <w:r w:rsidRPr="007226B0">
        <w:rPr>
          <w:color w:val="0F1115"/>
          <w:sz w:val="28"/>
          <w:szCs w:val="28"/>
        </w:rPr>
        <w:t>— выполняет фоновые операции (шифрование, логирование событий безопасности в журнал текущего профиля, контроль попыток входа).</w:t>
      </w:r>
      <w:r w:rsidRPr="007226B0">
        <w:rPr>
          <w:sz w:val="28"/>
          <w:szCs w:val="28"/>
        </w:rPr>
        <w:t xml:space="preserve"> </w:t>
      </w:r>
      <w:r w:rsidR="00EE593E" w:rsidRPr="007226B0">
        <w:rPr>
          <w:sz w:val="28"/>
          <w:szCs w:val="28"/>
        </w:rPr>
        <w:t>Основные варианты использования:</w:t>
      </w:r>
    </w:p>
    <w:p w:rsidR="00EE593E" w:rsidRPr="007226B0" w:rsidRDefault="00EE593E" w:rsidP="00097C1B">
      <w:pPr>
        <w:numPr>
          <w:ilvl w:val="0"/>
          <w:numId w:val="57"/>
        </w:numPr>
        <w:spacing w:after="120" w:line="360" w:lineRule="auto"/>
        <w:jc w:val="both"/>
        <w:textAlignment w:val="baseline"/>
        <w:rPr>
          <w:sz w:val="28"/>
          <w:szCs w:val="28"/>
        </w:rPr>
      </w:pPr>
      <w:r w:rsidRPr="007226B0">
        <w:rPr>
          <w:sz w:val="28"/>
          <w:szCs w:val="28"/>
        </w:rPr>
        <w:t>авторизация (вход по PIN/биометрии);</w:t>
      </w:r>
    </w:p>
    <w:p w:rsidR="00EE593E" w:rsidRPr="007226B0" w:rsidRDefault="00EE593E" w:rsidP="00097C1B">
      <w:pPr>
        <w:numPr>
          <w:ilvl w:val="0"/>
          <w:numId w:val="57"/>
        </w:numPr>
        <w:spacing w:after="120" w:line="360" w:lineRule="auto"/>
        <w:jc w:val="both"/>
        <w:textAlignment w:val="baseline"/>
        <w:rPr>
          <w:sz w:val="28"/>
          <w:szCs w:val="28"/>
        </w:rPr>
      </w:pPr>
      <w:r w:rsidRPr="007226B0">
        <w:rPr>
          <w:sz w:val="28"/>
          <w:szCs w:val="28"/>
        </w:rPr>
        <w:t>управление паролями (создание, просмотр, редактирование, удаление);</w:t>
      </w:r>
    </w:p>
    <w:p w:rsidR="00EE593E" w:rsidRPr="007226B0" w:rsidRDefault="00EE593E" w:rsidP="00097C1B">
      <w:pPr>
        <w:numPr>
          <w:ilvl w:val="0"/>
          <w:numId w:val="57"/>
        </w:numPr>
        <w:spacing w:after="120" w:line="360" w:lineRule="auto"/>
        <w:jc w:val="both"/>
        <w:textAlignment w:val="baseline"/>
        <w:rPr>
          <w:sz w:val="28"/>
          <w:szCs w:val="28"/>
        </w:rPr>
      </w:pPr>
      <w:r w:rsidRPr="007226B0">
        <w:rPr>
          <w:sz w:val="28"/>
          <w:szCs w:val="28"/>
        </w:rPr>
        <w:t>генерация пароля;</w:t>
      </w:r>
    </w:p>
    <w:p w:rsidR="00EE593E" w:rsidRPr="007226B0" w:rsidRDefault="00EE593E" w:rsidP="00097C1B">
      <w:pPr>
        <w:numPr>
          <w:ilvl w:val="0"/>
          <w:numId w:val="57"/>
        </w:numPr>
        <w:spacing w:after="120" w:line="360" w:lineRule="auto"/>
        <w:jc w:val="both"/>
        <w:textAlignment w:val="baseline"/>
        <w:rPr>
          <w:sz w:val="28"/>
          <w:szCs w:val="28"/>
        </w:rPr>
      </w:pPr>
      <w:r w:rsidRPr="007226B0">
        <w:rPr>
          <w:sz w:val="28"/>
          <w:szCs w:val="28"/>
        </w:rPr>
        <w:t>просмотр истории пароля;</w:t>
      </w:r>
    </w:p>
    <w:p w:rsidR="00EE593E" w:rsidRPr="007226B0" w:rsidRDefault="00EE593E" w:rsidP="00097C1B">
      <w:pPr>
        <w:numPr>
          <w:ilvl w:val="0"/>
          <w:numId w:val="57"/>
        </w:numPr>
        <w:spacing w:after="120" w:line="360" w:lineRule="auto"/>
        <w:jc w:val="both"/>
        <w:textAlignment w:val="baseline"/>
        <w:rPr>
          <w:sz w:val="28"/>
          <w:szCs w:val="28"/>
        </w:rPr>
      </w:pPr>
      <w:r w:rsidRPr="007226B0">
        <w:rPr>
          <w:sz w:val="28"/>
          <w:szCs w:val="28"/>
        </w:rPr>
        <w:t>экспорт/импорт данных;</w:t>
      </w:r>
    </w:p>
    <w:p w:rsidR="00EE593E" w:rsidRPr="007226B0" w:rsidRDefault="00EE593E" w:rsidP="00097C1B">
      <w:pPr>
        <w:numPr>
          <w:ilvl w:val="0"/>
          <w:numId w:val="57"/>
        </w:numPr>
        <w:spacing w:after="120" w:line="360" w:lineRule="auto"/>
        <w:jc w:val="both"/>
        <w:textAlignment w:val="baseline"/>
        <w:rPr>
          <w:sz w:val="28"/>
          <w:szCs w:val="28"/>
        </w:rPr>
      </w:pPr>
      <w:r w:rsidRPr="007226B0">
        <w:rPr>
          <w:sz w:val="28"/>
          <w:szCs w:val="28"/>
        </w:rPr>
        <w:t>просмотр журнала безопасности (</w:t>
      </w:r>
      <w:r w:rsidR="00AD2358" w:rsidRPr="007226B0">
        <w:rPr>
          <w:sz w:val="28"/>
        </w:rPr>
        <w:t>события</w:t>
      </w:r>
      <w:r w:rsidR="00AD2358" w:rsidRPr="007226B0">
        <w:rPr>
          <w:sz w:val="28"/>
          <w:szCs w:val="28"/>
        </w:rPr>
        <w:t xml:space="preserve"> </w:t>
      </w:r>
      <w:r w:rsidR="00AD2358" w:rsidRPr="007226B0">
        <w:rPr>
          <w:sz w:val="28"/>
        </w:rPr>
        <w:t>только</w:t>
      </w:r>
      <w:r w:rsidR="00AD2358" w:rsidRPr="007226B0">
        <w:rPr>
          <w:sz w:val="28"/>
          <w:szCs w:val="28"/>
        </w:rPr>
        <w:t xml:space="preserve"> </w:t>
      </w:r>
      <w:r w:rsidR="00AD2358" w:rsidRPr="007226B0">
        <w:rPr>
          <w:sz w:val="28"/>
        </w:rPr>
        <w:t>текущего</w:t>
      </w:r>
      <w:r w:rsidR="00AD2358" w:rsidRPr="007226B0">
        <w:rPr>
          <w:sz w:val="28"/>
          <w:szCs w:val="28"/>
        </w:rPr>
        <w:t xml:space="preserve"> </w:t>
      </w:r>
      <w:r w:rsidR="00AD2358" w:rsidRPr="007226B0">
        <w:rPr>
          <w:sz w:val="28"/>
        </w:rPr>
        <w:t>профиля</w:t>
      </w:r>
      <w:r w:rsidRPr="007226B0">
        <w:rPr>
          <w:sz w:val="28"/>
          <w:szCs w:val="28"/>
        </w:rPr>
        <w:t>);</w:t>
      </w:r>
    </w:p>
    <w:p w:rsidR="00EE593E" w:rsidRPr="007226B0" w:rsidRDefault="00EE593E" w:rsidP="00097C1B">
      <w:pPr>
        <w:numPr>
          <w:ilvl w:val="0"/>
          <w:numId w:val="57"/>
        </w:numPr>
        <w:spacing w:after="120" w:line="360" w:lineRule="auto"/>
        <w:jc w:val="both"/>
        <w:textAlignment w:val="baseline"/>
        <w:rPr>
          <w:sz w:val="28"/>
          <w:szCs w:val="28"/>
        </w:rPr>
      </w:pPr>
      <w:r w:rsidRPr="007226B0">
        <w:rPr>
          <w:sz w:val="28"/>
          <w:szCs w:val="28"/>
        </w:rPr>
        <w:t>управление настройками генерации;</w:t>
      </w:r>
    </w:p>
    <w:p w:rsidR="00AD2358" w:rsidRPr="007226B0" w:rsidRDefault="00AD2358" w:rsidP="00097C1B">
      <w:pPr>
        <w:numPr>
          <w:ilvl w:val="0"/>
          <w:numId w:val="57"/>
        </w:numPr>
        <w:spacing w:after="120" w:line="360" w:lineRule="auto"/>
        <w:jc w:val="both"/>
        <w:textAlignment w:val="baseline"/>
        <w:rPr>
          <w:sz w:val="28"/>
          <w:szCs w:val="28"/>
        </w:rPr>
      </w:pPr>
      <w:r w:rsidRPr="007226B0">
        <w:rPr>
          <w:sz w:val="28"/>
        </w:rPr>
        <w:t>управление</w:t>
      </w:r>
      <w:r w:rsidRPr="007226B0">
        <w:rPr>
          <w:sz w:val="28"/>
          <w:szCs w:val="28"/>
        </w:rPr>
        <w:t xml:space="preserve"> </w:t>
      </w:r>
      <w:r w:rsidRPr="007226B0">
        <w:rPr>
          <w:sz w:val="28"/>
        </w:rPr>
        <w:t>профилями</w:t>
      </w:r>
      <w:r w:rsidRPr="007226B0">
        <w:rPr>
          <w:sz w:val="28"/>
          <w:szCs w:val="28"/>
        </w:rPr>
        <w:t xml:space="preserve"> (</w:t>
      </w:r>
      <w:r w:rsidRPr="007226B0">
        <w:rPr>
          <w:sz w:val="28"/>
        </w:rPr>
        <w:t>создание</w:t>
      </w:r>
      <w:r w:rsidRPr="007226B0">
        <w:rPr>
          <w:sz w:val="28"/>
          <w:szCs w:val="28"/>
        </w:rPr>
        <w:t xml:space="preserve"> </w:t>
      </w:r>
      <w:r w:rsidRPr="007226B0">
        <w:rPr>
          <w:sz w:val="28"/>
        </w:rPr>
        <w:t>нового</w:t>
      </w:r>
      <w:r w:rsidRPr="007226B0">
        <w:rPr>
          <w:sz w:val="28"/>
          <w:szCs w:val="28"/>
        </w:rPr>
        <w:t xml:space="preserve"> </w:t>
      </w:r>
      <w:r w:rsidRPr="007226B0">
        <w:rPr>
          <w:sz w:val="28"/>
        </w:rPr>
        <w:t>профиля</w:t>
      </w:r>
      <w:r w:rsidRPr="007226B0">
        <w:rPr>
          <w:sz w:val="28"/>
          <w:szCs w:val="28"/>
        </w:rPr>
        <w:t xml:space="preserve">, </w:t>
      </w:r>
      <w:r w:rsidR="00552865" w:rsidRPr="007226B0">
        <w:rPr>
          <w:sz w:val="28"/>
        </w:rPr>
        <w:t>переключение</w:t>
      </w:r>
      <w:r w:rsidR="00552865" w:rsidRPr="007226B0">
        <w:rPr>
          <w:sz w:val="28"/>
          <w:szCs w:val="28"/>
        </w:rPr>
        <w:t xml:space="preserve"> </w:t>
      </w:r>
      <w:r w:rsidR="00552865" w:rsidRPr="007226B0">
        <w:rPr>
          <w:sz w:val="28"/>
        </w:rPr>
        <w:t>между</w:t>
      </w:r>
      <w:r w:rsidR="00552865" w:rsidRPr="007226B0">
        <w:rPr>
          <w:sz w:val="28"/>
          <w:szCs w:val="28"/>
        </w:rPr>
        <w:t xml:space="preserve"> </w:t>
      </w:r>
      <w:r w:rsidR="00552865" w:rsidRPr="007226B0">
        <w:rPr>
          <w:sz w:val="28"/>
        </w:rPr>
        <w:t>профилями</w:t>
      </w:r>
      <w:r w:rsidR="00552865" w:rsidRPr="007226B0">
        <w:rPr>
          <w:sz w:val="28"/>
          <w:szCs w:val="28"/>
        </w:rPr>
        <w:t xml:space="preserve">, </w:t>
      </w:r>
      <w:r w:rsidR="00552865" w:rsidRPr="007226B0">
        <w:rPr>
          <w:sz w:val="28"/>
        </w:rPr>
        <w:t>удаление</w:t>
      </w:r>
      <w:r w:rsidR="00552865" w:rsidRPr="007226B0">
        <w:rPr>
          <w:sz w:val="28"/>
          <w:szCs w:val="28"/>
        </w:rPr>
        <w:t xml:space="preserve"> </w:t>
      </w:r>
      <w:r w:rsidR="00552865" w:rsidRPr="007226B0">
        <w:rPr>
          <w:sz w:val="28"/>
        </w:rPr>
        <w:t>профиля</w:t>
      </w:r>
      <w:r w:rsidR="00552865" w:rsidRPr="007226B0">
        <w:rPr>
          <w:sz w:val="28"/>
          <w:szCs w:val="28"/>
        </w:rPr>
        <w:t>).</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26" w:name="_Toc230173166"/>
      <w:r w:rsidRPr="00097C1B">
        <w:rPr>
          <w:rFonts w:ascii="Times New Roman" w:hAnsi="Times New Roman"/>
          <w:b w:val="0"/>
          <w:bCs w:val="0"/>
          <w:sz w:val="28"/>
          <w:szCs w:val="28"/>
        </w:rPr>
        <w:t>1.6.2 Диаграммы деятельности (</w:t>
      </w:r>
      <w:proofErr w:type="spellStart"/>
      <w:r w:rsidRPr="00097C1B">
        <w:rPr>
          <w:rFonts w:ascii="Times New Roman" w:hAnsi="Times New Roman"/>
          <w:b w:val="0"/>
          <w:bCs w:val="0"/>
          <w:sz w:val="28"/>
          <w:szCs w:val="28"/>
        </w:rPr>
        <w:t>Activity</w:t>
      </w:r>
      <w:proofErr w:type="spellEnd"/>
      <w:r w:rsidRPr="00097C1B">
        <w:rPr>
          <w:rFonts w:ascii="Times New Roman" w:hAnsi="Times New Roman"/>
          <w:b w:val="0"/>
          <w:bCs w:val="0"/>
          <w:sz w:val="28"/>
          <w:szCs w:val="28"/>
        </w:rPr>
        <w:t xml:space="preserve"> </w:t>
      </w:r>
      <w:proofErr w:type="spellStart"/>
      <w:r w:rsidRPr="00097C1B">
        <w:rPr>
          <w:rFonts w:ascii="Times New Roman" w:hAnsi="Times New Roman"/>
          <w:b w:val="0"/>
          <w:bCs w:val="0"/>
          <w:sz w:val="28"/>
          <w:szCs w:val="28"/>
        </w:rPr>
        <w:t>Diagram</w:t>
      </w:r>
      <w:proofErr w:type="spellEnd"/>
      <w:r w:rsidRPr="00097C1B">
        <w:rPr>
          <w:rFonts w:ascii="Times New Roman" w:hAnsi="Times New Roman"/>
          <w:b w:val="0"/>
          <w:bCs w:val="0"/>
          <w:sz w:val="28"/>
          <w:szCs w:val="28"/>
        </w:rPr>
        <w:t>)</w:t>
      </w:r>
      <w:bookmarkEnd w:id="2426"/>
    </w:p>
    <w:p w:rsidR="00EE593E" w:rsidRPr="007226B0" w:rsidRDefault="00EE593E" w:rsidP="00097C1B">
      <w:pPr>
        <w:spacing w:line="360" w:lineRule="auto"/>
        <w:jc w:val="both"/>
        <w:textAlignment w:val="baseline"/>
        <w:rPr>
          <w:sz w:val="28"/>
          <w:szCs w:val="28"/>
        </w:rPr>
      </w:pPr>
      <w:r w:rsidRPr="007226B0">
        <w:rPr>
          <w:sz w:val="28"/>
          <w:szCs w:val="28"/>
        </w:rPr>
        <w:t>Основные сценарии, подлежащие моделированию:</w:t>
      </w:r>
    </w:p>
    <w:p w:rsidR="00EE593E" w:rsidRPr="007D6AAF" w:rsidRDefault="00EE593E" w:rsidP="00097C1B">
      <w:pPr>
        <w:spacing w:line="360" w:lineRule="auto"/>
        <w:ind w:left="360"/>
        <w:jc w:val="both"/>
        <w:textAlignment w:val="baseline"/>
        <w:rPr>
          <w:sz w:val="28"/>
          <w:szCs w:val="28"/>
        </w:rPr>
      </w:pPr>
      <w:r w:rsidRPr="00097C1B">
        <w:rPr>
          <w:rStyle w:val="af"/>
          <w:b w:val="0"/>
          <w:bCs w:val="0"/>
          <w:sz w:val="28"/>
          <w:szCs w:val="28"/>
          <w:bdr w:val="none" w:sz="0" w:space="0" w:color="auto" w:frame="1"/>
        </w:rPr>
        <w:t>Сценарий 1: Авторизация</w:t>
      </w:r>
    </w:p>
    <w:p w:rsidR="00EE593E" w:rsidRPr="007226B0" w:rsidRDefault="00EE593E" w:rsidP="00097C1B">
      <w:pPr>
        <w:numPr>
          <w:ilvl w:val="0"/>
          <w:numId w:val="58"/>
        </w:numPr>
        <w:tabs>
          <w:tab w:val="clear" w:pos="720"/>
          <w:tab w:val="num" w:pos="1080"/>
        </w:tabs>
        <w:spacing w:after="120" w:line="360" w:lineRule="auto"/>
        <w:ind w:left="1080"/>
        <w:jc w:val="both"/>
        <w:textAlignment w:val="baseline"/>
        <w:rPr>
          <w:sz w:val="28"/>
          <w:szCs w:val="28"/>
        </w:rPr>
      </w:pPr>
      <w:r w:rsidRPr="007226B0">
        <w:rPr>
          <w:sz w:val="28"/>
          <w:szCs w:val="28"/>
        </w:rPr>
        <w:t>Запуск приложения.</w:t>
      </w:r>
    </w:p>
    <w:p w:rsidR="00EE593E" w:rsidRPr="007226B0" w:rsidRDefault="00EE593E" w:rsidP="00097C1B">
      <w:pPr>
        <w:numPr>
          <w:ilvl w:val="0"/>
          <w:numId w:val="58"/>
        </w:numPr>
        <w:tabs>
          <w:tab w:val="clear" w:pos="720"/>
          <w:tab w:val="num" w:pos="1080"/>
        </w:tabs>
        <w:spacing w:after="120" w:line="360" w:lineRule="auto"/>
        <w:ind w:left="1080"/>
        <w:jc w:val="both"/>
        <w:textAlignment w:val="baseline"/>
        <w:rPr>
          <w:sz w:val="28"/>
          <w:szCs w:val="28"/>
        </w:rPr>
      </w:pPr>
      <w:r w:rsidRPr="007226B0">
        <w:rPr>
          <w:sz w:val="28"/>
          <w:szCs w:val="28"/>
        </w:rPr>
        <w:t xml:space="preserve">Проверка </w:t>
      </w:r>
      <w:proofErr w:type="gramStart"/>
      <w:r w:rsidRPr="007226B0">
        <w:rPr>
          <w:sz w:val="28"/>
          <w:szCs w:val="28"/>
        </w:rPr>
        <w:t>наличия</w:t>
      </w:r>
      <w:proofErr w:type="gramEnd"/>
      <w:r w:rsidRPr="007226B0">
        <w:rPr>
          <w:sz w:val="28"/>
          <w:szCs w:val="28"/>
        </w:rPr>
        <w:t xml:space="preserve"> сохранённого PIN/биометрии.</w:t>
      </w:r>
    </w:p>
    <w:p w:rsidR="00EE593E" w:rsidRPr="007226B0" w:rsidRDefault="00EE593E" w:rsidP="00097C1B">
      <w:pPr>
        <w:numPr>
          <w:ilvl w:val="0"/>
          <w:numId w:val="58"/>
        </w:numPr>
        <w:tabs>
          <w:tab w:val="clear" w:pos="720"/>
          <w:tab w:val="num" w:pos="1080"/>
        </w:tabs>
        <w:spacing w:after="120" w:line="360" w:lineRule="auto"/>
        <w:ind w:left="1080"/>
        <w:jc w:val="both"/>
        <w:textAlignment w:val="baseline"/>
        <w:rPr>
          <w:sz w:val="28"/>
          <w:szCs w:val="28"/>
        </w:rPr>
      </w:pPr>
      <w:r w:rsidRPr="007226B0">
        <w:rPr>
          <w:sz w:val="28"/>
          <w:szCs w:val="28"/>
        </w:rPr>
        <w:t>Ввод PIN или сканирование биометрии.</w:t>
      </w:r>
    </w:p>
    <w:p w:rsidR="00EE593E" w:rsidRPr="007226B0" w:rsidRDefault="00EE593E" w:rsidP="00097C1B">
      <w:pPr>
        <w:numPr>
          <w:ilvl w:val="0"/>
          <w:numId w:val="58"/>
        </w:numPr>
        <w:tabs>
          <w:tab w:val="clear" w:pos="720"/>
          <w:tab w:val="num" w:pos="1080"/>
        </w:tabs>
        <w:spacing w:after="120" w:line="360" w:lineRule="auto"/>
        <w:ind w:left="1080"/>
        <w:jc w:val="both"/>
        <w:textAlignment w:val="baseline"/>
        <w:rPr>
          <w:sz w:val="28"/>
          <w:szCs w:val="28"/>
        </w:rPr>
      </w:pPr>
      <w:r w:rsidRPr="007226B0">
        <w:rPr>
          <w:sz w:val="28"/>
          <w:szCs w:val="28"/>
        </w:rPr>
        <w:t>Верификация (сравнение с хэшем).</w:t>
      </w:r>
    </w:p>
    <w:p w:rsidR="00EE593E" w:rsidRPr="007226B0" w:rsidRDefault="00EE593E" w:rsidP="00097C1B">
      <w:pPr>
        <w:numPr>
          <w:ilvl w:val="0"/>
          <w:numId w:val="58"/>
        </w:numPr>
        <w:tabs>
          <w:tab w:val="clear" w:pos="720"/>
          <w:tab w:val="num" w:pos="1080"/>
        </w:tabs>
        <w:spacing w:after="120" w:line="360" w:lineRule="auto"/>
        <w:ind w:left="1080"/>
        <w:jc w:val="both"/>
        <w:textAlignment w:val="baseline"/>
        <w:rPr>
          <w:sz w:val="28"/>
          <w:szCs w:val="28"/>
        </w:rPr>
      </w:pPr>
      <w:r w:rsidRPr="007226B0">
        <w:rPr>
          <w:sz w:val="28"/>
          <w:szCs w:val="28"/>
        </w:rPr>
        <w:t>При успехе — открытие хранилища.</w:t>
      </w:r>
    </w:p>
    <w:p w:rsidR="00EE593E" w:rsidRPr="007226B0" w:rsidRDefault="00EE593E" w:rsidP="00097C1B">
      <w:pPr>
        <w:numPr>
          <w:ilvl w:val="0"/>
          <w:numId w:val="58"/>
        </w:numPr>
        <w:tabs>
          <w:tab w:val="clear" w:pos="720"/>
          <w:tab w:val="num" w:pos="1080"/>
        </w:tabs>
        <w:spacing w:line="360" w:lineRule="auto"/>
        <w:ind w:left="1080"/>
        <w:jc w:val="both"/>
        <w:textAlignment w:val="baseline"/>
        <w:rPr>
          <w:sz w:val="28"/>
          <w:szCs w:val="28"/>
        </w:rPr>
      </w:pPr>
      <w:r w:rsidRPr="007226B0">
        <w:rPr>
          <w:sz w:val="28"/>
          <w:szCs w:val="28"/>
        </w:rPr>
        <w:lastRenderedPageBreak/>
        <w:t>При неудаче — инкремент счётчика попыток, блокировка при превышении лимита.</w:t>
      </w:r>
    </w:p>
    <w:p w:rsidR="00EE593E" w:rsidRPr="007D6AAF" w:rsidRDefault="00EE593E" w:rsidP="00097C1B">
      <w:pPr>
        <w:spacing w:line="360" w:lineRule="auto"/>
        <w:ind w:left="360"/>
        <w:jc w:val="both"/>
        <w:textAlignment w:val="baseline"/>
        <w:rPr>
          <w:sz w:val="28"/>
          <w:szCs w:val="28"/>
        </w:rPr>
      </w:pPr>
      <w:r w:rsidRPr="00097C1B">
        <w:rPr>
          <w:rStyle w:val="af"/>
          <w:b w:val="0"/>
          <w:bCs w:val="0"/>
          <w:sz w:val="28"/>
          <w:szCs w:val="28"/>
          <w:bdr w:val="none" w:sz="0" w:space="0" w:color="auto" w:frame="1"/>
        </w:rPr>
        <w:t>Сценарий 2: Генерация пароля</w:t>
      </w:r>
    </w:p>
    <w:p w:rsidR="00EE593E" w:rsidRPr="007226B0" w:rsidRDefault="00EE593E" w:rsidP="00097C1B">
      <w:pPr>
        <w:numPr>
          <w:ilvl w:val="0"/>
          <w:numId w:val="59"/>
        </w:numPr>
        <w:tabs>
          <w:tab w:val="clear" w:pos="720"/>
          <w:tab w:val="num" w:pos="1080"/>
        </w:tabs>
        <w:spacing w:after="120" w:line="360" w:lineRule="auto"/>
        <w:ind w:left="1080"/>
        <w:jc w:val="both"/>
        <w:textAlignment w:val="baseline"/>
        <w:rPr>
          <w:sz w:val="28"/>
          <w:szCs w:val="28"/>
        </w:rPr>
      </w:pPr>
      <w:r w:rsidRPr="007226B0">
        <w:rPr>
          <w:sz w:val="28"/>
          <w:szCs w:val="28"/>
        </w:rPr>
        <w:t>Открытие экрана генератора.</w:t>
      </w:r>
    </w:p>
    <w:p w:rsidR="00EE593E" w:rsidRPr="007226B0" w:rsidRDefault="00EE593E" w:rsidP="00097C1B">
      <w:pPr>
        <w:numPr>
          <w:ilvl w:val="0"/>
          <w:numId w:val="59"/>
        </w:numPr>
        <w:tabs>
          <w:tab w:val="clear" w:pos="720"/>
          <w:tab w:val="num" w:pos="1080"/>
        </w:tabs>
        <w:spacing w:after="120" w:line="360" w:lineRule="auto"/>
        <w:ind w:left="1080"/>
        <w:jc w:val="both"/>
        <w:textAlignment w:val="baseline"/>
        <w:rPr>
          <w:sz w:val="28"/>
          <w:szCs w:val="28"/>
        </w:rPr>
      </w:pPr>
      <w:r w:rsidRPr="007226B0">
        <w:rPr>
          <w:sz w:val="28"/>
          <w:szCs w:val="28"/>
        </w:rPr>
        <w:t>Выбор параметров (длина, символы).</w:t>
      </w:r>
    </w:p>
    <w:p w:rsidR="00EE593E" w:rsidRPr="007226B0" w:rsidRDefault="00EE593E" w:rsidP="00097C1B">
      <w:pPr>
        <w:numPr>
          <w:ilvl w:val="0"/>
          <w:numId w:val="59"/>
        </w:numPr>
        <w:tabs>
          <w:tab w:val="clear" w:pos="720"/>
          <w:tab w:val="num" w:pos="1080"/>
        </w:tabs>
        <w:spacing w:after="120" w:line="360" w:lineRule="auto"/>
        <w:ind w:left="1080"/>
        <w:jc w:val="both"/>
        <w:textAlignment w:val="baseline"/>
        <w:rPr>
          <w:sz w:val="28"/>
          <w:szCs w:val="28"/>
        </w:rPr>
      </w:pPr>
      <w:r w:rsidRPr="007226B0">
        <w:rPr>
          <w:sz w:val="28"/>
          <w:szCs w:val="28"/>
        </w:rPr>
        <w:t>Генерация случайной последовательности (CSPRNG).</w:t>
      </w:r>
    </w:p>
    <w:p w:rsidR="00EE593E" w:rsidRPr="007226B0" w:rsidRDefault="00EE593E" w:rsidP="00097C1B">
      <w:pPr>
        <w:numPr>
          <w:ilvl w:val="0"/>
          <w:numId w:val="59"/>
        </w:numPr>
        <w:tabs>
          <w:tab w:val="clear" w:pos="720"/>
          <w:tab w:val="num" w:pos="1080"/>
        </w:tabs>
        <w:spacing w:after="120" w:line="360" w:lineRule="auto"/>
        <w:ind w:left="1080"/>
        <w:jc w:val="both"/>
        <w:textAlignment w:val="baseline"/>
        <w:rPr>
          <w:sz w:val="28"/>
          <w:szCs w:val="28"/>
        </w:rPr>
      </w:pPr>
      <w:r w:rsidRPr="007226B0">
        <w:rPr>
          <w:sz w:val="28"/>
          <w:szCs w:val="28"/>
        </w:rPr>
        <w:t>Проверка сложности (</w:t>
      </w:r>
      <w:proofErr w:type="spellStart"/>
      <w:r w:rsidRPr="007226B0">
        <w:rPr>
          <w:sz w:val="28"/>
          <w:szCs w:val="28"/>
        </w:rPr>
        <w:t>zxcvbn</w:t>
      </w:r>
      <w:proofErr w:type="spellEnd"/>
      <w:r w:rsidRPr="007226B0">
        <w:rPr>
          <w:sz w:val="28"/>
          <w:szCs w:val="28"/>
        </w:rPr>
        <w:t>).</w:t>
      </w:r>
    </w:p>
    <w:p w:rsidR="00EE593E" w:rsidRPr="007226B0" w:rsidRDefault="00EE593E" w:rsidP="00097C1B">
      <w:pPr>
        <w:numPr>
          <w:ilvl w:val="0"/>
          <w:numId w:val="59"/>
        </w:numPr>
        <w:tabs>
          <w:tab w:val="clear" w:pos="720"/>
          <w:tab w:val="num" w:pos="1080"/>
        </w:tabs>
        <w:spacing w:after="120" w:line="360" w:lineRule="auto"/>
        <w:ind w:left="1080"/>
        <w:jc w:val="both"/>
        <w:textAlignment w:val="baseline"/>
        <w:rPr>
          <w:sz w:val="28"/>
          <w:szCs w:val="28"/>
        </w:rPr>
      </w:pPr>
      <w:r w:rsidRPr="007226B0">
        <w:rPr>
          <w:sz w:val="28"/>
          <w:szCs w:val="28"/>
        </w:rPr>
        <w:t>Отображение результата.</w:t>
      </w:r>
    </w:p>
    <w:p w:rsidR="00EE593E" w:rsidRPr="007226B0" w:rsidRDefault="00EE593E" w:rsidP="00097C1B">
      <w:pPr>
        <w:numPr>
          <w:ilvl w:val="0"/>
          <w:numId w:val="59"/>
        </w:numPr>
        <w:tabs>
          <w:tab w:val="clear" w:pos="720"/>
          <w:tab w:val="num" w:pos="1080"/>
        </w:tabs>
        <w:spacing w:line="360" w:lineRule="auto"/>
        <w:ind w:left="1080"/>
        <w:jc w:val="both"/>
        <w:textAlignment w:val="baseline"/>
        <w:rPr>
          <w:sz w:val="28"/>
          <w:szCs w:val="28"/>
        </w:rPr>
      </w:pPr>
      <w:r w:rsidRPr="007226B0">
        <w:rPr>
          <w:sz w:val="28"/>
          <w:szCs w:val="28"/>
        </w:rPr>
        <w:t>Сохранение в хранилище (опционально).</w:t>
      </w:r>
    </w:p>
    <w:p w:rsidR="00EE593E" w:rsidRPr="007D6AAF" w:rsidRDefault="00EE593E" w:rsidP="00097C1B">
      <w:pPr>
        <w:spacing w:line="360" w:lineRule="auto"/>
        <w:ind w:left="360"/>
        <w:jc w:val="both"/>
        <w:textAlignment w:val="baseline"/>
        <w:rPr>
          <w:sz w:val="28"/>
          <w:szCs w:val="28"/>
        </w:rPr>
      </w:pPr>
      <w:r w:rsidRPr="00097C1B">
        <w:rPr>
          <w:rStyle w:val="af"/>
          <w:b w:val="0"/>
          <w:bCs w:val="0"/>
          <w:sz w:val="28"/>
          <w:szCs w:val="28"/>
          <w:bdr w:val="none" w:sz="0" w:space="0" w:color="auto" w:frame="1"/>
        </w:rPr>
        <w:t>Сценарий 3: Сохранение пароля</w:t>
      </w:r>
    </w:p>
    <w:p w:rsidR="00EE593E" w:rsidRPr="007226B0" w:rsidRDefault="00EE593E" w:rsidP="00097C1B">
      <w:pPr>
        <w:numPr>
          <w:ilvl w:val="0"/>
          <w:numId w:val="60"/>
        </w:numPr>
        <w:tabs>
          <w:tab w:val="clear" w:pos="720"/>
          <w:tab w:val="num" w:pos="1080"/>
        </w:tabs>
        <w:spacing w:after="120" w:line="360" w:lineRule="auto"/>
        <w:ind w:left="1080"/>
        <w:jc w:val="both"/>
        <w:textAlignment w:val="baseline"/>
        <w:rPr>
          <w:sz w:val="28"/>
          <w:szCs w:val="28"/>
        </w:rPr>
      </w:pPr>
      <w:r w:rsidRPr="007226B0">
        <w:rPr>
          <w:sz w:val="28"/>
          <w:szCs w:val="28"/>
        </w:rPr>
        <w:t>Создание новой записи.</w:t>
      </w:r>
    </w:p>
    <w:p w:rsidR="00EE593E" w:rsidRPr="007226B0" w:rsidRDefault="00EE593E" w:rsidP="00097C1B">
      <w:pPr>
        <w:numPr>
          <w:ilvl w:val="0"/>
          <w:numId w:val="60"/>
        </w:numPr>
        <w:tabs>
          <w:tab w:val="clear" w:pos="720"/>
          <w:tab w:val="num" w:pos="1080"/>
        </w:tabs>
        <w:spacing w:after="120" w:line="360" w:lineRule="auto"/>
        <w:ind w:left="1080"/>
        <w:jc w:val="both"/>
        <w:textAlignment w:val="baseline"/>
        <w:rPr>
          <w:sz w:val="28"/>
          <w:szCs w:val="28"/>
        </w:rPr>
      </w:pPr>
      <w:r w:rsidRPr="007226B0">
        <w:rPr>
          <w:sz w:val="28"/>
          <w:szCs w:val="28"/>
        </w:rPr>
        <w:t>Ввод данных (название, логин, пароль, URL, заметки).</w:t>
      </w:r>
    </w:p>
    <w:p w:rsidR="00EE593E" w:rsidRPr="007226B0" w:rsidRDefault="00EE593E" w:rsidP="00097C1B">
      <w:pPr>
        <w:numPr>
          <w:ilvl w:val="0"/>
          <w:numId w:val="60"/>
        </w:numPr>
        <w:tabs>
          <w:tab w:val="clear" w:pos="720"/>
          <w:tab w:val="num" w:pos="1080"/>
        </w:tabs>
        <w:spacing w:after="120" w:line="360" w:lineRule="auto"/>
        <w:ind w:left="1080"/>
        <w:jc w:val="both"/>
        <w:textAlignment w:val="baseline"/>
        <w:rPr>
          <w:sz w:val="28"/>
          <w:szCs w:val="28"/>
        </w:rPr>
      </w:pPr>
      <w:r w:rsidRPr="007226B0">
        <w:rPr>
          <w:sz w:val="28"/>
          <w:szCs w:val="28"/>
        </w:rPr>
        <w:t>Выбор категории.</w:t>
      </w:r>
    </w:p>
    <w:p w:rsidR="00EE593E" w:rsidRPr="007226B0" w:rsidRDefault="00EE593E" w:rsidP="00097C1B">
      <w:pPr>
        <w:numPr>
          <w:ilvl w:val="0"/>
          <w:numId w:val="60"/>
        </w:numPr>
        <w:tabs>
          <w:tab w:val="clear" w:pos="720"/>
          <w:tab w:val="num" w:pos="1080"/>
        </w:tabs>
        <w:spacing w:after="120" w:line="360" w:lineRule="auto"/>
        <w:ind w:left="1080"/>
        <w:jc w:val="both"/>
        <w:textAlignment w:val="baseline"/>
        <w:rPr>
          <w:sz w:val="28"/>
          <w:szCs w:val="28"/>
        </w:rPr>
      </w:pPr>
      <w:r w:rsidRPr="007226B0">
        <w:rPr>
          <w:sz w:val="28"/>
          <w:szCs w:val="28"/>
        </w:rPr>
        <w:t>Шифрование данных (ChaCha20-Poly1305).</w:t>
      </w:r>
    </w:p>
    <w:p w:rsidR="00EE593E" w:rsidRPr="007226B0" w:rsidRDefault="00EE593E" w:rsidP="00097C1B">
      <w:pPr>
        <w:numPr>
          <w:ilvl w:val="0"/>
          <w:numId w:val="60"/>
        </w:numPr>
        <w:tabs>
          <w:tab w:val="clear" w:pos="720"/>
          <w:tab w:val="num" w:pos="1080"/>
        </w:tabs>
        <w:spacing w:after="120" w:line="360" w:lineRule="auto"/>
        <w:ind w:left="1080"/>
        <w:jc w:val="both"/>
        <w:textAlignment w:val="baseline"/>
        <w:rPr>
          <w:sz w:val="28"/>
          <w:szCs w:val="28"/>
        </w:rPr>
      </w:pPr>
      <w:r w:rsidRPr="007226B0">
        <w:rPr>
          <w:sz w:val="28"/>
          <w:szCs w:val="28"/>
        </w:rPr>
        <w:t xml:space="preserve">Сохранение в </w:t>
      </w:r>
      <w:proofErr w:type="spellStart"/>
      <w:r w:rsidRPr="007226B0">
        <w:rPr>
          <w:sz w:val="28"/>
          <w:szCs w:val="28"/>
        </w:rPr>
        <w:t>SQLite</w:t>
      </w:r>
      <w:proofErr w:type="spellEnd"/>
      <w:r w:rsidRPr="007226B0">
        <w:rPr>
          <w:sz w:val="28"/>
          <w:szCs w:val="28"/>
        </w:rPr>
        <w:t>.</w:t>
      </w:r>
    </w:p>
    <w:p w:rsidR="00EE593E" w:rsidRPr="007226B0" w:rsidRDefault="00EE593E" w:rsidP="00097C1B">
      <w:pPr>
        <w:numPr>
          <w:ilvl w:val="0"/>
          <w:numId w:val="60"/>
        </w:numPr>
        <w:tabs>
          <w:tab w:val="clear" w:pos="720"/>
          <w:tab w:val="num" w:pos="1068"/>
        </w:tabs>
        <w:spacing w:line="360" w:lineRule="auto"/>
        <w:ind w:left="1068"/>
        <w:jc w:val="both"/>
        <w:textAlignment w:val="baseline"/>
        <w:rPr>
          <w:sz w:val="28"/>
          <w:szCs w:val="28"/>
        </w:rPr>
      </w:pPr>
      <w:r w:rsidRPr="007226B0">
        <w:rPr>
          <w:sz w:val="28"/>
          <w:szCs w:val="28"/>
        </w:rPr>
        <w:t>Запись в журнал аудита.</w:t>
      </w:r>
    </w:p>
    <w:p w:rsidR="00EE593E" w:rsidRPr="007D6AAF" w:rsidRDefault="00EE593E" w:rsidP="00097C1B">
      <w:pPr>
        <w:spacing w:line="360" w:lineRule="auto"/>
        <w:ind w:left="348"/>
        <w:jc w:val="both"/>
        <w:textAlignment w:val="baseline"/>
        <w:rPr>
          <w:sz w:val="28"/>
          <w:szCs w:val="28"/>
        </w:rPr>
      </w:pPr>
      <w:r w:rsidRPr="00097C1B">
        <w:rPr>
          <w:rStyle w:val="af"/>
          <w:b w:val="0"/>
          <w:bCs w:val="0"/>
          <w:sz w:val="28"/>
          <w:szCs w:val="28"/>
          <w:bdr w:val="none" w:sz="0" w:space="0" w:color="auto" w:frame="1"/>
        </w:rPr>
        <w:t>Сценарий 4: Просмотр истории</w:t>
      </w:r>
    </w:p>
    <w:p w:rsidR="00EE593E" w:rsidRPr="007226B0" w:rsidRDefault="00EE593E" w:rsidP="00097C1B">
      <w:pPr>
        <w:numPr>
          <w:ilvl w:val="0"/>
          <w:numId w:val="61"/>
        </w:numPr>
        <w:tabs>
          <w:tab w:val="clear" w:pos="720"/>
          <w:tab w:val="num" w:pos="1068"/>
        </w:tabs>
        <w:spacing w:after="120" w:line="360" w:lineRule="auto"/>
        <w:ind w:left="1068"/>
        <w:jc w:val="both"/>
        <w:textAlignment w:val="baseline"/>
        <w:rPr>
          <w:sz w:val="28"/>
          <w:szCs w:val="28"/>
        </w:rPr>
      </w:pPr>
      <w:r w:rsidRPr="007226B0">
        <w:rPr>
          <w:sz w:val="28"/>
          <w:szCs w:val="28"/>
        </w:rPr>
        <w:t>Выбор записи из списка.</w:t>
      </w:r>
    </w:p>
    <w:p w:rsidR="00EE593E" w:rsidRPr="007226B0" w:rsidRDefault="00EE593E" w:rsidP="00097C1B">
      <w:pPr>
        <w:numPr>
          <w:ilvl w:val="0"/>
          <w:numId w:val="61"/>
        </w:numPr>
        <w:tabs>
          <w:tab w:val="clear" w:pos="720"/>
          <w:tab w:val="num" w:pos="1068"/>
        </w:tabs>
        <w:spacing w:after="120" w:line="360" w:lineRule="auto"/>
        <w:ind w:left="1068"/>
        <w:jc w:val="both"/>
        <w:textAlignment w:val="baseline"/>
        <w:rPr>
          <w:sz w:val="28"/>
          <w:szCs w:val="28"/>
        </w:rPr>
      </w:pPr>
      <w:r w:rsidRPr="007226B0">
        <w:rPr>
          <w:sz w:val="28"/>
          <w:szCs w:val="28"/>
        </w:rPr>
        <w:t>Переход на экран деталей.</w:t>
      </w:r>
    </w:p>
    <w:p w:rsidR="00EE593E" w:rsidRPr="007226B0" w:rsidRDefault="00EE593E" w:rsidP="00097C1B">
      <w:pPr>
        <w:numPr>
          <w:ilvl w:val="0"/>
          <w:numId w:val="61"/>
        </w:numPr>
        <w:tabs>
          <w:tab w:val="clear" w:pos="720"/>
          <w:tab w:val="num" w:pos="1068"/>
        </w:tabs>
        <w:spacing w:after="120" w:line="360" w:lineRule="auto"/>
        <w:ind w:left="1068"/>
        <w:jc w:val="both"/>
        <w:textAlignment w:val="baseline"/>
        <w:rPr>
          <w:sz w:val="28"/>
          <w:szCs w:val="28"/>
        </w:rPr>
      </w:pPr>
      <w:r w:rsidRPr="007226B0">
        <w:rPr>
          <w:sz w:val="28"/>
          <w:szCs w:val="28"/>
        </w:rPr>
        <w:t>Открытие вкладки «История».</w:t>
      </w:r>
    </w:p>
    <w:p w:rsidR="00EE593E" w:rsidRPr="007226B0" w:rsidRDefault="00EE593E" w:rsidP="00097C1B">
      <w:pPr>
        <w:numPr>
          <w:ilvl w:val="0"/>
          <w:numId w:val="61"/>
        </w:numPr>
        <w:tabs>
          <w:tab w:val="clear" w:pos="720"/>
          <w:tab w:val="num" w:pos="1068"/>
        </w:tabs>
        <w:spacing w:after="120" w:line="360" w:lineRule="auto"/>
        <w:ind w:left="1068"/>
        <w:jc w:val="both"/>
        <w:textAlignment w:val="baseline"/>
        <w:rPr>
          <w:sz w:val="28"/>
          <w:szCs w:val="28"/>
        </w:rPr>
      </w:pPr>
      <w:r w:rsidRPr="007226B0">
        <w:rPr>
          <w:sz w:val="28"/>
          <w:szCs w:val="28"/>
        </w:rPr>
        <w:t>Дешифрование исторических записей.</w:t>
      </w:r>
    </w:p>
    <w:p w:rsidR="00EE593E" w:rsidRPr="007226B0" w:rsidRDefault="00EE593E" w:rsidP="00097C1B">
      <w:pPr>
        <w:numPr>
          <w:ilvl w:val="0"/>
          <w:numId w:val="61"/>
        </w:numPr>
        <w:tabs>
          <w:tab w:val="clear" w:pos="720"/>
          <w:tab w:val="num" w:pos="1068"/>
        </w:tabs>
        <w:spacing w:line="360" w:lineRule="auto"/>
        <w:ind w:left="1068"/>
        <w:jc w:val="both"/>
        <w:textAlignment w:val="baseline"/>
        <w:rPr>
          <w:sz w:val="28"/>
          <w:szCs w:val="28"/>
        </w:rPr>
      </w:pPr>
      <w:r w:rsidRPr="007226B0">
        <w:rPr>
          <w:sz w:val="28"/>
          <w:szCs w:val="28"/>
        </w:rPr>
        <w:t>Отображение списка версий с датами.</w:t>
      </w:r>
    </w:p>
    <w:p w:rsidR="00EE593E" w:rsidRPr="007D6AAF" w:rsidRDefault="00EE593E" w:rsidP="00097C1B">
      <w:pPr>
        <w:spacing w:line="360" w:lineRule="auto"/>
        <w:ind w:left="348"/>
        <w:jc w:val="both"/>
        <w:textAlignment w:val="baseline"/>
        <w:rPr>
          <w:sz w:val="28"/>
          <w:szCs w:val="28"/>
        </w:rPr>
      </w:pPr>
      <w:r w:rsidRPr="00097C1B">
        <w:rPr>
          <w:rStyle w:val="af"/>
          <w:b w:val="0"/>
          <w:bCs w:val="0"/>
          <w:sz w:val="28"/>
          <w:szCs w:val="28"/>
          <w:bdr w:val="none" w:sz="0" w:space="0" w:color="auto" w:frame="1"/>
        </w:rPr>
        <w:t>Сценарий 5: Восстановление пароля</w:t>
      </w:r>
    </w:p>
    <w:p w:rsidR="00EE593E" w:rsidRPr="007226B0" w:rsidRDefault="00EE593E" w:rsidP="00097C1B">
      <w:pPr>
        <w:numPr>
          <w:ilvl w:val="0"/>
          <w:numId w:val="62"/>
        </w:numPr>
        <w:tabs>
          <w:tab w:val="clear" w:pos="720"/>
          <w:tab w:val="num" w:pos="1068"/>
        </w:tabs>
        <w:spacing w:after="120" w:line="360" w:lineRule="auto"/>
        <w:ind w:left="1068"/>
        <w:jc w:val="both"/>
        <w:textAlignment w:val="baseline"/>
        <w:rPr>
          <w:sz w:val="28"/>
          <w:szCs w:val="28"/>
        </w:rPr>
      </w:pPr>
      <w:r w:rsidRPr="007226B0">
        <w:rPr>
          <w:sz w:val="28"/>
          <w:szCs w:val="28"/>
        </w:rPr>
        <w:t>Запрос на восстановление (из истории).</w:t>
      </w:r>
    </w:p>
    <w:p w:rsidR="00EE593E" w:rsidRPr="007226B0" w:rsidRDefault="00EE593E" w:rsidP="00097C1B">
      <w:pPr>
        <w:numPr>
          <w:ilvl w:val="0"/>
          <w:numId w:val="62"/>
        </w:numPr>
        <w:tabs>
          <w:tab w:val="clear" w:pos="720"/>
          <w:tab w:val="num" w:pos="1068"/>
        </w:tabs>
        <w:spacing w:after="120" w:line="360" w:lineRule="auto"/>
        <w:ind w:left="1068"/>
        <w:jc w:val="both"/>
        <w:textAlignment w:val="baseline"/>
        <w:rPr>
          <w:sz w:val="28"/>
          <w:szCs w:val="28"/>
        </w:rPr>
      </w:pPr>
      <w:r w:rsidRPr="007226B0">
        <w:rPr>
          <w:sz w:val="28"/>
          <w:szCs w:val="28"/>
        </w:rPr>
        <w:t>Выбор версии из списка.</w:t>
      </w:r>
    </w:p>
    <w:p w:rsidR="00EE593E" w:rsidRPr="007226B0" w:rsidRDefault="00EE593E" w:rsidP="00097C1B">
      <w:pPr>
        <w:numPr>
          <w:ilvl w:val="0"/>
          <w:numId w:val="62"/>
        </w:numPr>
        <w:tabs>
          <w:tab w:val="clear" w:pos="720"/>
          <w:tab w:val="num" w:pos="1068"/>
        </w:tabs>
        <w:spacing w:after="120" w:line="360" w:lineRule="auto"/>
        <w:ind w:left="1068"/>
        <w:jc w:val="both"/>
        <w:textAlignment w:val="baseline"/>
        <w:rPr>
          <w:sz w:val="28"/>
          <w:szCs w:val="28"/>
        </w:rPr>
      </w:pPr>
      <w:r w:rsidRPr="007226B0">
        <w:rPr>
          <w:sz w:val="28"/>
          <w:szCs w:val="28"/>
        </w:rPr>
        <w:t>Подтверждение операции.</w:t>
      </w:r>
    </w:p>
    <w:p w:rsidR="00EE593E" w:rsidRPr="007226B0" w:rsidRDefault="00EE593E" w:rsidP="00097C1B">
      <w:pPr>
        <w:numPr>
          <w:ilvl w:val="0"/>
          <w:numId w:val="62"/>
        </w:numPr>
        <w:tabs>
          <w:tab w:val="clear" w:pos="720"/>
          <w:tab w:val="num" w:pos="1068"/>
        </w:tabs>
        <w:spacing w:after="120" w:line="360" w:lineRule="auto"/>
        <w:ind w:left="1068"/>
        <w:jc w:val="both"/>
        <w:textAlignment w:val="baseline"/>
        <w:rPr>
          <w:sz w:val="28"/>
          <w:szCs w:val="28"/>
        </w:rPr>
      </w:pPr>
      <w:r w:rsidRPr="007226B0">
        <w:rPr>
          <w:sz w:val="28"/>
          <w:szCs w:val="28"/>
        </w:rPr>
        <w:lastRenderedPageBreak/>
        <w:t>Замена текущего пароля на выбранный из истории.</w:t>
      </w:r>
    </w:p>
    <w:p w:rsidR="00EE593E" w:rsidRPr="007226B0" w:rsidRDefault="00EE593E" w:rsidP="00097C1B">
      <w:pPr>
        <w:numPr>
          <w:ilvl w:val="0"/>
          <w:numId w:val="62"/>
        </w:numPr>
        <w:tabs>
          <w:tab w:val="clear" w:pos="720"/>
          <w:tab w:val="num" w:pos="1068"/>
        </w:tabs>
        <w:spacing w:after="120" w:line="360" w:lineRule="auto"/>
        <w:ind w:left="1068"/>
        <w:jc w:val="both"/>
        <w:textAlignment w:val="baseline"/>
        <w:rPr>
          <w:sz w:val="28"/>
          <w:szCs w:val="28"/>
        </w:rPr>
      </w:pPr>
      <w:r w:rsidRPr="007226B0">
        <w:rPr>
          <w:sz w:val="28"/>
          <w:szCs w:val="28"/>
        </w:rPr>
        <w:t>Сохранение старого пароля в истории.</w:t>
      </w:r>
    </w:p>
    <w:p w:rsidR="00EE593E" w:rsidRPr="007226B0" w:rsidRDefault="00EE593E" w:rsidP="00097C1B">
      <w:pPr>
        <w:numPr>
          <w:ilvl w:val="0"/>
          <w:numId w:val="62"/>
        </w:numPr>
        <w:tabs>
          <w:tab w:val="clear" w:pos="720"/>
          <w:tab w:val="num" w:pos="1068"/>
        </w:tabs>
        <w:spacing w:line="360" w:lineRule="auto"/>
        <w:ind w:left="1068"/>
        <w:jc w:val="both"/>
        <w:textAlignment w:val="baseline"/>
        <w:rPr>
          <w:sz w:val="28"/>
          <w:szCs w:val="28"/>
        </w:rPr>
      </w:pPr>
      <w:r w:rsidRPr="007226B0">
        <w:rPr>
          <w:sz w:val="28"/>
          <w:szCs w:val="28"/>
        </w:rPr>
        <w:t>Запись в журнал аудита.</w:t>
      </w:r>
    </w:p>
    <w:p w:rsidR="00EE593E" w:rsidRPr="007D6AAF" w:rsidRDefault="00EE593E" w:rsidP="00097C1B">
      <w:pPr>
        <w:spacing w:line="360" w:lineRule="auto"/>
        <w:ind w:left="348"/>
        <w:jc w:val="both"/>
        <w:textAlignment w:val="baseline"/>
        <w:rPr>
          <w:sz w:val="28"/>
          <w:szCs w:val="28"/>
        </w:rPr>
      </w:pPr>
      <w:r w:rsidRPr="00097C1B">
        <w:rPr>
          <w:rStyle w:val="af"/>
          <w:b w:val="0"/>
          <w:bCs w:val="0"/>
          <w:sz w:val="28"/>
          <w:szCs w:val="28"/>
          <w:bdr w:val="none" w:sz="0" w:space="0" w:color="auto" w:frame="1"/>
        </w:rPr>
        <w:t>Сценарий 6: Аудит действий</w:t>
      </w:r>
    </w:p>
    <w:p w:rsidR="00EE593E" w:rsidRPr="007226B0" w:rsidRDefault="00EE593E" w:rsidP="00097C1B">
      <w:pPr>
        <w:numPr>
          <w:ilvl w:val="0"/>
          <w:numId w:val="63"/>
        </w:numPr>
        <w:tabs>
          <w:tab w:val="clear" w:pos="720"/>
          <w:tab w:val="num" w:pos="1068"/>
        </w:tabs>
        <w:spacing w:after="120" w:line="360" w:lineRule="auto"/>
        <w:ind w:left="1068"/>
        <w:jc w:val="both"/>
        <w:textAlignment w:val="baseline"/>
        <w:rPr>
          <w:sz w:val="28"/>
          <w:szCs w:val="28"/>
        </w:rPr>
      </w:pPr>
      <w:r w:rsidRPr="007226B0">
        <w:rPr>
          <w:sz w:val="28"/>
          <w:szCs w:val="28"/>
        </w:rPr>
        <w:t xml:space="preserve">Вход </w:t>
      </w:r>
      <w:r w:rsidR="00552865" w:rsidRPr="007226B0">
        <w:rPr>
          <w:sz w:val="28"/>
        </w:rPr>
        <w:t>в</w:t>
      </w:r>
      <w:r w:rsidR="00552865" w:rsidRPr="007226B0">
        <w:rPr>
          <w:sz w:val="28"/>
          <w:szCs w:val="28"/>
        </w:rPr>
        <w:t xml:space="preserve"> </w:t>
      </w:r>
      <w:r w:rsidR="00552865" w:rsidRPr="007226B0">
        <w:rPr>
          <w:sz w:val="28"/>
        </w:rPr>
        <w:t>профиль</w:t>
      </w:r>
      <w:r w:rsidR="00552865" w:rsidRPr="007226B0">
        <w:rPr>
          <w:sz w:val="28"/>
          <w:szCs w:val="28"/>
        </w:rPr>
        <w:t>.</w:t>
      </w:r>
    </w:p>
    <w:p w:rsidR="00EE593E" w:rsidRPr="007226B0" w:rsidRDefault="00EE593E" w:rsidP="00097C1B">
      <w:pPr>
        <w:numPr>
          <w:ilvl w:val="0"/>
          <w:numId w:val="63"/>
        </w:numPr>
        <w:tabs>
          <w:tab w:val="clear" w:pos="720"/>
          <w:tab w:val="num" w:pos="1068"/>
        </w:tabs>
        <w:spacing w:after="120" w:line="360" w:lineRule="auto"/>
        <w:ind w:left="1068"/>
        <w:jc w:val="both"/>
        <w:textAlignment w:val="baseline"/>
        <w:rPr>
          <w:sz w:val="28"/>
          <w:szCs w:val="28"/>
        </w:rPr>
      </w:pPr>
      <w:r w:rsidRPr="007226B0">
        <w:rPr>
          <w:sz w:val="28"/>
          <w:szCs w:val="28"/>
        </w:rPr>
        <w:t>Открытие раздела «Журнал безопасности»</w:t>
      </w:r>
    </w:p>
    <w:p w:rsidR="00EE593E" w:rsidRPr="007226B0" w:rsidRDefault="00EE593E" w:rsidP="00097C1B">
      <w:pPr>
        <w:numPr>
          <w:ilvl w:val="0"/>
          <w:numId w:val="63"/>
        </w:numPr>
        <w:tabs>
          <w:tab w:val="clear" w:pos="720"/>
          <w:tab w:val="num" w:pos="1068"/>
        </w:tabs>
        <w:spacing w:after="120" w:line="360" w:lineRule="auto"/>
        <w:ind w:left="1068"/>
        <w:jc w:val="both"/>
        <w:textAlignment w:val="baseline"/>
        <w:rPr>
          <w:sz w:val="28"/>
          <w:szCs w:val="28"/>
        </w:rPr>
      </w:pPr>
      <w:r w:rsidRPr="007226B0">
        <w:rPr>
          <w:sz w:val="28"/>
          <w:szCs w:val="28"/>
        </w:rPr>
        <w:t>Фильтрация по дате, пользователю, типу события.</w:t>
      </w:r>
    </w:p>
    <w:p w:rsidR="00EE593E" w:rsidRPr="007226B0" w:rsidRDefault="00EE593E" w:rsidP="00097C1B">
      <w:pPr>
        <w:numPr>
          <w:ilvl w:val="0"/>
          <w:numId w:val="63"/>
        </w:numPr>
        <w:tabs>
          <w:tab w:val="clear" w:pos="720"/>
          <w:tab w:val="num" w:pos="1068"/>
        </w:tabs>
        <w:spacing w:after="120" w:line="360" w:lineRule="auto"/>
        <w:ind w:left="1068"/>
        <w:jc w:val="both"/>
        <w:textAlignment w:val="baseline"/>
        <w:rPr>
          <w:sz w:val="28"/>
          <w:szCs w:val="28"/>
        </w:rPr>
      </w:pPr>
      <w:r w:rsidRPr="007226B0">
        <w:rPr>
          <w:sz w:val="28"/>
          <w:szCs w:val="28"/>
        </w:rPr>
        <w:t>Отображение списка событий.</w:t>
      </w:r>
    </w:p>
    <w:p w:rsidR="00EE593E" w:rsidRPr="007226B0" w:rsidRDefault="00EE593E" w:rsidP="00097C1B">
      <w:pPr>
        <w:numPr>
          <w:ilvl w:val="0"/>
          <w:numId w:val="63"/>
        </w:numPr>
        <w:tabs>
          <w:tab w:val="clear" w:pos="720"/>
          <w:tab w:val="num" w:pos="1068"/>
        </w:tabs>
        <w:spacing w:line="360" w:lineRule="auto"/>
        <w:ind w:left="1068"/>
        <w:jc w:val="both"/>
        <w:textAlignment w:val="baseline"/>
        <w:rPr>
          <w:sz w:val="28"/>
          <w:szCs w:val="28"/>
        </w:rPr>
      </w:pPr>
      <w:r w:rsidRPr="007226B0">
        <w:rPr>
          <w:sz w:val="28"/>
          <w:szCs w:val="28"/>
        </w:rPr>
        <w:t>Экспорт журнала</w:t>
      </w:r>
      <w:r w:rsidR="00552865" w:rsidRPr="007226B0">
        <w:rPr>
          <w:sz w:val="28"/>
          <w:szCs w:val="28"/>
        </w:rPr>
        <w:t xml:space="preserve"> </w:t>
      </w:r>
      <w:r w:rsidR="00552865" w:rsidRPr="007226B0">
        <w:rPr>
          <w:sz w:val="28"/>
        </w:rPr>
        <w:t>текущего</w:t>
      </w:r>
      <w:r w:rsidR="00552865" w:rsidRPr="007226B0">
        <w:rPr>
          <w:sz w:val="28"/>
          <w:szCs w:val="28"/>
        </w:rPr>
        <w:t xml:space="preserve"> </w:t>
      </w:r>
      <w:r w:rsidR="00552865" w:rsidRPr="007226B0">
        <w:rPr>
          <w:sz w:val="28"/>
        </w:rPr>
        <w:t>профиля</w:t>
      </w:r>
      <w:r w:rsidRPr="007226B0">
        <w:rPr>
          <w:sz w:val="28"/>
          <w:szCs w:val="28"/>
        </w:rPr>
        <w:t xml:space="preserve"> (опционально).</w:t>
      </w:r>
    </w:p>
    <w:p w:rsidR="00EE593E" w:rsidRPr="00097C1B" w:rsidRDefault="00EE593E" w:rsidP="00097C1B">
      <w:pPr>
        <w:pStyle w:val="3"/>
        <w:spacing w:before="360" w:after="240" w:line="360" w:lineRule="auto"/>
        <w:jc w:val="both"/>
        <w:textAlignment w:val="baseline"/>
        <w:rPr>
          <w:rFonts w:ascii="Times New Roman" w:hAnsi="Times New Roman"/>
          <w:b w:val="0"/>
          <w:bCs w:val="0"/>
          <w:sz w:val="28"/>
          <w:szCs w:val="28"/>
        </w:rPr>
      </w:pPr>
      <w:bookmarkStart w:id="2427" w:name="_Toc230173167"/>
      <w:r w:rsidRPr="00097C1B">
        <w:rPr>
          <w:rFonts w:ascii="Times New Roman" w:hAnsi="Times New Roman"/>
          <w:b w:val="0"/>
          <w:bCs w:val="0"/>
          <w:sz w:val="28"/>
          <w:szCs w:val="28"/>
        </w:rPr>
        <w:t>1.6.3 Диаграмма потоков данных (DFD)</w:t>
      </w:r>
      <w:bookmarkEnd w:id="2427"/>
    </w:p>
    <w:p w:rsidR="00EE593E" w:rsidRPr="007D6AAF"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Контекстная диаграмма (уровень 0):</w:t>
      </w:r>
    </w:p>
    <w:p w:rsidR="00EE593E" w:rsidRPr="007226B0" w:rsidRDefault="00EE593E" w:rsidP="00097C1B">
      <w:pPr>
        <w:numPr>
          <w:ilvl w:val="0"/>
          <w:numId w:val="64"/>
        </w:numPr>
        <w:spacing w:after="120" w:line="360" w:lineRule="auto"/>
        <w:jc w:val="both"/>
        <w:textAlignment w:val="baseline"/>
        <w:rPr>
          <w:sz w:val="28"/>
          <w:szCs w:val="28"/>
        </w:rPr>
      </w:pPr>
      <w:r w:rsidRPr="007226B0">
        <w:rPr>
          <w:sz w:val="28"/>
          <w:szCs w:val="28"/>
        </w:rPr>
        <w:t>Внешние сущности</w:t>
      </w:r>
      <w:r w:rsidR="004A6DEE" w:rsidRPr="007226B0">
        <w:rPr>
          <w:sz w:val="28"/>
          <w:szCs w:val="28"/>
          <w:lang w:val="en-US"/>
        </w:rPr>
        <w:t xml:space="preserve">: </w:t>
      </w:r>
      <w:r w:rsidR="004A6DEE" w:rsidRPr="007226B0">
        <w:rPr>
          <w:sz w:val="28"/>
        </w:rPr>
        <w:t>Владелец</w:t>
      </w:r>
      <w:r w:rsidR="004A6DEE" w:rsidRPr="007226B0">
        <w:rPr>
          <w:sz w:val="28"/>
          <w:szCs w:val="28"/>
        </w:rPr>
        <w:t xml:space="preserve"> </w:t>
      </w:r>
      <w:r w:rsidR="004A6DEE" w:rsidRPr="007226B0">
        <w:rPr>
          <w:sz w:val="28"/>
        </w:rPr>
        <w:t>профиля</w:t>
      </w:r>
      <w:r w:rsidRPr="007226B0">
        <w:rPr>
          <w:sz w:val="28"/>
          <w:szCs w:val="28"/>
        </w:rPr>
        <w:t>.</w:t>
      </w:r>
    </w:p>
    <w:p w:rsidR="00EE593E" w:rsidRPr="007226B0" w:rsidRDefault="00EE593E" w:rsidP="00097C1B">
      <w:pPr>
        <w:numPr>
          <w:ilvl w:val="0"/>
          <w:numId w:val="64"/>
        </w:numPr>
        <w:spacing w:after="120" w:line="360" w:lineRule="auto"/>
        <w:jc w:val="both"/>
        <w:textAlignment w:val="baseline"/>
        <w:rPr>
          <w:sz w:val="28"/>
          <w:szCs w:val="28"/>
        </w:rPr>
      </w:pPr>
      <w:r w:rsidRPr="007226B0">
        <w:rPr>
          <w:sz w:val="28"/>
          <w:szCs w:val="28"/>
        </w:rPr>
        <w:t>Процесс: Система управления паролями.</w:t>
      </w:r>
    </w:p>
    <w:p w:rsidR="00EE593E" w:rsidRPr="007226B0" w:rsidRDefault="00EE593E" w:rsidP="00097C1B">
      <w:pPr>
        <w:numPr>
          <w:ilvl w:val="0"/>
          <w:numId w:val="64"/>
        </w:numPr>
        <w:spacing w:line="360" w:lineRule="auto"/>
        <w:jc w:val="both"/>
        <w:textAlignment w:val="baseline"/>
        <w:rPr>
          <w:sz w:val="28"/>
          <w:szCs w:val="28"/>
        </w:rPr>
      </w:pPr>
      <w:r w:rsidRPr="007226B0">
        <w:rPr>
          <w:sz w:val="28"/>
          <w:szCs w:val="28"/>
        </w:rPr>
        <w:t>Хранилища данных: База данных (</w:t>
      </w:r>
      <w:proofErr w:type="spellStart"/>
      <w:r w:rsidRPr="007226B0">
        <w:rPr>
          <w:sz w:val="28"/>
          <w:szCs w:val="28"/>
        </w:rPr>
        <w:t>SQLite</w:t>
      </w:r>
      <w:proofErr w:type="spellEnd"/>
      <w:r w:rsidRPr="007226B0">
        <w:rPr>
          <w:sz w:val="28"/>
          <w:szCs w:val="28"/>
        </w:rPr>
        <w:t>), Журнал аудита, Файл настроек.</w:t>
      </w:r>
    </w:p>
    <w:p w:rsidR="00EE593E" w:rsidRPr="007D6AAF" w:rsidRDefault="00EE593E" w:rsidP="00097C1B">
      <w:pPr>
        <w:spacing w:line="360" w:lineRule="auto"/>
        <w:jc w:val="both"/>
        <w:textAlignment w:val="baseline"/>
        <w:rPr>
          <w:sz w:val="28"/>
          <w:szCs w:val="28"/>
        </w:rPr>
      </w:pPr>
      <w:r w:rsidRPr="00097C1B">
        <w:rPr>
          <w:rStyle w:val="af"/>
          <w:b w:val="0"/>
          <w:bCs w:val="0"/>
          <w:sz w:val="28"/>
          <w:szCs w:val="28"/>
          <w:bdr w:val="none" w:sz="0" w:space="0" w:color="auto" w:frame="1"/>
        </w:rPr>
        <w:t>Диаграмма уровня 1:</w:t>
      </w:r>
    </w:p>
    <w:p w:rsidR="00EE593E" w:rsidRPr="007226B0" w:rsidRDefault="00EE593E" w:rsidP="00097C1B">
      <w:pPr>
        <w:numPr>
          <w:ilvl w:val="0"/>
          <w:numId w:val="65"/>
        </w:numPr>
        <w:spacing w:after="120" w:line="360" w:lineRule="auto"/>
        <w:jc w:val="both"/>
        <w:textAlignment w:val="baseline"/>
        <w:rPr>
          <w:sz w:val="28"/>
          <w:szCs w:val="28"/>
        </w:rPr>
      </w:pPr>
      <w:r w:rsidRPr="007226B0">
        <w:rPr>
          <w:sz w:val="28"/>
          <w:szCs w:val="28"/>
        </w:rPr>
        <w:t>Процесс 1: Аутентификация (вход: учётные данные; выход: сессия).</w:t>
      </w:r>
    </w:p>
    <w:p w:rsidR="00EE593E" w:rsidRPr="007226B0" w:rsidRDefault="00EE593E" w:rsidP="00097C1B">
      <w:pPr>
        <w:numPr>
          <w:ilvl w:val="0"/>
          <w:numId w:val="65"/>
        </w:numPr>
        <w:spacing w:after="120" w:line="360" w:lineRule="auto"/>
        <w:jc w:val="both"/>
        <w:textAlignment w:val="baseline"/>
        <w:rPr>
          <w:sz w:val="28"/>
          <w:szCs w:val="28"/>
        </w:rPr>
      </w:pPr>
      <w:r w:rsidRPr="007226B0">
        <w:rPr>
          <w:sz w:val="28"/>
          <w:szCs w:val="28"/>
        </w:rPr>
        <w:t>Процесс 2: Управление паролями (вход: команды пользователя; выход: зашифрованные данные).</w:t>
      </w:r>
    </w:p>
    <w:p w:rsidR="00EE593E" w:rsidRPr="007226B0" w:rsidRDefault="00EE593E" w:rsidP="00097C1B">
      <w:pPr>
        <w:numPr>
          <w:ilvl w:val="0"/>
          <w:numId w:val="65"/>
        </w:numPr>
        <w:spacing w:after="120" w:line="360" w:lineRule="auto"/>
        <w:jc w:val="both"/>
        <w:textAlignment w:val="baseline"/>
        <w:rPr>
          <w:sz w:val="28"/>
          <w:szCs w:val="28"/>
        </w:rPr>
      </w:pPr>
      <w:r w:rsidRPr="007226B0">
        <w:rPr>
          <w:sz w:val="28"/>
          <w:szCs w:val="28"/>
        </w:rPr>
        <w:t>Процесс 3: Генерация паролей (вход: параметры; выход: пароль).</w:t>
      </w:r>
    </w:p>
    <w:p w:rsidR="00EE593E" w:rsidRPr="007226B0" w:rsidRDefault="00EE593E" w:rsidP="00097C1B">
      <w:pPr>
        <w:numPr>
          <w:ilvl w:val="0"/>
          <w:numId w:val="65"/>
        </w:numPr>
        <w:spacing w:after="120" w:line="360" w:lineRule="auto"/>
        <w:jc w:val="both"/>
        <w:textAlignment w:val="baseline"/>
        <w:rPr>
          <w:sz w:val="28"/>
          <w:szCs w:val="28"/>
        </w:rPr>
      </w:pPr>
      <w:r w:rsidRPr="007226B0">
        <w:rPr>
          <w:sz w:val="28"/>
          <w:szCs w:val="28"/>
        </w:rPr>
        <w:t>Процесс 4: Аудит (вход: события; выход: записи журнала).</w:t>
      </w:r>
    </w:p>
    <w:p w:rsidR="001A666E" w:rsidRPr="00564FAB" w:rsidRDefault="00EE593E" w:rsidP="00097C1B">
      <w:pPr>
        <w:numPr>
          <w:ilvl w:val="0"/>
          <w:numId w:val="65"/>
        </w:numPr>
        <w:spacing w:line="360" w:lineRule="auto"/>
        <w:jc w:val="both"/>
        <w:textAlignment w:val="baseline"/>
        <w:rPr>
          <w:sz w:val="28"/>
          <w:szCs w:val="28"/>
        </w:rPr>
      </w:pPr>
      <w:r w:rsidRPr="007226B0">
        <w:rPr>
          <w:sz w:val="28"/>
          <w:szCs w:val="28"/>
        </w:rPr>
        <w:t>Процесс 5: Импорт/экспорт (вход: файл; выход: данные/файл).</w:t>
      </w:r>
    </w:p>
    <w:p w:rsidR="00B53DF7" w:rsidRPr="007226B0" w:rsidRDefault="00EE593E" w:rsidP="00097C1B">
      <w:pPr>
        <w:spacing w:line="360" w:lineRule="auto"/>
        <w:ind w:firstLine="360"/>
        <w:jc w:val="both"/>
        <w:textAlignment w:val="baseline"/>
        <w:rPr>
          <w:color w:val="000000"/>
          <w:sz w:val="28"/>
          <w:szCs w:val="28"/>
        </w:rPr>
      </w:pPr>
      <w:r w:rsidRPr="007226B0">
        <w:rPr>
          <w:sz w:val="28"/>
          <w:szCs w:val="28"/>
        </w:rPr>
        <w:t>Таким образом, в первой главе проведён анализ предметной области, бизнес-процессов, существующих решений, выявлены проблемы и сформулированы требования к разрабатываемой системе. На основании полученных результатов можно перейти к выбору инструментария и проектированию системы.</w:t>
      </w:r>
    </w:p>
    <w:p w:rsidR="00740B91" w:rsidRPr="00097C1B" w:rsidRDefault="00B53DF7" w:rsidP="00097C1B">
      <w:pPr>
        <w:pStyle w:val="1"/>
        <w:spacing w:before="360" w:after="240" w:line="360" w:lineRule="auto"/>
        <w:jc w:val="both"/>
        <w:textAlignment w:val="baseline"/>
        <w:rPr>
          <w:rFonts w:ascii="Times New Roman" w:hAnsi="Times New Roman"/>
          <w:b w:val="0"/>
          <w:bCs w:val="0"/>
        </w:rPr>
      </w:pPr>
      <w:r w:rsidRPr="007226B0">
        <w:rPr>
          <w:rFonts w:ascii="Times New Roman" w:hAnsi="Times New Roman"/>
          <w:color w:val="000000"/>
          <w:sz w:val="28"/>
          <w:szCs w:val="28"/>
        </w:rPr>
        <w:br w:type="page"/>
      </w:r>
      <w:bookmarkStart w:id="2428" w:name="_Toc230173168"/>
      <w:r w:rsidR="00740B91" w:rsidRPr="00097C1B">
        <w:rPr>
          <w:rFonts w:ascii="Times New Roman" w:hAnsi="Times New Roman"/>
          <w:b w:val="0"/>
          <w:bCs w:val="0"/>
        </w:rPr>
        <w:lastRenderedPageBreak/>
        <w:t>ГЛАВА 2. ИСПОЛЬЗУЕМЫЙ ИНСТРУМЕНТАРИЙ</w:t>
      </w:r>
      <w:bookmarkEnd w:id="2428"/>
    </w:p>
    <w:p w:rsidR="00740B91" w:rsidRPr="00097C1B" w:rsidRDefault="00740B91" w:rsidP="00097C1B">
      <w:pPr>
        <w:pStyle w:val="2"/>
        <w:spacing w:before="360" w:beforeAutospacing="0" w:after="240" w:afterAutospacing="0" w:line="360" w:lineRule="auto"/>
        <w:jc w:val="both"/>
        <w:textAlignment w:val="baseline"/>
        <w:rPr>
          <w:b w:val="0"/>
          <w:bCs w:val="0"/>
          <w:sz w:val="28"/>
          <w:szCs w:val="28"/>
        </w:rPr>
      </w:pPr>
      <w:bookmarkStart w:id="2429" w:name="_Toc230173169"/>
      <w:r w:rsidRPr="00097C1B">
        <w:rPr>
          <w:b w:val="0"/>
          <w:bCs w:val="0"/>
          <w:sz w:val="28"/>
          <w:szCs w:val="28"/>
        </w:rPr>
        <w:t>2.1 Критерии выбора инструментов</w:t>
      </w:r>
      <w:bookmarkEnd w:id="2429"/>
    </w:p>
    <w:p w:rsidR="00740B91" w:rsidRPr="007226B0" w:rsidRDefault="00740B91" w:rsidP="00097C1B">
      <w:pPr>
        <w:spacing w:line="360" w:lineRule="auto"/>
        <w:ind w:firstLine="708"/>
        <w:jc w:val="both"/>
        <w:textAlignment w:val="baseline"/>
        <w:rPr>
          <w:sz w:val="28"/>
          <w:szCs w:val="28"/>
        </w:rPr>
      </w:pPr>
      <w:r w:rsidRPr="007226B0">
        <w:rPr>
          <w:sz w:val="28"/>
          <w:szCs w:val="28"/>
        </w:rPr>
        <w:t>Выбор инструментария для разработки информационной системы управления паролями осуществлялся на основании следующих критериев:</w:t>
      </w:r>
    </w:p>
    <w:p w:rsidR="00740B91" w:rsidRPr="007226B0" w:rsidRDefault="00740B91" w:rsidP="00097C1B">
      <w:pPr>
        <w:spacing w:line="360" w:lineRule="auto"/>
        <w:jc w:val="both"/>
        <w:textAlignment w:val="baseline"/>
        <w:rPr>
          <w:sz w:val="28"/>
          <w:szCs w:val="28"/>
        </w:rPr>
      </w:pPr>
      <w:r w:rsidRPr="00097C1B">
        <w:rPr>
          <w:rStyle w:val="af"/>
          <w:b w:val="0"/>
          <w:bCs w:val="0"/>
          <w:sz w:val="28"/>
          <w:szCs w:val="28"/>
          <w:bdr w:val="none" w:sz="0" w:space="0" w:color="auto" w:frame="1"/>
        </w:rPr>
        <w:t>Безопасность.</w:t>
      </w:r>
      <w:r w:rsidRPr="007226B0">
        <w:rPr>
          <w:sz w:val="28"/>
          <w:szCs w:val="28"/>
        </w:rPr>
        <w:t xml:space="preserve"> Поскольку система предназначена для хранения конфиденциальных данных, все компоненты должны обеспечивать надёжную криптографическую защиту, поддерживать современные алгоритмы шифрования и иметь проверенную репутацию в области информационной безопасности.</w:t>
      </w:r>
    </w:p>
    <w:p w:rsidR="00740B91"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Кроссплатформенность.</w:t>
      </w:r>
      <w:r w:rsidRPr="007D6AAF">
        <w:rPr>
          <w:sz w:val="28"/>
          <w:szCs w:val="28"/>
        </w:rPr>
        <w:t xml:space="preserve"> </w:t>
      </w:r>
      <w:r w:rsidRPr="007226B0">
        <w:rPr>
          <w:sz w:val="28"/>
          <w:szCs w:val="28"/>
        </w:rPr>
        <w:t xml:space="preserve">Система должна функционировать на различных операционных системах (Windows, </w:t>
      </w:r>
      <w:proofErr w:type="spellStart"/>
      <w:r w:rsidRPr="007226B0">
        <w:rPr>
          <w:sz w:val="28"/>
          <w:szCs w:val="28"/>
        </w:rPr>
        <w:t>macOS</w:t>
      </w:r>
      <w:proofErr w:type="spellEnd"/>
      <w:r w:rsidRPr="007226B0">
        <w:rPr>
          <w:sz w:val="28"/>
          <w:szCs w:val="28"/>
        </w:rPr>
        <w:t xml:space="preserve">, Linux, </w:t>
      </w:r>
      <w:proofErr w:type="spellStart"/>
      <w:r w:rsidRPr="007226B0">
        <w:rPr>
          <w:sz w:val="28"/>
          <w:szCs w:val="28"/>
        </w:rPr>
        <w:t>iOS</w:t>
      </w:r>
      <w:proofErr w:type="spellEnd"/>
      <w:r w:rsidRPr="007226B0">
        <w:rPr>
          <w:sz w:val="28"/>
          <w:szCs w:val="28"/>
        </w:rPr>
        <w:t xml:space="preserve">, </w:t>
      </w:r>
      <w:proofErr w:type="spellStart"/>
      <w:r w:rsidRPr="007226B0">
        <w:rPr>
          <w:sz w:val="28"/>
          <w:szCs w:val="28"/>
        </w:rPr>
        <w:t>Android</w:t>
      </w:r>
      <w:proofErr w:type="spellEnd"/>
      <w:r w:rsidRPr="007226B0">
        <w:rPr>
          <w:sz w:val="28"/>
          <w:szCs w:val="28"/>
        </w:rPr>
        <w:t>) из единой кодовой базы, что обеспечит снижение затрат на разработку и поддержку, а также единообразие пользовательского опыта.</w:t>
      </w:r>
    </w:p>
    <w:p w:rsidR="00740B91"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Производительность.</w:t>
      </w:r>
      <w:r w:rsidRPr="007226B0">
        <w:rPr>
          <w:sz w:val="28"/>
          <w:szCs w:val="28"/>
        </w:rPr>
        <w:t xml:space="preserve"> Инструменты должны обеспечивать высокую скорость работы интерфейса, быстрое выполнение криптографических операций и эффективное взаимодействие с локальной базой данных.</w:t>
      </w:r>
    </w:p>
    <w:p w:rsidR="00740B91"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Поддержка сообщества.</w:t>
      </w:r>
      <w:r w:rsidRPr="007226B0">
        <w:rPr>
          <w:sz w:val="28"/>
          <w:szCs w:val="28"/>
        </w:rPr>
        <w:t xml:space="preserve"> Наличие активного сообщества разработчиков, обширной документации, готовых библиотек и регулярных обновлений снижает риски разработки и упрощает решение возникающих проблем.</w:t>
      </w:r>
    </w:p>
    <w:p w:rsidR="00740B91"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Масштабируемость.</w:t>
      </w:r>
      <w:r w:rsidRPr="007D6AAF">
        <w:rPr>
          <w:sz w:val="28"/>
          <w:szCs w:val="28"/>
        </w:rPr>
        <w:t xml:space="preserve"> </w:t>
      </w:r>
      <w:r w:rsidRPr="007226B0">
        <w:rPr>
          <w:sz w:val="28"/>
          <w:szCs w:val="28"/>
        </w:rPr>
        <w:t>Архитектура и инструменты должны позволять расширять функциональность системы без переписывания существующего кода.</w:t>
      </w:r>
    </w:p>
    <w:p w:rsidR="00564FAB" w:rsidRDefault="00740B91" w:rsidP="00097C1B">
      <w:pPr>
        <w:spacing w:line="360" w:lineRule="auto"/>
        <w:ind w:firstLine="708"/>
        <w:jc w:val="both"/>
        <w:textAlignment w:val="baseline"/>
      </w:pPr>
      <w:r w:rsidRPr="00DE7F37">
        <w:rPr>
          <w:rStyle w:val="af"/>
          <w:b w:val="0"/>
          <w:bCs w:val="0"/>
          <w:sz w:val="28"/>
          <w:szCs w:val="28"/>
          <w:bdr w:val="none" w:sz="0" w:space="0" w:color="auto" w:frame="1"/>
        </w:rPr>
        <w:t>Удобство разработки.</w:t>
      </w:r>
      <w:r w:rsidRPr="007D6AAF">
        <w:rPr>
          <w:sz w:val="28"/>
          <w:szCs w:val="28"/>
        </w:rPr>
        <w:t xml:space="preserve"> </w:t>
      </w:r>
      <w:r w:rsidRPr="007226B0">
        <w:rPr>
          <w:sz w:val="28"/>
          <w:szCs w:val="28"/>
        </w:rPr>
        <w:t>Инструменты должны обеспечивать быстрый цикл разработки, удобную отладку, тестирование и развёртывание.</w:t>
      </w:r>
    </w:p>
    <w:p w:rsidR="00DE7F37" w:rsidRPr="00097C1B" w:rsidDel="0094035A" w:rsidRDefault="00740B91" w:rsidP="00097C1B">
      <w:pPr>
        <w:pStyle w:val="2"/>
        <w:spacing w:before="360" w:beforeAutospacing="0" w:after="240" w:afterAutospacing="0" w:line="360" w:lineRule="auto"/>
        <w:jc w:val="both"/>
        <w:textAlignment w:val="baseline"/>
        <w:rPr>
          <w:del w:id="2430" w:author="Sasha Azazlov" w:date="2026-05-19T13:41:00Z" w16du:dateUtc="2026-05-19T10:41:00Z"/>
          <w:b w:val="0"/>
          <w:bCs w:val="0"/>
          <w:sz w:val="28"/>
          <w:szCs w:val="28"/>
        </w:rPr>
      </w:pPr>
      <w:r w:rsidRPr="00DF15AA">
        <w:rPr>
          <w:b w:val="0"/>
          <w:bCs w:val="0"/>
          <w:sz w:val="28"/>
          <w:szCs w:val="28"/>
        </w:rPr>
        <w:t>2.2 Выбор системы управления базами данных</w:t>
      </w:r>
    </w:p>
    <w:p w:rsidR="00DE7F37" w:rsidDel="0094035A" w:rsidRDefault="00DE7F37" w:rsidP="00DE7F37">
      <w:pPr>
        <w:pStyle w:val="2"/>
        <w:spacing w:before="360" w:beforeAutospacing="0" w:after="240" w:afterAutospacing="0" w:line="360" w:lineRule="auto"/>
        <w:jc w:val="both"/>
        <w:textAlignment w:val="baseline"/>
        <w:rPr>
          <w:del w:id="2431" w:author="Sasha Azazlov" w:date="2026-05-19T13:41:00Z" w16du:dateUtc="2026-05-19T10:41:00Z"/>
          <w:b w:val="0"/>
          <w:bCs w:val="0"/>
          <w:sz w:val="28"/>
          <w:szCs w:val="28"/>
        </w:rPr>
      </w:pPr>
    </w:p>
    <w:p w:rsidR="0094035A" w:rsidRDefault="0094035A">
      <w:pPr>
        <w:rPr>
          <w:ins w:id="2432" w:author="Sasha Azazlov" w:date="2026-05-19T13:41:00Z" w16du:dateUtc="2026-05-19T10:41:00Z"/>
          <w:sz w:val="28"/>
          <w:szCs w:val="28"/>
        </w:rPr>
      </w:pPr>
      <w:ins w:id="2433" w:author="Sasha Azazlov" w:date="2026-05-19T13:41:00Z" w16du:dateUtc="2026-05-19T10:41:00Z">
        <w:r>
          <w:rPr>
            <w:b/>
            <w:bCs/>
            <w:sz w:val="28"/>
            <w:szCs w:val="28"/>
          </w:rPr>
          <w:br w:type="page"/>
        </w:r>
      </w:ins>
    </w:p>
    <w:p w:rsidR="00DE7F37" w:rsidDel="0094035A" w:rsidRDefault="00DE7F37" w:rsidP="00DE7F37">
      <w:pPr>
        <w:pStyle w:val="2"/>
        <w:spacing w:before="360" w:beforeAutospacing="0" w:after="240" w:afterAutospacing="0" w:line="360" w:lineRule="auto"/>
        <w:jc w:val="both"/>
        <w:textAlignment w:val="baseline"/>
        <w:rPr>
          <w:del w:id="2434" w:author="Sasha Azazlov" w:date="2026-05-19T13:41:00Z" w16du:dateUtc="2026-05-19T10:41:00Z"/>
          <w:b w:val="0"/>
          <w:bCs w:val="0"/>
          <w:sz w:val="28"/>
          <w:szCs w:val="28"/>
        </w:rPr>
      </w:pPr>
    </w:p>
    <w:p w:rsidR="00740B91" w:rsidRPr="00097C1B" w:rsidRDefault="00740B91" w:rsidP="00097C1B">
      <w:pPr>
        <w:pStyle w:val="2"/>
        <w:spacing w:before="360" w:beforeAutospacing="0" w:after="240" w:afterAutospacing="0" w:line="360" w:lineRule="auto"/>
        <w:jc w:val="both"/>
        <w:textAlignment w:val="baseline"/>
        <w:rPr>
          <w:b w:val="0"/>
          <w:bCs w:val="0"/>
          <w:sz w:val="28"/>
          <w:szCs w:val="28"/>
        </w:rPr>
      </w:pPr>
      <w:bookmarkStart w:id="2435" w:name="_Toc230173170"/>
      <w:r w:rsidRPr="00097C1B">
        <w:rPr>
          <w:b w:val="0"/>
          <w:bCs w:val="0"/>
          <w:sz w:val="28"/>
          <w:szCs w:val="28"/>
        </w:rPr>
        <w:t xml:space="preserve">2.2.1 Обоснование выбора </w:t>
      </w:r>
      <w:proofErr w:type="spellStart"/>
      <w:r w:rsidRPr="00097C1B">
        <w:rPr>
          <w:b w:val="0"/>
          <w:bCs w:val="0"/>
          <w:sz w:val="28"/>
          <w:szCs w:val="28"/>
        </w:rPr>
        <w:t>SQLite</w:t>
      </w:r>
      <w:bookmarkEnd w:id="2435"/>
      <w:proofErr w:type="spellEnd"/>
    </w:p>
    <w:p w:rsidR="002E5B49" w:rsidRPr="007226B0" w:rsidRDefault="00740B91" w:rsidP="00097C1B">
      <w:pPr>
        <w:spacing w:line="360" w:lineRule="auto"/>
        <w:ind w:firstLine="708"/>
        <w:jc w:val="both"/>
        <w:textAlignment w:val="baseline"/>
        <w:rPr>
          <w:sz w:val="28"/>
          <w:szCs w:val="28"/>
        </w:rPr>
      </w:pPr>
      <w:r w:rsidRPr="007226B0">
        <w:rPr>
          <w:sz w:val="28"/>
          <w:szCs w:val="28"/>
        </w:rPr>
        <w:t xml:space="preserve">Для разрабатываемой системы выбрана встраиваемая реляционная СУБД </w:t>
      </w:r>
      <w:proofErr w:type="spellStart"/>
      <w:r w:rsidRPr="007226B0">
        <w:rPr>
          <w:sz w:val="28"/>
          <w:szCs w:val="28"/>
        </w:rPr>
        <w:t>SQLite</w:t>
      </w:r>
      <w:proofErr w:type="spellEnd"/>
      <w:r w:rsidRPr="007226B0">
        <w:rPr>
          <w:sz w:val="28"/>
          <w:szCs w:val="28"/>
        </w:rPr>
        <w:t>. Данный выбор обусловлен спецификой задачи — система должна обеспечивать полностью автономное локальное хранение данных без зависимости от сетевой инфраструктуры.</w:t>
      </w:r>
    </w:p>
    <w:p w:rsidR="007D6AAF" w:rsidRPr="007226B0" w:rsidRDefault="00740B91" w:rsidP="00097C1B">
      <w:pPr>
        <w:spacing w:line="360" w:lineRule="auto"/>
        <w:ind w:firstLine="708"/>
        <w:jc w:val="both"/>
        <w:textAlignment w:val="baseline"/>
        <w:rPr>
          <w:sz w:val="28"/>
          <w:szCs w:val="28"/>
        </w:rPr>
      </w:pPr>
      <w:proofErr w:type="spellStart"/>
      <w:r w:rsidRPr="007226B0">
        <w:rPr>
          <w:sz w:val="28"/>
          <w:szCs w:val="28"/>
        </w:rPr>
        <w:t>SQLite</w:t>
      </w:r>
      <w:proofErr w:type="spellEnd"/>
      <w:r w:rsidRPr="007226B0">
        <w:rPr>
          <w:sz w:val="28"/>
          <w:szCs w:val="28"/>
        </w:rPr>
        <w:t xml:space="preserve"> представляет собой </w:t>
      </w:r>
      <w:proofErr w:type="spellStart"/>
      <w:r w:rsidRPr="007226B0">
        <w:rPr>
          <w:sz w:val="28"/>
          <w:szCs w:val="28"/>
        </w:rPr>
        <w:t>серверless</w:t>
      </w:r>
      <w:proofErr w:type="spellEnd"/>
      <w:r w:rsidRPr="007226B0">
        <w:rPr>
          <w:sz w:val="28"/>
          <w:szCs w:val="28"/>
        </w:rPr>
        <w:t xml:space="preserve"> СУБД, где весь функционал реализован в виде библиотеки, связываемой с приложением. База данных хранится в едином файле на диске, что обеспечивает максимальную портативность и упрощает резервное копирование. Размер библиотеки составляет менее 600 КБ, что делает её идеальной для встраиваемых приложений.</w:t>
      </w:r>
    </w:p>
    <w:p w:rsidR="00740B91" w:rsidRPr="007D6AAF" w:rsidRDefault="00740B91" w:rsidP="00097C1B">
      <w:pPr>
        <w:spacing w:line="360" w:lineRule="auto"/>
        <w:jc w:val="both"/>
        <w:textAlignment w:val="baseline"/>
        <w:rPr>
          <w:sz w:val="28"/>
          <w:szCs w:val="28"/>
        </w:rPr>
      </w:pPr>
      <w:r w:rsidRPr="00097C1B">
        <w:rPr>
          <w:rStyle w:val="af"/>
          <w:b w:val="0"/>
          <w:bCs w:val="0"/>
          <w:sz w:val="28"/>
          <w:szCs w:val="28"/>
          <w:bdr w:val="none" w:sz="0" w:space="0" w:color="auto" w:frame="1"/>
        </w:rPr>
        <w:t xml:space="preserve">Преимущества </w:t>
      </w:r>
      <w:proofErr w:type="spellStart"/>
      <w:r w:rsidRPr="00097C1B">
        <w:rPr>
          <w:rStyle w:val="af"/>
          <w:b w:val="0"/>
          <w:bCs w:val="0"/>
          <w:sz w:val="28"/>
          <w:szCs w:val="28"/>
          <w:bdr w:val="none" w:sz="0" w:space="0" w:color="auto" w:frame="1"/>
        </w:rPr>
        <w:t>SQLite</w:t>
      </w:r>
      <w:proofErr w:type="spellEnd"/>
      <w:r w:rsidRPr="00097C1B">
        <w:rPr>
          <w:rStyle w:val="af"/>
          <w:b w:val="0"/>
          <w:bCs w:val="0"/>
          <w:sz w:val="28"/>
          <w:szCs w:val="28"/>
          <w:bdr w:val="none" w:sz="0" w:space="0" w:color="auto" w:frame="1"/>
        </w:rPr>
        <w:t xml:space="preserve"> для данного проекта:</w:t>
      </w:r>
    </w:p>
    <w:p w:rsidR="00740B91" w:rsidRPr="007226B0" w:rsidRDefault="00740B91" w:rsidP="00097C1B">
      <w:pPr>
        <w:numPr>
          <w:ilvl w:val="0"/>
          <w:numId w:val="66"/>
        </w:numPr>
        <w:spacing w:line="360" w:lineRule="auto"/>
        <w:jc w:val="both"/>
        <w:textAlignment w:val="baseline"/>
        <w:rPr>
          <w:sz w:val="28"/>
          <w:szCs w:val="28"/>
        </w:rPr>
      </w:pPr>
      <w:r w:rsidRPr="00097C1B">
        <w:rPr>
          <w:rStyle w:val="af"/>
          <w:b w:val="0"/>
          <w:bCs w:val="0"/>
          <w:sz w:val="28"/>
          <w:szCs w:val="28"/>
          <w:bdr w:val="none" w:sz="0" w:space="0" w:color="auto" w:frame="1"/>
        </w:rPr>
        <w:t>Локальная работа.</w:t>
      </w:r>
      <w:r w:rsidRPr="007D6AAF">
        <w:rPr>
          <w:sz w:val="28"/>
          <w:szCs w:val="28"/>
        </w:rPr>
        <w:t xml:space="preserve"> </w:t>
      </w:r>
      <w:r w:rsidRPr="007226B0">
        <w:rPr>
          <w:sz w:val="28"/>
          <w:szCs w:val="28"/>
        </w:rPr>
        <w:t>Отсутствие необходимости в серверном процессе и сетевом подключении обеспечивает полную автономность системы. Данные хранятся на устройстве пользователя, что исключает риски, связанные с передачей информации по сети.</w:t>
      </w:r>
    </w:p>
    <w:p w:rsidR="00740B91" w:rsidRPr="007226B0" w:rsidRDefault="00740B91" w:rsidP="00097C1B">
      <w:pPr>
        <w:numPr>
          <w:ilvl w:val="0"/>
          <w:numId w:val="66"/>
        </w:numPr>
        <w:spacing w:line="360" w:lineRule="auto"/>
        <w:jc w:val="both"/>
        <w:textAlignment w:val="baseline"/>
        <w:rPr>
          <w:sz w:val="28"/>
          <w:szCs w:val="28"/>
        </w:rPr>
      </w:pPr>
      <w:r w:rsidRPr="00097C1B">
        <w:rPr>
          <w:rStyle w:val="af"/>
          <w:b w:val="0"/>
          <w:bCs w:val="0"/>
          <w:sz w:val="28"/>
          <w:szCs w:val="28"/>
          <w:bdr w:val="none" w:sz="0" w:space="0" w:color="auto" w:frame="1"/>
        </w:rPr>
        <w:t>Высокая скорость.</w:t>
      </w:r>
      <w:r w:rsidRPr="007226B0">
        <w:rPr>
          <w:sz w:val="28"/>
          <w:szCs w:val="28"/>
        </w:rPr>
        <w:t xml:space="preserve"> Для однопользовательских сценариев с преобладанием операций чтения </w:t>
      </w:r>
      <w:proofErr w:type="spellStart"/>
      <w:r w:rsidRPr="007226B0">
        <w:rPr>
          <w:sz w:val="28"/>
          <w:szCs w:val="28"/>
        </w:rPr>
        <w:t>SQLite</w:t>
      </w:r>
      <w:proofErr w:type="spellEnd"/>
      <w:r w:rsidRPr="007226B0">
        <w:rPr>
          <w:sz w:val="28"/>
          <w:szCs w:val="28"/>
        </w:rPr>
        <w:t xml:space="preserve"> демонстрирует производительность, сопоставимую с серверными СУБД. Отсутствие сетевого взаимодействия и </w:t>
      </w:r>
      <w:proofErr w:type="spellStart"/>
      <w:r w:rsidRPr="007226B0">
        <w:rPr>
          <w:sz w:val="28"/>
          <w:szCs w:val="28"/>
        </w:rPr>
        <w:t>межпроцессной</w:t>
      </w:r>
      <w:proofErr w:type="spellEnd"/>
      <w:r w:rsidRPr="007226B0">
        <w:rPr>
          <w:sz w:val="28"/>
          <w:szCs w:val="28"/>
        </w:rPr>
        <w:t xml:space="preserve"> коммуникации снижает накладные расходы.</w:t>
      </w:r>
    </w:p>
    <w:p w:rsidR="00740B91" w:rsidRPr="007226B0" w:rsidRDefault="00740B91" w:rsidP="00097C1B">
      <w:pPr>
        <w:numPr>
          <w:ilvl w:val="0"/>
          <w:numId w:val="66"/>
        </w:numPr>
        <w:spacing w:line="360" w:lineRule="auto"/>
        <w:jc w:val="both"/>
        <w:textAlignment w:val="baseline"/>
        <w:rPr>
          <w:sz w:val="28"/>
          <w:szCs w:val="28"/>
        </w:rPr>
      </w:pPr>
      <w:r w:rsidRPr="00097C1B">
        <w:rPr>
          <w:rStyle w:val="af"/>
          <w:b w:val="0"/>
          <w:bCs w:val="0"/>
          <w:sz w:val="28"/>
          <w:szCs w:val="28"/>
          <w:bdr w:val="none" w:sz="0" w:space="0" w:color="auto" w:frame="1"/>
        </w:rPr>
        <w:t>Простота резервного копирования.</w:t>
      </w:r>
      <w:r w:rsidRPr="007D6AAF">
        <w:rPr>
          <w:sz w:val="28"/>
          <w:szCs w:val="28"/>
        </w:rPr>
        <w:t xml:space="preserve"> </w:t>
      </w:r>
      <w:r w:rsidRPr="007226B0">
        <w:rPr>
          <w:sz w:val="28"/>
          <w:szCs w:val="28"/>
        </w:rPr>
        <w:t>База данных представляет собой единый файл, который можно скопировать, заархивировать или перенести на другое устройство стандартными средствами операционной системы.</w:t>
      </w:r>
    </w:p>
    <w:p w:rsidR="00740B91" w:rsidRPr="007226B0" w:rsidRDefault="00740B91" w:rsidP="00097C1B">
      <w:pPr>
        <w:numPr>
          <w:ilvl w:val="0"/>
          <w:numId w:val="66"/>
        </w:numPr>
        <w:spacing w:line="360" w:lineRule="auto"/>
        <w:jc w:val="both"/>
        <w:textAlignment w:val="baseline"/>
        <w:rPr>
          <w:sz w:val="28"/>
          <w:szCs w:val="28"/>
        </w:rPr>
      </w:pPr>
      <w:r w:rsidRPr="00097C1B">
        <w:rPr>
          <w:rStyle w:val="af"/>
          <w:b w:val="0"/>
          <w:bCs w:val="0"/>
          <w:sz w:val="28"/>
          <w:szCs w:val="28"/>
          <w:bdr w:val="none" w:sz="0" w:space="0" w:color="auto" w:frame="1"/>
        </w:rPr>
        <w:t>Безопасность локального хранения.</w:t>
      </w:r>
      <w:r w:rsidRPr="007D6AAF">
        <w:rPr>
          <w:sz w:val="28"/>
          <w:szCs w:val="28"/>
        </w:rPr>
        <w:t xml:space="preserve"> </w:t>
      </w:r>
      <w:r w:rsidRPr="007226B0">
        <w:rPr>
          <w:sz w:val="28"/>
          <w:szCs w:val="28"/>
        </w:rPr>
        <w:t>Шифрование на уровне приложения обеспечивает защиту данных независимо от механизмов СУБД. Файловая система ограничивает доступ к базе данных правами пользователя, а содержимое зашифровано криптографическими средствами приложения.</w:t>
      </w:r>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lang w:val="en-US"/>
        </w:rPr>
      </w:pPr>
      <w:bookmarkStart w:id="2436" w:name="_Toc230173171"/>
      <w:r w:rsidRPr="00097C1B">
        <w:rPr>
          <w:rFonts w:ascii="Times New Roman" w:hAnsi="Times New Roman"/>
          <w:b w:val="0"/>
          <w:bCs w:val="0"/>
          <w:sz w:val="28"/>
          <w:szCs w:val="28"/>
        </w:rPr>
        <w:lastRenderedPageBreak/>
        <w:t>2.2.2 Сравнение с альтернативами</w:t>
      </w:r>
      <w:bookmarkEnd w:id="2436"/>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89"/>
        <w:gridCol w:w="2301"/>
        <w:gridCol w:w="2344"/>
        <w:gridCol w:w="2344"/>
      </w:tblGrid>
      <w:tr w:rsidR="00740B91" w:rsidRPr="007226B0" w:rsidTr="002E5B49">
        <w:trPr>
          <w:tblHeader/>
        </w:trPr>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r w:rsidRPr="00097C1B">
              <w:rPr>
                <w:sz w:val="28"/>
                <w:szCs w:val="28"/>
              </w:rPr>
              <w:t>Критерий</w:t>
            </w:r>
          </w:p>
        </w:tc>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proofErr w:type="spellStart"/>
            <w:r w:rsidRPr="00097C1B">
              <w:rPr>
                <w:sz w:val="28"/>
                <w:szCs w:val="28"/>
              </w:rPr>
              <w:t>SQLite</w:t>
            </w:r>
            <w:proofErr w:type="spellEnd"/>
          </w:p>
        </w:tc>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proofErr w:type="spellStart"/>
            <w:r w:rsidRPr="00097C1B">
              <w:rPr>
                <w:sz w:val="28"/>
                <w:szCs w:val="28"/>
              </w:rPr>
              <w:t>PostgreSQL</w:t>
            </w:r>
            <w:proofErr w:type="spellEnd"/>
          </w:p>
        </w:tc>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r w:rsidRPr="00097C1B">
              <w:rPr>
                <w:sz w:val="28"/>
                <w:szCs w:val="28"/>
              </w:rPr>
              <w:t>MySQL</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Архитектура</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 xml:space="preserve">Встраиваемая, </w:t>
            </w:r>
            <w:proofErr w:type="spellStart"/>
            <w:r w:rsidRPr="007D6AAF">
              <w:rPr>
                <w:sz w:val="28"/>
                <w:szCs w:val="28"/>
              </w:rPr>
              <w:t>серверless</w:t>
            </w:r>
            <w:proofErr w:type="spellEnd"/>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Клиент-серверная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Клиент-серверная</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Требования к инфраструктуре</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Нет (единый файл)</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Требуется серверный процесс</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Требуется серверный процесс</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Сетевые зависимости</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Нет</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Обязательно</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Обязательно</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Размер</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proofErr w:type="gramStart"/>
            <w:r w:rsidRPr="007D6AAF">
              <w:rPr>
                <w:sz w:val="28"/>
                <w:szCs w:val="28"/>
              </w:rPr>
              <w:t>&lt; 600</w:t>
            </w:r>
            <w:proofErr w:type="gramEnd"/>
            <w:r w:rsidRPr="007D6AAF">
              <w:rPr>
                <w:sz w:val="28"/>
                <w:szCs w:val="28"/>
              </w:rPr>
              <w:t xml:space="preserve"> КБ</w:t>
            </w:r>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&gt; 100 МБ</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&gt; 100 МБ</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Конкурентная запись</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Ограничена (файл-уровень блокировки)</w:t>
            </w:r>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Высокая (строковый уровень)</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Высокая (строковый уровень)</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Управление пользователями</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Нет (уровень ОС)</w:t>
            </w:r>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Ролевая модель</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Ролевая модель</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Сложность настройки</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Минимальная (</w:t>
            </w:r>
            <w:proofErr w:type="spellStart"/>
            <w:r w:rsidRPr="007D6AAF">
              <w:rPr>
                <w:sz w:val="28"/>
                <w:szCs w:val="28"/>
              </w:rPr>
              <w:t>zero-configuration</w:t>
            </w:r>
            <w:proofErr w:type="spellEnd"/>
            <w:r w:rsidRPr="007D6AAF">
              <w:rPr>
                <w:sz w:val="28"/>
                <w:szCs w:val="28"/>
              </w:rPr>
              <w:t>)</w:t>
            </w:r>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Средняя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Средняя</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Применимость для локального хранения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Оптимальна</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Избыточна</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Избыточна</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lastRenderedPageBreak/>
              <w:t>Стоимость</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Бесплатно</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Бесплатно (сложность обслуживания)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Бесплатно (сложность обслуживания)</w:t>
            </w:r>
          </w:p>
        </w:tc>
      </w:tr>
    </w:tbl>
    <w:p w:rsidR="002E5B49" w:rsidRPr="007226B0" w:rsidRDefault="002E5B49" w:rsidP="00097C1B">
      <w:pPr>
        <w:spacing w:line="360" w:lineRule="auto"/>
        <w:jc w:val="both"/>
        <w:textAlignment w:val="baseline"/>
        <w:rPr>
          <w:sz w:val="28"/>
          <w:szCs w:val="28"/>
          <w:lang w:val="en-US"/>
        </w:rPr>
      </w:pPr>
    </w:p>
    <w:p w:rsidR="002E5B49" w:rsidRPr="007226B0" w:rsidRDefault="00740B91" w:rsidP="00097C1B">
      <w:pPr>
        <w:spacing w:line="360" w:lineRule="auto"/>
        <w:ind w:firstLine="708"/>
        <w:jc w:val="both"/>
        <w:textAlignment w:val="baseline"/>
        <w:rPr>
          <w:sz w:val="28"/>
          <w:szCs w:val="28"/>
        </w:rPr>
      </w:pPr>
      <w:proofErr w:type="spellStart"/>
      <w:r w:rsidRPr="007226B0">
        <w:rPr>
          <w:sz w:val="28"/>
          <w:szCs w:val="28"/>
        </w:rPr>
        <w:t>PostgreSQL</w:t>
      </w:r>
      <w:proofErr w:type="spellEnd"/>
      <w:r w:rsidRPr="007226B0">
        <w:rPr>
          <w:sz w:val="28"/>
          <w:szCs w:val="28"/>
        </w:rPr>
        <w:t xml:space="preserve"> и MySQL являются мощными серверными СУБД, ориентированными на многопользовательские сценарии и веб-приложения. Однако для задачи локального хранения паролей на устройстве пользователя они являются избыточными: требуют установки и настройки серверного процесса, сетевого подключения, администрирования. Это противоречит требованию автономности системы и существенно усложняет развёртывание.</w:t>
      </w:r>
    </w:p>
    <w:p w:rsidR="00740B91" w:rsidRPr="007226B0" w:rsidRDefault="00740B91" w:rsidP="00097C1B">
      <w:pPr>
        <w:spacing w:line="360" w:lineRule="auto"/>
        <w:ind w:firstLine="708"/>
        <w:jc w:val="both"/>
        <w:textAlignment w:val="baseline"/>
        <w:rPr>
          <w:sz w:val="28"/>
          <w:szCs w:val="28"/>
        </w:rPr>
      </w:pPr>
      <w:r w:rsidRPr="007226B0">
        <w:rPr>
          <w:sz w:val="28"/>
          <w:szCs w:val="28"/>
        </w:rPr>
        <w:t xml:space="preserve">Таким образом, </w:t>
      </w:r>
      <w:proofErr w:type="spellStart"/>
      <w:r w:rsidRPr="007226B0">
        <w:rPr>
          <w:sz w:val="28"/>
          <w:szCs w:val="28"/>
        </w:rPr>
        <w:t>SQLite</w:t>
      </w:r>
      <w:proofErr w:type="spellEnd"/>
      <w:r w:rsidRPr="007226B0">
        <w:rPr>
          <w:sz w:val="28"/>
          <w:szCs w:val="28"/>
        </w:rPr>
        <w:t xml:space="preserve"> является оптимальным выбором для разрабатываемой системы, обеспечивая требуемую автономность, производительность и простоту при минимальном потреблении ресурсов.</w:t>
      </w:r>
    </w:p>
    <w:p w:rsidR="00740B91" w:rsidRPr="00097C1B" w:rsidRDefault="00740B91" w:rsidP="00097C1B">
      <w:pPr>
        <w:pStyle w:val="2"/>
        <w:spacing w:before="360" w:beforeAutospacing="0" w:after="240" w:afterAutospacing="0" w:line="360" w:lineRule="auto"/>
        <w:jc w:val="both"/>
        <w:textAlignment w:val="baseline"/>
        <w:rPr>
          <w:b w:val="0"/>
          <w:bCs w:val="0"/>
          <w:sz w:val="28"/>
          <w:szCs w:val="28"/>
        </w:rPr>
      </w:pPr>
      <w:bookmarkStart w:id="2437" w:name="_Toc230173172"/>
      <w:r w:rsidRPr="00097C1B">
        <w:rPr>
          <w:b w:val="0"/>
          <w:bCs w:val="0"/>
          <w:sz w:val="28"/>
          <w:szCs w:val="28"/>
        </w:rPr>
        <w:t>2.3 Выбор языка программирования</w:t>
      </w:r>
      <w:bookmarkEnd w:id="2437"/>
    </w:p>
    <w:p w:rsidR="00740B91" w:rsidRPr="007226B0" w:rsidRDefault="00740B91" w:rsidP="00097C1B">
      <w:pPr>
        <w:spacing w:line="360" w:lineRule="auto"/>
        <w:ind w:firstLine="708"/>
        <w:jc w:val="both"/>
        <w:textAlignment w:val="baseline"/>
        <w:rPr>
          <w:sz w:val="28"/>
          <w:szCs w:val="28"/>
        </w:rPr>
      </w:pPr>
      <w:r w:rsidRPr="007226B0">
        <w:rPr>
          <w:sz w:val="28"/>
          <w:szCs w:val="28"/>
        </w:rPr>
        <w:t xml:space="preserve">В качестве языка программирования выбран </w:t>
      </w:r>
      <w:proofErr w:type="spellStart"/>
      <w:r w:rsidRPr="00097C1B">
        <w:rPr>
          <w:rStyle w:val="af"/>
          <w:b w:val="0"/>
          <w:bCs w:val="0"/>
          <w:sz w:val="28"/>
          <w:szCs w:val="28"/>
          <w:bdr w:val="none" w:sz="0" w:space="0" w:color="auto" w:frame="1"/>
        </w:rPr>
        <w:t>Dart</w:t>
      </w:r>
      <w:proofErr w:type="spellEnd"/>
      <w:r w:rsidRPr="007226B0">
        <w:rPr>
          <w:sz w:val="28"/>
          <w:szCs w:val="28"/>
        </w:rPr>
        <w:t xml:space="preserve"> — объектно-ориентированный язык, разработанный компанией Google.</w:t>
      </w:r>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rPr>
      </w:pPr>
      <w:bookmarkStart w:id="2438" w:name="_Toc230173173"/>
      <w:r w:rsidRPr="00097C1B">
        <w:rPr>
          <w:rFonts w:ascii="Times New Roman" w:hAnsi="Times New Roman"/>
          <w:b w:val="0"/>
          <w:bCs w:val="0"/>
          <w:sz w:val="28"/>
          <w:szCs w:val="28"/>
        </w:rPr>
        <w:t xml:space="preserve">2.3.1 Обоснование выбора </w:t>
      </w:r>
      <w:proofErr w:type="spellStart"/>
      <w:r w:rsidRPr="00097C1B">
        <w:rPr>
          <w:rFonts w:ascii="Times New Roman" w:hAnsi="Times New Roman"/>
          <w:b w:val="0"/>
          <w:bCs w:val="0"/>
          <w:sz w:val="28"/>
          <w:szCs w:val="28"/>
        </w:rPr>
        <w:t>Dart</w:t>
      </w:r>
      <w:bookmarkEnd w:id="2438"/>
      <w:proofErr w:type="spellEnd"/>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 xml:space="preserve">Поддержка </w:t>
      </w:r>
      <w:proofErr w:type="spellStart"/>
      <w:r w:rsidRPr="00097C1B">
        <w:rPr>
          <w:rStyle w:val="af"/>
          <w:b w:val="0"/>
          <w:bCs w:val="0"/>
          <w:sz w:val="28"/>
          <w:szCs w:val="28"/>
          <w:bdr w:val="none" w:sz="0" w:space="0" w:color="auto" w:frame="1"/>
        </w:rPr>
        <w:t>Flutter</w:t>
      </w:r>
      <w:proofErr w:type="spellEnd"/>
      <w:r w:rsidRPr="00097C1B">
        <w:rPr>
          <w:rStyle w:val="af"/>
          <w:b w:val="0"/>
          <w:bCs w:val="0"/>
          <w:sz w:val="28"/>
          <w:szCs w:val="28"/>
          <w:bdr w:val="none" w:sz="0" w:space="0" w:color="auto" w:frame="1"/>
        </w:rPr>
        <w:t>.</w:t>
      </w:r>
      <w:r w:rsidRPr="00166BF9">
        <w:rPr>
          <w:sz w:val="28"/>
          <w:szCs w:val="28"/>
        </w:rPr>
        <w:t xml:space="preserve"> </w:t>
      </w:r>
      <w:proofErr w:type="spellStart"/>
      <w:r w:rsidRPr="007226B0">
        <w:rPr>
          <w:sz w:val="28"/>
          <w:szCs w:val="28"/>
        </w:rPr>
        <w:t>Dart</w:t>
      </w:r>
      <w:proofErr w:type="spellEnd"/>
      <w:r w:rsidRPr="007226B0">
        <w:rPr>
          <w:sz w:val="28"/>
          <w:szCs w:val="28"/>
        </w:rPr>
        <w:t xml:space="preserve"> является родным языком для фреймворка </w:t>
      </w:r>
      <w:proofErr w:type="spellStart"/>
      <w:r w:rsidRPr="007226B0">
        <w:rPr>
          <w:sz w:val="28"/>
          <w:szCs w:val="28"/>
        </w:rPr>
        <w:t>Flutter</w:t>
      </w:r>
      <w:proofErr w:type="spellEnd"/>
      <w:r w:rsidRPr="007226B0">
        <w:rPr>
          <w:sz w:val="28"/>
          <w:szCs w:val="28"/>
        </w:rPr>
        <w:t>, что обеспечивает полную совместимость и доступ ко всем возможностям платформы.</w:t>
      </w:r>
    </w:p>
    <w:p w:rsidR="00740B91"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Единая кодовая база.</w:t>
      </w:r>
      <w:r w:rsidRPr="00166BF9">
        <w:rPr>
          <w:sz w:val="28"/>
          <w:szCs w:val="28"/>
        </w:rPr>
        <w:t xml:space="preserve"> </w:t>
      </w:r>
      <w:proofErr w:type="spellStart"/>
      <w:r w:rsidRPr="007226B0">
        <w:rPr>
          <w:sz w:val="28"/>
          <w:szCs w:val="28"/>
        </w:rPr>
        <w:t>Dart</w:t>
      </w:r>
      <w:proofErr w:type="spellEnd"/>
      <w:r w:rsidRPr="007226B0">
        <w:rPr>
          <w:sz w:val="28"/>
          <w:szCs w:val="28"/>
        </w:rPr>
        <w:t xml:space="preserve"> в сочетании с </w:t>
      </w:r>
      <w:proofErr w:type="spellStart"/>
      <w:r w:rsidRPr="007226B0">
        <w:rPr>
          <w:sz w:val="28"/>
          <w:szCs w:val="28"/>
        </w:rPr>
        <w:t>Flutter</w:t>
      </w:r>
      <w:proofErr w:type="spellEnd"/>
      <w:r w:rsidRPr="007226B0">
        <w:rPr>
          <w:sz w:val="28"/>
          <w:szCs w:val="28"/>
        </w:rPr>
        <w:t xml:space="preserve"> позволяет разрабатывать приложения для мобильных платформ (</w:t>
      </w:r>
      <w:proofErr w:type="spellStart"/>
      <w:r w:rsidRPr="007226B0">
        <w:rPr>
          <w:sz w:val="28"/>
          <w:szCs w:val="28"/>
        </w:rPr>
        <w:t>iOS</w:t>
      </w:r>
      <w:proofErr w:type="spellEnd"/>
      <w:r w:rsidRPr="007226B0">
        <w:rPr>
          <w:sz w:val="28"/>
          <w:szCs w:val="28"/>
        </w:rPr>
        <w:t xml:space="preserve">, </w:t>
      </w:r>
      <w:proofErr w:type="spellStart"/>
      <w:r w:rsidRPr="007226B0">
        <w:rPr>
          <w:sz w:val="28"/>
          <w:szCs w:val="28"/>
        </w:rPr>
        <w:t>Android</w:t>
      </w:r>
      <w:proofErr w:type="spellEnd"/>
      <w:r w:rsidRPr="007226B0">
        <w:rPr>
          <w:sz w:val="28"/>
          <w:szCs w:val="28"/>
        </w:rPr>
        <w:t xml:space="preserve">), десктопных систем (Windows, </w:t>
      </w:r>
      <w:proofErr w:type="spellStart"/>
      <w:r w:rsidRPr="007226B0">
        <w:rPr>
          <w:sz w:val="28"/>
          <w:szCs w:val="28"/>
        </w:rPr>
        <w:t>macOS</w:t>
      </w:r>
      <w:proofErr w:type="spellEnd"/>
      <w:r w:rsidRPr="007226B0">
        <w:rPr>
          <w:sz w:val="28"/>
          <w:szCs w:val="28"/>
        </w:rPr>
        <w:t>, Linux) и веба из единой кодовой базы. Это существенно снижает затраты на разработку и обеспечивает консистентность интерфейса и логики на всех платформах.</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lastRenderedPageBreak/>
        <w:t>Высокая производительность.</w:t>
      </w:r>
      <w:r w:rsidRPr="007226B0">
        <w:rPr>
          <w:sz w:val="28"/>
          <w:szCs w:val="28"/>
        </w:rPr>
        <w:t xml:space="preserve"> </w:t>
      </w:r>
      <w:proofErr w:type="spellStart"/>
      <w:r w:rsidRPr="007226B0">
        <w:rPr>
          <w:sz w:val="28"/>
          <w:szCs w:val="28"/>
        </w:rPr>
        <w:t>Dart</w:t>
      </w:r>
      <w:proofErr w:type="spellEnd"/>
      <w:r w:rsidRPr="007226B0">
        <w:rPr>
          <w:sz w:val="28"/>
          <w:szCs w:val="28"/>
        </w:rPr>
        <w:t xml:space="preserve"> поддерживает как JIT-компиляцию (для разработки и Hot </w:t>
      </w:r>
      <w:proofErr w:type="spellStart"/>
      <w:r w:rsidRPr="007226B0">
        <w:rPr>
          <w:sz w:val="28"/>
          <w:szCs w:val="28"/>
        </w:rPr>
        <w:t>Reload</w:t>
      </w:r>
      <w:proofErr w:type="spellEnd"/>
      <w:r w:rsidRPr="007226B0">
        <w:rPr>
          <w:sz w:val="28"/>
          <w:szCs w:val="28"/>
        </w:rPr>
        <w:t xml:space="preserve">), так и AOT-компиляцию в машинный код для финальных сборок. В сочетании с движком рендеринга </w:t>
      </w:r>
      <w:proofErr w:type="spellStart"/>
      <w:r w:rsidRPr="007226B0">
        <w:rPr>
          <w:sz w:val="28"/>
          <w:szCs w:val="28"/>
        </w:rPr>
        <w:t>Impeller</w:t>
      </w:r>
      <w:proofErr w:type="spellEnd"/>
      <w:r w:rsidRPr="007226B0">
        <w:rPr>
          <w:sz w:val="28"/>
          <w:szCs w:val="28"/>
        </w:rPr>
        <w:t xml:space="preserve"> (заменившим </w:t>
      </w:r>
      <w:proofErr w:type="spellStart"/>
      <w:r w:rsidRPr="007226B0">
        <w:rPr>
          <w:sz w:val="28"/>
          <w:szCs w:val="28"/>
        </w:rPr>
        <w:t>Skia</w:t>
      </w:r>
      <w:proofErr w:type="spellEnd"/>
      <w:r w:rsidRPr="007226B0">
        <w:rPr>
          <w:sz w:val="28"/>
          <w:szCs w:val="28"/>
        </w:rPr>
        <w:t xml:space="preserve"> в 2025 году) </w:t>
      </w:r>
      <w:proofErr w:type="spellStart"/>
      <w:r w:rsidRPr="007226B0">
        <w:rPr>
          <w:sz w:val="28"/>
          <w:szCs w:val="28"/>
        </w:rPr>
        <w:t>Flutter</w:t>
      </w:r>
      <w:proofErr w:type="spellEnd"/>
      <w:r w:rsidRPr="007226B0">
        <w:rPr>
          <w:sz w:val="28"/>
          <w:szCs w:val="28"/>
        </w:rPr>
        <w:t xml:space="preserve"> обеспечивает производительность 60 FPS и выше, сопоставимую с нативными приложениями.</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Современные возможности языка.</w:t>
      </w:r>
      <w:r w:rsidRPr="007D6AAF">
        <w:rPr>
          <w:sz w:val="28"/>
          <w:szCs w:val="28"/>
        </w:rPr>
        <w:t xml:space="preserve"> </w:t>
      </w:r>
      <w:proofErr w:type="spellStart"/>
      <w:r w:rsidRPr="007226B0">
        <w:rPr>
          <w:sz w:val="28"/>
          <w:szCs w:val="28"/>
        </w:rPr>
        <w:t>Dart</w:t>
      </w:r>
      <w:proofErr w:type="spellEnd"/>
      <w:r w:rsidRPr="007226B0">
        <w:rPr>
          <w:sz w:val="28"/>
          <w:szCs w:val="28"/>
        </w:rPr>
        <w:t xml:space="preserve"> 3 предоставляет обязательную безопасную работу с </w:t>
      </w:r>
      <w:proofErr w:type="spellStart"/>
      <w:r w:rsidRPr="007226B0">
        <w:rPr>
          <w:sz w:val="28"/>
          <w:szCs w:val="28"/>
        </w:rPr>
        <w:t>null</w:t>
      </w:r>
      <w:proofErr w:type="spellEnd"/>
      <w:r w:rsidRPr="007226B0">
        <w:rPr>
          <w:sz w:val="28"/>
          <w:szCs w:val="28"/>
        </w:rPr>
        <w:t>-значениями (</w:t>
      </w:r>
      <w:proofErr w:type="spellStart"/>
      <w:r w:rsidRPr="007226B0">
        <w:rPr>
          <w:sz w:val="28"/>
          <w:szCs w:val="28"/>
        </w:rPr>
        <w:t>sound</w:t>
      </w:r>
      <w:proofErr w:type="spellEnd"/>
      <w:r w:rsidRPr="007226B0">
        <w:rPr>
          <w:sz w:val="28"/>
          <w:szCs w:val="28"/>
        </w:rPr>
        <w:t xml:space="preserve"> </w:t>
      </w:r>
      <w:proofErr w:type="spellStart"/>
      <w:r w:rsidRPr="007226B0">
        <w:rPr>
          <w:sz w:val="28"/>
          <w:szCs w:val="28"/>
        </w:rPr>
        <w:t>null</w:t>
      </w:r>
      <w:proofErr w:type="spellEnd"/>
      <w:r w:rsidRPr="007226B0">
        <w:rPr>
          <w:sz w:val="28"/>
          <w:szCs w:val="28"/>
        </w:rPr>
        <w:t xml:space="preserve"> </w:t>
      </w:r>
      <w:proofErr w:type="spellStart"/>
      <w:r w:rsidRPr="007226B0">
        <w:rPr>
          <w:sz w:val="28"/>
          <w:szCs w:val="28"/>
        </w:rPr>
        <w:t>safety</w:t>
      </w:r>
      <w:proofErr w:type="spellEnd"/>
      <w:r w:rsidRPr="007226B0">
        <w:rPr>
          <w:sz w:val="28"/>
          <w:szCs w:val="28"/>
        </w:rPr>
        <w:t>), сопоставление с образцом (</w:t>
      </w:r>
      <w:proofErr w:type="spellStart"/>
      <w:r w:rsidRPr="007226B0">
        <w:rPr>
          <w:sz w:val="28"/>
          <w:szCs w:val="28"/>
        </w:rPr>
        <w:t>pattern</w:t>
      </w:r>
      <w:proofErr w:type="spellEnd"/>
      <w:r w:rsidRPr="007226B0">
        <w:rPr>
          <w:sz w:val="28"/>
          <w:szCs w:val="28"/>
        </w:rPr>
        <w:t xml:space="preserve"> </w:t>
      </w:r>
      <w:proofErr w:type="spellStart"/>
      <w:r w:rsidRPr="007226B0">
        <w:rPr>
          <w:sz w:val="28"/>
          <w:szCs w:val="28"/>
        </w:rPr>
        <w:t>matching</w:t>
      </w:r>
      <w:proofErr w:type="spellEnd"/>
      <w:r w:rsidRPr="007226B0">
        <w:rPr>
          <w:sz w:val="28"/>
          <w:szCs w:val="28"/>
        </w:rPr>
        <w:t>), записи (</w:t>
      </w:r>
      <w:proofErr w:type="spellStart"/>
      <w:r w:rsidRPr="007226B0">
        <w:rPr>
          <w:sz w:val="28"/>
          <w:szCs w:val="28"/>
        </w:rPr>
        <w:t>records</w:t>
      </w:r>
      <w:proofErr w:type="spellEnd"/>
      <w:r w:rsidRPr="007226B0">
        <w:rPr>
          <w:sz w:val="28"/>
          <w:szCs w:val="28"/>
        </w:rPr>
        <w:t xml:space="preserve">) и компиляцию в </w:t>
      </w:r>
      <w:proofErr w:type="spellStart"/>
      <w:r w:rsidRPr="007226B0">
        <w:rPr>
          <w:sz w:val="28"/>
          <w:szCs w:val="28"/>
        </w:rPr>
        <w:t>WebAssembly</w:t>
      </w:r>
      <w:proofErr w:type="spellEnd"/>
      <w:r w:rsidRPr="007226B0">
        <w:rPr>
          <w:sz w:val="28"/>
          <w:szCs w:val="28"/>
        </w:rPr>
        <w:t>, что повышает надёжность и производительность приложений.</w:t>
      </w:r>
    </w:p>
    <w:p w:rsidR="00047143"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Активная экосистема.</w:t>
      </w:r>
      <w:r w:rsidRPr="007D6AAF">
        <w:rPr>
          <w:sz w:val="28"/>
          <w:szCs w:val="28"/>
        </w:rPr>
        <w:t xml:space="preserve"> </w:t>
      </w:r>
      <w:r w:rsidRPr="007226B0">
        <w:rPr>
          <w:sz w:val="28"/>
          <w:szCs w:val="28"/>
        </w:rPr>
        <w:t xml:space="preserve">По данным </w:t>
      </w:r>
      <w:proofErr w:type="spellStart"/>
      <w:r w:rsidRPr="007226B0">
        <w:rPr>
          <w:sz w:val="28"/>
          <w:szCs w:val="28"/>
        </w:rPr>
        <w:t>Statista</w:t>
      </w:r>
      <w:proofErr w:type="spellEnd"/>
      <w:r w:rsidRPr="007226B0">
        <w:rPr>
          <w:sz w:val="28"/>
          <w:szCs w:val="28"/>
        </w:rPr>
        <w:t xml:space="preserve">, </w:t>
      </w:r>
      <w:proofErr w:type="spellStart"/>
      <w:r w:rsidRPr="007226B0">
        <w:rPr>
          <w:sz w:val="28"/>
          <w:szCs w:val="28"/>
        </w:rPr>
        <w:t>Flutter</w:t>
      </w:r>
      <w:proofErr w:type="spellEnd"/>
      <w:r w:rsidRPr="007226B0">
        <w:rPr>
          <w:sz w:val="28"/>
          <w:szCs w:val="28"/>
        </w:rPr>
        <w:t xml:space="preserve"> является самым популярным кроссплатформенным фреймворком — в 2023 году им пользовались около 46% разработчиков мобильных приложений. Репозиторий </w:t>
      </w:r>
      <w:proofErr w:type="spellStart"/>
      <w:r w:rsidRPr="007226B0">
        <w:rPr>
          <w:sz w:val="28"/>
          <w:szCs w:val="28"/>
        </w:rPr>
        <w:t>Flutter</w:t>
      </w:r>
      <w:proofErr w:type="spellEnd"/>
      <w:r w:rsidRPr="007226B0">
        <w:rPr>
          <w:sz w:val="28"/>
          <w:szCs w:val="28"/>
        </w:rPr>
        <w:t xml:space="preserve"> на </w:t>
      </w:r>
      <w:proofErr w:type="spellStart"/>
      <w:r w:rsidRPr="007226B0">
        <w:rPr>
          <w:sz w:val="28"/>
          <w:szCs w:val="28"/>
        </w:rPr>
        <w:t>GitHub</w:t>
      </w:r>
      <w:proofErr w:type="spellEnd"/>
      <w:r w:rsidRPr="007226B0">
        <w:rPr>
          <w:sz w:val="28"/>
          <w:szCs w:val="28"/>
        </w:rPr>
        <w:t xml:space="preserve"> насчитывает более 150 тыс. звёзд, что свидетельствует о широкой поддержке сообщества.</w:t>
      </w:r>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lang w:val="en-US"/>
        </w:rPr>
      </w:pPr>
      <w:bookmarkStart w:id="2439" w:name="_Toc230173174"/>
      <w:r w:rsidRPr="00097C1B">
        <w:rPr>
          <w:rFonts w:ascii="Times New Roman" w:hAnsi="Times New Roman"/>
          <w:b w:val="0"/>
          <w:bCs w:val="0"/>
          <w:sz w:val="28"/>
          <w:szCs w:val="28"/>
        </w:rPr>
        <w:t>2.3.2 Сравнение с альтернативами</w:t>
      </w:r>
      <w:bookmarkEnd w:id="2439"/>
    </w:p>
    <w:tbl>
      <w:tblPr>
        <w:tblW w:w="0" w:type="auto"/>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527"/>
        <w:gridCol w:w="1616"/>
        <w:gridCol w:w="2104"/>
        <w:gridCol w:w="1757"/>
        <w:gridCol w:w="1616"/>
      </w:tblGrid>
      <w:tr w:rsidR="00910608" w:rsidRPr="007226B0" w:rsidTr="00097C1B">
        <w:trPr>
          <w:tblHeader/>
        </w:trPr>
        <w:tc>
          <w:tcPr>
            <w:tcW w:w="3248" w:type="dxa"/>
            <w:tcMar>
              <w:top w:w="150" w:type="dxa"/>
              <w:left w:w="150" w:type="dxa"/>
              <w:bottom w:w="150" w:type="dxa"/>
              <w:right w:w="150" w:type="dxa"/>
            </w:tcMar>
            <w:hideMark/>
          </w:tcPr>
          <w:p w:rsidR="00740B91" w:rsidRPr="00097C1B" w:rsidRDefault="00740B91" w:rsidP="00097C1B">
            <w:pPr>
              <w:spacing w:line="360" w:lineRule="auto"/>
              <w:jc w:val="both"/>
              <w:rPr>
                <w:sz w:val="28"/>
                <w:szCs w:val="28"/>
              </w:rPr>
            </w:pPr>
            <w:r w:rsidRPr="00097C1B">
              <w:rPr>
                <w:sz w:val="28"/>
                <w:szCs w:val="28"/>
              </w:rPr>
              <w:t>Критерий</w:t>
            </w:r>
          </w:p>
        </w:tc>
        <w:tc>
          <w:tcPr>
            <w:tcW w:w="1357" w:type="dxa"/>
            <w:tcMar>
              <w:top w:w="150" w:type="dxa"/>
              <w:left w:w="150" w:type="dxa"/>
              <w:bottom w:w="150" w:type="dxa"/>
              <w:right w:w="150" w:type="dxa"/>
            </w:tcMar>
            <w:hideMark/>
          </w:tcPr>
          <w:p w:rsidR="00740B91" w:rsidRPr="00097C1B" w:rsidRDefault="00740B91" w:rsidP="00097C1B">
            <w:pPr>
              <w:spacing w:line="360" w:lineRule="auto"/>
              <w:jc w:val="both"/>
              <w:rPr>
                <w:sz w:val="28"/>
                <w:szCs w:val="28"/>
              </w:rPr>
            </w:pPr>
            <w:proofErr w:type="spellStart"/>
            <w:r w:rsidRPr="00097C1B">
              <w:rPr>
                <w:sz w:val="28"/>
                <w:szCs w:val="28"/>
              </w:rPr>
              <w:t>Dart</w:t>
            </w:r>
            <w:proofErr w:type="spellEnd"/>
            <w:r w:rsidRPr="00097C1B">
              <w:rPr>
                <w:sz w:val="28"/>
                <w:szCs w:val="28"/>
              </w:rPr>
              <w:t xml:space="preserve"> + </w:t>
            </w:r>
            <w:proofErr w:type="spellStart"/>
            <w:r w:rsidRPr="00097C1B">
              <w:rPr>
                <w:sz w:val="28"/>
                <w:szCs w:val="28"/>
              </w:rPr>
              <w:t>Flutter</w:t>
            </w:r>
            <w:proofErr w:type="spellEnd"/>
          </w:p>
        </w:tc>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proofErr w:type="spellStart"/>
            <w:r w:rsidRPr="00097C1B">
              <w:rPr>
                <w:sz w:val="28"/>
                <w:szCs w:val="28"/>
              </w:rPr>
              <w:t>Kotlin</w:t>
            </w:r>
            <w:proofErr w:type="spellEnd"/>
            <w:r w:rsidRPr="00097C1B">
              <w:rPr>
                <w:sz w:val="28"/>
                <w:szCs w:val="28"/>
              </w:rPr>
              <w:t xml:space="preserve"> (</w:t>
            </w:r>
            <w:proofErr w:type="spellStart"/>
            <w:r w:rsidRPr="00097C1B">
              <w:rPr>
                <w:sz w:val="28"/>
                <w:szCs w:val="28"/>
              </w:rPr>
              <w:t>Android</w:t>
            </w:r>
            <w:proofErr w:type="spellEnd"/>
            <w:r w:rsidRPr="00097C1B">
              <w:rPr>
                <w:sz w:val="28"/>
                <w:szCs w:val="28"/>
              </w:rPr>
              <w:t>)</w:t>
            </w:r>
          </w:p>
        </w:tc>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r w:rsidRPr="00097C1B">
              <w:rPr>
                <w:sz w:val="28"/>
                <w:szCs w:val="28"/>
              </w:rPr>
              <w:t>Swift (</w:t>
            </w:r>
            <w:proofErr w:type="spellStart"/>
            <w:r w:rsidRPr="00097C1B">
              <w:rPr>
                <w:sz w:val="28"/>
                <w:szCs w:val="28"/>
              </w:rPr>
              <w:t>iOS</w:t>
            </w:r>
            <w:proofErr w:type="spellEnd"/>
            <w:r w:rsidRPr="00097C1B">
              <w:rPr>
                <w:sz w:val="28"/>
                <w:szCs w:val="28"/>
              </w:rPr>
              <w:t>)</w:t>
            </w:r>
          </w:p>
        </w:tc>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proofErr w:type="spellStart"/>
            <w:r w:rsidRPr="00097C1B">
              <w:rPr>
                <w:sz w:val="28"/>
                <w:szCs w:val="28"/>
              </w:rPr>
              <w:t>React</w:t>
            </w:r>
            <w:proofErr w:type="spellEnd"/>
            <w:r w:rsidRPr="00097C1B">
              <w:rPr>
                <w:sz w:val="28"/>
                <w:szCs w:val="28"/>
              </w:rPr>
              <w:t xml:space="preserve"> </w:t>
            </w:r>
            <w:proofErr w:type="spellStart"/>
            <w:r w:rsidRPr="00097C1B">
              <w:rPr>
                <w:sz w:val="28"/>
                <w:szCs w:val="28"/>
              </w:rPr>
              <w:t>Native</w:t>
            </w:r>
            <w:proofErr w:type="spellEnd"/>
            <w:r w:rsidRPr="00097C1B">
              <w:rPr>
                <w:sz w:val="28"/>
                <w:szCs w:val="28"/>
              </w:rPr>
              <w:t xml:space="preserve"> (JS)</w:t>
            </w:r>
          </w:p>
        </w:tc>
      </w:tr>
      <w:tr w:rsidR="00910608" w:rsidRPr="007226B0" w:rsidTr="00097C1B">
        <w:tc>
          <w:tcPr>
            <w:tcW w:w="3248"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Кроссплатформенность</w:t>
            </w:r>
          </w:p>
        </w:tc>
        <w:tc>
          <w:tcPr>
            <w:tcW w:w="1357"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proofErr w:type="spellStart"/>
            <w:r w:rsidRPr="007D6AAF">
              <w:rPr>
                <w:sz w:val="28"/>
                <w:szCs w:val="28"/>
              </w:rPr>
              <w:t>iOS</w:t>
            </w:r>
            <w:proofErr w:type="spellEnd"/>
            <w:r w:rsidRPr="007D6AAF">
              <w:rPr>
                <w:sz w:val="28"/>
                <w:szCs w:val="28"/>
              </w:rPr>
              <w:t xml:space="preserve">, </w:t>
            </w:r>
            <w:proofErr w:type="spellStart"/>
            <w:r w:rsidRPr="007D6AAF">
              <w:rPr>
                <w:sz w:val="28"/>
                <w:szCs w:val="28"/>
              </w:rPr>
              <w:t>Android</w:t>
            </w:r>
            <w:proofErr w:type="spellEnd"/>
            <w:r w:rsidRPr="007D6AAF">
              <w:rPr>
                <w:sz w:val="28"/>
                <w:szCs w:val="28"/>
              </w:rPr>
              <w:t>, Web, Desktop</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 xml:space="preserve">Только </w:t>
            </w:r>
            <w:proofErr w:type="spellStart"/>
            <w:r w:rsidRPr="007D6AAF">
              <w:rPr>
                <w:sz w:val="28"/>
                <w:szCs w:val="28"/>
              </w:rPr>
              <w:t>Android</w:t>
            </w:r>
            <w:proofErr w:type="spellEnd"/>
            <w:r w:rsidRPr="007D6AAF">
              <w:rPr>
                <w:sz w:val="28"/>
                <w:szCs w:val="28"/>
              </w:rPr>
              <w:t xml:space="preserve"> (KMM — экспериментально)</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 xml:space="preserve">Только </w:t>
            </w:r>
            <w:proofErr w:type="spellStart"/>
            <w:r w:rsidRPr="007D6AAF">
              <w:rPr>
                <w:sz w:val="28"/>
                <w:szCs w:val="28"/>
              </w:rPr>
              <w:t>iOS</w:t>
            </w:r>
            <w:proofErr w:type="spellEnd"/>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proofErr w:type="spellStart"/>
            <w:r w:rsidRPr="007D6AAF">
              <w:rPr>
                <w:sz w:val="28"/>
                <w:szCs w:val="28"/>
              </w:rPr>
              <w:t>iOS</w:t>
            </w:r>
            <w:proofErr w:type="spellEnd"/>
            <w:r w:rsidRPr="007D6AAF">
              <w:rPr>
                <w:sz w:val="28"/>
                <w:szCs w:val="28"/>
              </w:rPr>
              <w:t xml:space="preserve">, </w:t>
            </w:r>
            <w:proofErr w:type="spellStart"/>
            <w:r w:rsidRPr="007D6AAF">
              <w:rPr>
                <w:sz w:val="28"/>
                <w:szCs w:val="28"/>
              </w:rPr>
              <w:t>Android</w:t>
            </w:r>
            <w:proofErr w:type="spellEnd"/>
            <w:r w:rsidRPr="007D6AAF">
              <w:rPr>
                <w:sz w:val="28"/>
                <w:szCs w:val="28"/>
              </w:rPr>
              <w:t>, Web</w:t>
            </w:r>
          </w:p>
        </w:tc>
      </w:tr>
      <w:tr w:rsidR="00910608" w:rsidRPr="007226B0" w:rsidTr="00097C1B">
        <w:tc>
          <w:tcPr>
            <w:tcW w:w="3248"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Единая кодовая база</w:t>
            </w:r>
          </w:p>
        </w:tc>
        <w:tc>
          <w:tcPr>
            <w:tcW w:w="1357"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Да</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Нет</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Нет</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Да</w:t>
            </w:r>
          </w:p>
        </w:tc>
      </w:tr>
      <w:tr w:rsidR="00910608" w:rsidRPr="007226B0" w:rsidTr="00097C1B">
        <w:tc>
          <w:tcPr>
            <w:tcW w:w="3248"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lastRenderedPageBreak/>
              <w:t>Производительность</w:t>
            </w:r>
          </w:p>
        </w:tc>
        <w:tc>
          <w:tcPr>
            <w:tcW w:w="1357"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 xml:space="preserve">Высокая (AOT, </w:t>
            </w:r>
            <w:proofErr w:type="spellStart"/>
            <w:r w:rsidRPr="007D6AAF">
              <w:rPr>
                <w:sz w:val="28"/>
                <w:szCs w:val="28"/>
              </w:rPr>
              <w:t>Impeller</w:t>
            </w:r>
            <w:proofErr w:type="spellEnd"/>
            <w:r w:rsidRPr="007D6AAF">
              <w:rPr>
                <w:sz w:val="28"/>
                <w:szCs w:val="28"/>
              </w:rPr>
              <w:t>)</w:t>
            </w:r>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Высокая (нативная)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Высокая (нативная)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Средняя (JavaScript-</w:t>
            </w:r>
            <w:proofErr w:type="spellStart"/>
            <w:r w:rsidRPr="007D6AAF">
              <w:rPr>
                <w:sz w:val="28"/>
                <w:szCs w:val="28"/>
              </w:rPr>
              <w:t>bridge</w:t>
            </w:r>
            <w:proofErr w:type="spellEnd"/>
            <w:r w:rsidRPr="007D6AAF">
              <w:rPr>
                <w:sz w:val="28"/>
                <w:szCs w:val="28"/>
              </w:rPr>
              <w:t>)</w:t>
            </w:r>
          </w:p>
        </w:tc>
      </w:tr>
      <w:tr w:rsidR="00910608" w:rsidRPr="007226B0" w:rsidTr="00097C1B">
        <w:tc>
          <w:tcPr>
            <w:tcW w:w="3248"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Размер приложения</w:t>
            </w:r>
          </w:p>
        </w:tc>
        <w:tc>
          <w:tcPr>
            <w:tcW w:w="1357"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10–20 МБ</w:t>
            </w:r>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7–10 МБ</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10–15 МБ</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 xml:space="preserve">Больше из-за </w:t>
            </w:r>
            <w:proofErr w:type="spellStart"/>
            <w:r w:rsidRPr="007D6AAF">
              <w:rPr>
                <w:sz w:val="28"/>
                <w:szCs w:val="28"/>
              </w:rPr>
              <w:t>runtime</w:t>
            </w:r>
            <w:proofErr w:type="spellEnd"/>
          </w:p>
        </w:tc>
      </w:tr>
      <w:tr w:rsidR="00910608" w:rsidRPr="007226B0" w:rsidTr="00097C1B">
        <w:tc>
          <w:tcPr>
            <w:tcW w:w="3248"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Поддержка сообщества</w:t>
            </w:r>
          </w:p>
        </w:tc>
        <w:tc>
          <w:tcPr>
            <w:tcW w:w="1357"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 xml:space="preserve">150 тыс. звёзд </w:t>
            </w:r>
            <w:proofErr w:type="spellStart"/>
            <w:r w:rsidRPr="007D6AAF">
              <w:rPr>
                <w:sz w:val="28"/>
                <w:szCs w:val="28"/>
              </w:rPr>
              <w:t>GitHub</w:t>
            </w:r>
            <w:proofErr w:type="spellEnd"/>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44 тыс. звёзд</w:t>
            </w:r>
            <w:r w:rsidRPr="007D6AAF">
              <w:rPr>
                <w:rStyle w:val="apple-converted-space"/>
                <w:sz w:val="28"/>
                <w:szCs w:val="28"/>
              </w:rPr>
              <w:t> </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Широкая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Широкая</w:t>
            </w:r>
          </w:p>
        </w:tc>
      </w:tr>
      <w:tr w:rsidR="00910608" w:rsidRPr="007226B0" w:rsidTr="00097C1B">
        <w:tc>
          <w:tcPr>
            <w:tcW w:w="3248"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097C1B">
              <w:rPr>
                <w:rStyle w:val="af"/>
                <w:b w:val="0"/>
                <w:bCs w:val="0"/>
                <w:sz w:val="28"/>
                <w:szCs w:val="28"/>
                <w:bdr w:val="none" w:sz="0" w:space="0" w:color="auto" w:frame="1"/>
              </w:rPr>
              <w:t>Безопасность</w:t>
            </w:r>
          </w:p>
        </w:tc>
        <w:tc>
          <w:tcPr>
            <w:tcW w:w="1357" w:type="dxa"/>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Требует доп. инструментов</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Встроенная платформенная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Встроенная платформенная</w:t>
            </w:r>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Требует доп. инструментов</w:t>
            </w:r>
          </w:p>
        </w:tc>
      </w:tr>
      <w:tr w:rsidR="00910608" w:rsidRPr="007226B0" w:rsidTr="00097C1B">
        <w:tc>
          <w:tcPr>
            <w:tcW w:w="3248" w:type="dxa"/>
            <w:tcMar>
              <w:top w:w="150" w:type="dxa"/>
              <w:left w:w="150" w:type="dxa"/>
              <w:bottom w:w="150" w:type="dxa"/>
              <w:right w:w="150" w:type="dxa"/>
            </w:tcMar>
            <w:hideMark/>
          </w:tcPr>
          <w:p w:rsidR="00740B91" w:rsidRPr="00166BF9" w:rsidRDefault="00740B91" w:rsidP="00097C1B">
            <w:pPr>
              <w:spacing w:line="360" w:lineRule="auto"/>
              <w:jc w:val="both"/>
              <w:rPr>
                <w:sz w:val="28"/>
                <w:szCs w:val="28"/>
              </w:rPr>
            </w:pPr>
            <w:r w:rsidRPr="00097C1B">
              <w:rPr>
                <w:rStyle w:val="af"/>
                <w:b w:val="0"/>
                <w:bCs w:val="0"/>
                <w:sz w:val="28"/>
                <w:szCs w:val="28"/>
                <w:bdr w:val="none" w:sz="0" w:space="0" w:color="auto" w:frame="1"/>
              </w:rPr>
              <w:t>Скорость разработки</w:t>
            </w:r>
          </w:p>
        </w:tc>
        <w:tc>
          <w:tcPr>
            <w:tcW w:w="1357" w:type="dxa"/>
            <w:tcMar>
              <w:top w:w="150" w:type="dxa"/>
              <w:left w:w="150" w:type="dxa"/>
              <w:bottom w:w="150" w:type="dxa"/>
              <w:right w:w="150" w:type="dxa"/>
            </w:tcMar>
            <w:hideMark/>
          </w:tcPr>
          <w:p w:rsidR="00740B91" w:rsidRPr="007226B0" w:rsidRDefault="00740B91" w:rsidP="00097C1B">
            <w:pPr>
              <w:spacing w:line="360" w:lineRule="auto"/>
              <w:jc w:val="both"/>
              <w:rPr>
                <w:sz w:val="28"/>
                <w:szCs w:val="28"/>
              </w:rPr>
            </w:pPr>
            <w:r w:rsidRPr="007226B0">
              <w:rPr>
                <w:sz w:val="28"/>
                <w:szCs w:val="28"/>
              </w:rPr>
              <w:t xml:space="preserve">Высокая (Hot </w:t>
            </w:r>
            <w:proofErr w:type="spellStart"/>
            <w:r w:rsidRPr="007226B0">
              <w:rPr>
                <w:sz w:val="28"/>
                <w:szCs w:val="28"/>
              </w:rPr>
              <w:t>Reload</w:t>
            </w:r>
            <w:proofErr w:type="spellEnd"/>
            <w:r w:rsidRPr="007226B0">
              <w:rPr>
                <w:sz w:val="28"/>
                <w:szCs w:val="28"/>
              </w:rPr>
              <w:t>)</w:t>
            </w:r>
          </w:p>
        </w:tc>
        <w:tc>
          <w:tcPr>
            <w:tcW w:w="0" w:type="auto"/>
            <w:tcMar>
              <w:top w:w="150" w:type="dxa"/>
              <w:left w:w="150" w:type="dxa"/>
              <w:bottom w:w="150" w:type="dxa"/>
              <w:right w:w="150" w:type="dxa"/>
            </w:tcMar>
            <w:hideMark/>
          </w:tcPr>
          <w:p w:rsidR="00740B91" w:rsidRPr="007226B0" w:rsidRDefault="00740B91" w:rsidP="00097C1B">
            <w:pPr>
              <w:spacing w:line="360" w:lineRule="auto"/>
              <w:jc w:val="both"/>
              <w:rPr>
                <w:sz w:val="28"/>
                <w:szCs w:val="28"/>
              </w:rPr>
            </w:pPr>
            <w:r w:rsidRPr="007226B0">
              <w:rPr>
                <w:sz w:val="28"/>
                <w:szCs w:val="28"/>
              </w:rPr>
              <w:t>Средняя</w:t>
            </w:r>
          </w:p>
        </w:tc>
        <w:tc>
          <w:tcPr>
            <w:tcW w:w="0" w:type="auto"/>
            <w:tcMar>
              <w:top w:w="150" w:type="dxa"/>
              <w:left w:w="150" w:type="dxa"/>
              <w:bottom w:w="150" w:type="dxa"/>
              <w:right w:w="150" w:type="dxa"/>
            </w:tcMar>
            <w:hideMark/>
          </w:tcPr>
          <w:p w:rsidR="00740B91" w:rsidRPr="007226B0" w:rsidRDefault="00740B91" w:rsidP="00097C1B">
            <w:pPr>
              <w:spacing w:line="360" w:lineRule="auto"/>
              <w:jc w:val="both"/>
              <w:rPr>
                <w:sz w:val="28"/>
                <w:szCs w:val="28"/>
              </w:rPr>
            </w:pPr>
            <w:r w:rsidRPr="007226B0">
              <w:rPr>
                <w:sz w:val="28"/>
                <w:szCs w:val="28"/>
              </w:rPr>
              <w:t>Средняя</w:t>
            </w:r>
          </w:p>
        </w:tc>
        <w:tc>
          <w:tcPr>
            <w:tcW w:w="0" w:type="auto"/>
            <w:tcMar>
              <w:top w:w="150" w:type="dxa"/>
              <w:left w:w="150" w:type="dxa"/>
              <w:bottom w:w="150" w:type="dxa"/>
              <w:right w:w="150" w:type="dxa"/>
            </w:tcMar>
            <w:hideMark/>
          </w:tcPr>
          <w:p w:rsidR="00740B91" w:rsidRPr="007226B0" w:rsidRDefault="00740B91" w:rsidP="00097C1B">
            <w:pPr>
              <w:spacing w:line="360" w:lineRule="auto"/>
              <w:jc w:val="both"/>
              <w:rPr>
                <w:sz w:val="28"/>
                <w:szCs w:val="28"/>
              </w:rPr>
            </w:pPr>
            <w:r w:rsidRPr="007226B0">
              <w:rPr>
                <w:sz w:val="28"/>
                <w:szCs w:val="28"/>
              </w:rPr>
              <w:t>Высокая</w:t>
            </w:r>
          </w:p>
        </w:tc>
      </w:tr>
    </w:tbl>
    <w:p w:rsidR="002E5B49" w:rsidRPr="007226B0" w:rsidRDefault="002E5B49" w:rsidP="00097C1B">
      <w:pPr>
        <w:spacing w:line="360" w:lineRule="auto"/>
        <w:jc w:val="both"/>
        <w:textAlignment w:val="baseline"/>
        <w:rPr>
          <w:sz w:val="28"/>
          <w:szCs w:val="28"/>
          <w:lang w:val="en-US"/>
        </w:rPr>
      </w:pPr>
    </w:p>
    <w:p w:rsidR="00206662" w:rsidRDefault="00740B91" w:rsidP="00097C1B">
      <w:pPr>
        <w:spacing w:line="360" w:lineRule="auto"/>
        <w:ind w:firstLine="708"/>
        <w:jc w:val="both"/>
        <w:textAlignment w:val="baseline"/>
        <w:rPr>
          <w:ins w:id="2440" w:author="Sasha Azazlov" w:date="2026-05-26T18:27:00Z" w16du:dateUtc="2026-05-26T15:27:00Z"/>
          <w:sz w:val="28"/>
          <w:szCs w:val="28"/>
          <w:lang w:val="en-US"/>
        </w:rPr>
      </w:pPr>
      <w:r w:rsidRPr="007226B0">
        <w:rPr>
          <w:sz w:val="28"/>
          <w:szCs w:val="28"/>
        </w:rPr>
        <w:t>Нативные языки (</w:t>
      </w:r>
      <w:proofErr w:type="spellStart"/>
      <w:r w:rsidRPr="007226B0">
        <w:rPr>
          <w:sz w:val="28"/>
          <w:szCs w:val="28"/>
        </w:rPr>
        <w:t>Kotlin</w:t>
      </w:r>
      <w:proofErr w:type="spellEnd"/>
      <w:r w:rsidRPr="007226B0">
        <w:rPr>
          <w:sz w:val="28"/>
          <w:szCs w:val="28"/>
        </w:rPr>
        <w:t xml:space="preserve">, Swift) обеспечивают максимальную производительность для конкретной платформы, но требуют отдельных команд разработки и кодовых баз для каждой платформы. </w:t>
      </w:r>
      <w:proofErr w:type="spellStart"/>
      <w:r w:rsidRPr="007226B0">
        <w:rPr>
          <w:sz w:val="28"/>
          <w:szCs w:val="28"/>
        </w:rPr>
        <w:t>React</w:t>
      </w:r>
      <w:proofErr w:type="spellEnd"/>
      <w:r w:rsidRPr="007226B0">
        <w:rPr>
          <w:sz w:val="28"/>
          <w:szCs w:val="28"/>
        </w:rPr>
        <w:t xml:space="preserve"> </w:t>
      </w:r>
      <w:proofErr w:type="spellStart"/>
      <w:r w:rsidRPr="007226B0">
        <w:rPr>
          <w:sz w:val="28"/>
          <w:szCs w:val="28"/>
        </w:rPr>
        <w:t>Native</w:t>
      </w:r>
      <w:proofErr w:type="spellEnd"/>
      <w:r w:rsidRPr="007226B0">
        <w:rPr>
          <w:sz w:val="28"/>
          <w:szCs w:val="28"/>
        </w:rPr>
        <w:t xml:space="preserve"> обеспечивает кроссплатформенность, но уступает </w:t>
      </w:r>
      <w:proofErr w:type="spellStart"/>
      <w:r w:rsidRPr="007226B0">
        <w:rPr>
          <w:sz w:val="28"/>
          <w:szCs w:val="28"/>
        </w:rPr>
        <w:t>Flutter</w:t>
      </w:r>
      <w:proofErr w:type="spellEnd"/>
      <w:r w:rsidRPr="007226B0">
        <w:rPr>
          <w:sz w:val="28"/>
          <w:szCs w:val="28"/>
        </w:rPr>
        <w:t xml:space="preserve"> в производительности из-за JavaScript-</w:t>
      </w:r>
      <w:proofErr w:type="spellStart"/>
      <w:r w:rsidRPr="007226B0">
        <w:rPr>
          <w:sz w:val="28"/>
          <w:szCs w:val="28"/>
        </w:rPr>
        <w:t>bridge</w:t>
      </w:r>
      <w:proofErr w:type="spellEnd"/>
      <w:r w:rsidRPr="007226B0">
        <w:rPr>
          <w:sz w:val="28"/>
          <w:szCs w:val="28"/>
        </w:rPr>
        <w:t xml:space="preserve">. </w:t>
      </w:r>
      <w:proofErr w:type="spellStart"/>
      <w:r w:rsidRPr="007226B0">
        <w:rPr>
          <w:sz w:val="28"/>
          <w:szCs w:val="28"/>
        </w:rPr>
        <w:t>Dart</w:t>
      </w:r>
      <w:proofErr w:type="spellEnd"/>
      <w:r w:rsidRPr="007226B0">
        <w:rPr>
          <w:sz w:val="28"/>
          <w:szCs w:val="28"/>
        </w:rPr>
        <w:t xml:space="preserve"> + </w:t>
      </w:r>
      <w:proofErr w:type="spellStart"/>
      <w:r w:rsidRPr="007226B0">
        <w:rPr>
          <w:sz w:val="28"/>
          <w:szCs w:val="28"/>
        </w:rPr>
        <w:t>Flutter</w:t>
      </w:r>
      <w:proofErr w:type="spellEnd"/>
      <w:r w:rsidRPr="007226B0">
        <w:rPr>
          <w:sz w:val="28"/>
          <w:szCs w:val="28"/>
        </w:rPr>
        <w:t xml:space="preserve"> представляет оптимальный баланс производительности, кроссплатформенности и скорости разработки для данного проекта.</w:t>
      </w:r>
    </w:p>
    <w:p w:rsidR="00995F4A" w:rsidRPr="00995F4A" w:rsidRDefault="00995F4A" w:rsidP="00097C1B">
      <w:pPr>
        <w:spacing w:line="360" w:lineRule="auto"/>
        <w:ind w:firstLine="708"/>
        <w:jc w:val="both"/>
        <w:textAlignment w:val="baseline"/>
        <w:rPr>
          <w:lang w:val="en-US"/>
          <w:rPrChange w:id="2441" w:author="Sasha Azazlov" w:date="2026-05-26T18:27:00Z" w16du:dateUtc="2026-05-26T15:27:00Z">
            <w:rPr/>
          </w:rPrChange>
        </w:rPr>
      </w:pPr>
    </w:p>
    <w:p w:rsidR="00740B91" w:rsidRPr="00097C1B" w:rsidRDefault="00740B91" w:rsidP="00097C1B">
      <w:pPr>
        <w:pStyle w:val="2"/>
        <w:spacing w:before="360" w:beforeAutospacing="0" w:after="240" w:afterAutospacing="0" w:line="360" w:lineRule="auto"/>
        <w:jc w:val="both"/>
        <w:textAlignment w:val="baseline"/>
        <w:rPr>
          <w:b w:val="0"/>
          <w:bCs w:val="0"/>
          <w:sz w:val="28"/>
          <w:szCs w:val="28"/>
        </w:rPr>
      </w:pPr>
      <w:bookmarkStart w:id="2442" w:name="_Toc230173175"/>
      <w:r w:rsidRPr="00097C1B">
        <w:rPr>
          <w:b w:val="0"/>
          <w:bCs w:val="0"/>
          <w:sz w:val="28"/>
          <w:szCs w:val="28"/>
        </w:rPr>
        <w:lastRenderedPageBreak/>
        <w:t>2.4 Выбор среды разработки</w:t>
      </w:r>
      <w:bookmarkEnd w:id="2442"/>
    </w:p>
    <w:p w:rsidR="00740B91" w:rsidRPr="007226B0" w:rsidRDefault="00740B91" w:rsidP="00097C1B">
      <w:pPr>
        <w:spacing w:line="360" w:lineRule="auto"/>
        <w:ind w:firstLine="708"/>
        <w:jc w:val="both"/>
        <w:textAlignment w:val="baseline"/>
        <w:rPr>
          <w:sz w:val="28"/>
          <w:szCs w:val="28"/>
        </w:rPr>
      </w:pPr>
      <w:r w:rsidRPr="007226B0">
        <w:rPr>
          <w:sz w:val="28"/>
          <w:szCs w:val="28"/>
        </w:rPr>
        <w:t>Для разработки проекта использовался следующий набор инструментов:</w:t>
      </w:r>
    </w:p>
    <w:p w:rsidR="00740B91" w:rsidRPr="007226B0" w:rsidRDefault="00740B91" w:rsidP="00097C1B">
      <w:pPr>
        <w:spacing w:line="360" w:lineRule="auto"/>
        <w:jc w:val="both"/>
        <w:textAlignment w:val="baseline"/>
        <w:rPr>
          <w:sz w:val="28"/>
          <w:szCs w:val="28"/>
        </w:rPr>
      </w:pPr>
      <w:proofErr w:type="spellStart"/>
      <w:r w:rsidRPr="00097C1B">
        <w:rPr>
          <w:rStyle w:val="af"/>
          <w:b w:val="0"/>
          <w:bCs w:val="0"/>
          <w:sz w:val="28"/>
          <w:szCs w:val="28"/>
          <w:bdr w:val="none" w:sz="0" w:space="0" w:color="auto" w:frame="1"/>
        </w:rPr>
        <w:t>Android</w:t>
      </w:r>
      <w:proofErr w:type="spellEnd"/>
      <w:r w:rsidRPr="00097C1B">
        <w:rPr>
          <w:rStyle w:val="af"/>
          <w:b w:val="0"/>
          <w:bCs w:val="0"/>
          <w:sz w:val="28"/>
          <w:szCs w:val="28"/>
          <w:bdr w:val="none" w:sz="0" w:space="0" w:color="auto" w:frame="1"/>
        </w:rPr>
        <w:t xml:space="preserve"> Studio.</w:t>
      </w:r>
      <w:r w:rsidRPr="007226B0">
        <w:rPr>
          <w:sz w:val="28"/>
          <w:szCs w:val="28"/>
        </w:rPr>
        <w:t xml:space="preserve"> Интегрированная среда разработки на базе </w:t>
      </w:r>
      <w:proofErr w:type="spellStart"/>
      <w:r w:rsidRPr="007226B0">
        <w:rPr>
          <w:sz w:val="28"/>
          <w:szCs w:val="28"/>
        </w:rPr>
        <w:t>IntelliJ</w:t>
      </w:r>
      <w:proofErr w:type="spellEnd"/>
      <w:r w:rsidRPr="007226B0">
        <w:rPr>
          <w:sz w:val="28"/>
          <w:szCs w:val="28"/>
        </w:rPr>
        <w:t xml:space="preserve"> IDEA, предоставляющая полную поддержку </w:t>
      </w:r>
      <w:proofErr w:type="spellStart"/>
      <w:r w:rsidRPr="007226B0">
        <w:rPr>
          <w:sz w:val="28"/>
          <w:szCs w:val="28"/>
        </w:rPr>
        <w:t>Flutter</w:t>
      </w:r>
      <w:proofErr w:type="spellEnd"/>
      <w:r w:rsidRPr="007226B0">
        <w:rPr>
          <w:sz w:val="28"/>
          <w:szCs w:val="28"/>
        </w:rPr>
        <w:t xml:space="preserve"> и </w:t>
      </w:r>
      <w:proofErr w:type="spellStart"/>
      <w:r w:rsidRPr="007226B0">
        <w:rPr>
          <w:sz w:val="28"/>
          <w:szCs w:val="28"/>
        </w:rPr>
        <w:t>Dart</w:t>
      </w:r>
      <w:proofErr w:type="spellEnd"/>
      <w:r w:rsidRPr="007226B0">
        <w:rPr>
          <w:sz w:val="28"/>
          <w:szCs w:val="28"/>
        </w:rPr>
        <w:t xml:space="preserve">. Включает визуальный редактор макетов, эмуляторы устройств, инструменты профилирования и отладки. </w:t>
      </w:r>
      <w:proofErr w:type="spellStart"/>
      <w:r w:rsidRPr="007226B0">
        <w:rPr>
          <w:sz w:val="28"/>
          <w:szCs w:val="28"/>
        </w:rPr>
        <w:t>Android</w:t>
      </w:r>
      <w:proofErr w:type="spellEnd"/>
      <w:r w:rsidRPr="007226B0">
        <w:rPr>
          <w:sz w:val="28"/>
          <w:szCs w:val="28"/>
        </w:rPr>
        <w:t xml:space="preserve"> Studio обеспечивает наилучшую интеграцию с </w:t>
      </w:r>
      <w:proofErr w:type="spellStart"/>
      <w:r w:rsidRPr="007226B0">
        <w:rPr>
          <w:sz w:val="28"/>
          <w:szCs w:val="28"/>
        </w:rPr>
        <w:t>Flutter</w:t>
      </w:r>
      <w:proofErr w:type="spellEnd"/>
      <w:r w:rsidRPr="007226B0">
        <w:rPr>
          <w:sz w:val="28"/>
          <w:szCs w:val="28"/>
        </w:rPr>
        <w:t xml:space="preserve"> SDK и поддержку всех платформ.</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Visual Studio Code.</w:t>
      </w:r>
      <w:r w:rsidRPr="007226B0">
        <w:rPr>
          <w:sz w:val="28"/>
          <w:szCs w:val="28"/>
        </w:rPr>
        <w:t xml:space="preserve"> Лёгкий и гибкий редактор кода с расширениями для </w:t>
      </w:r>
      <w:proofErr w:type="spellStart"/>
      <w:r w:rsidRPr="007226B0">
        <w:rPr>
          <w:sz w:val="28"/>
          <w:szCs w:val="28"/>
        </w:rPr>
        <w:t>Flutter</w:t>
      </w:r>
      <w:proofErr w:type="spellEnd"/>
      <w:r w:rsidRPr="007226B0">
        <w:rPr>
          <w:sz w:val="28"/>
          <w:szCs w:val="28"/>
        </w:rPr>
        <w:t xml:space="preserve"> и </w:t>
      </w:r>
      <w:proofErr w:type="spellStart"/>
      <w:r w:rsidRPr="007226B0">
        <w:rPr>
          <w:sz w:val="28"/>
          <w:szCs w:val="28"/>
        </w:rPr>
        <w:t>Dart</w:t>
      </w:r>
      <w:proofErr w:type="spellEnd"/>
      <w:r w:rsidRPr="007226B0">
        <w:rPr>
          <w:sz w:val="28"/>
          <w:szCs w:val="28"/>
        </w:rPr>
        <w:t xml:space="preserve">. Использовался для быстрого редактирования кода, работы с </w:t>
      </w:r>
      <w:proofErr w:type="spellStart"/>
      <w:r w:rsidRPr="007226B0">
        <w:rPr>
          <w:sz w:val="28"/>
          <w:szCs w:val="28"/>
        </w:rPr>
        <w:t>Git</w:t>
      </w:r>
      <w:proofErr w:type="spellEnd"/>
      <w:r w:rsidRPr="007226B0">
        <w:rPr>
          <w:sz w:val="28"/>
          <w:szCs w:val="28"/>
        </w:rPr>
        <w:t xml:space="preserve"> и написания тестов благодаря удобной системе плагинов.</w:t>
      </w:r>
    </w:p>
    <w:p w:rsidR="002E5B49" w:rsidRPr="007226B0" w:rsidRDefault="00740B91" w:rsidP="00097C1B">
      <w:pPr>
        <w:spacing w:line="360" w:lineRule="auto"/>
        <w:ind w:firstLine="708"/>
        <w:jc w:val="both"/>
        <w:textAlignment w:val="baseline"/>
        <w:rPr>
          <w:rStyle w:val="af"/>
          <w:sz w:val="28"/>
          <w:szCs w:val="28"/>
          <w:bdr w:val="none" w:sz="0" w:space="0" w:color="auto" w:frame="1"/>
        </w:rPr>
      </w:pPr>
      <w:proofErr w:type="spellStart"/>
      <w:r w:rsidRPr="00097C1B">
        <w:rPr>
          <w:rStyle w:val="af"/>
          <w:b w:val="0"/>
          <w:bCs w:val="0"/>
          <w:sz w:val="28"/>
          <w:szCs w:val="28"/>
          <w:bdr w:val="none" w:sz="0" w:space="0" w:color="auto" w:frame="1"/>
        </w:rPr>
        <w:t>Flutter</w:t>
      </w:r>
      <w:proofErr w:type="spellEnd"/>
      <w:r w:rsidRPr="00097C1B">
        <w:rPr>
          <w:rStyle w:val="af"/>
          <w:b w:val="0"/>
          <w:bCs w:val="0"/>
          <w:sz w:val="28"/>
          <w:szCs w:val="28"/>
          <w:bdr w:val="none" w:sz="0" w:space="0" w:color="auto" w:frame="1"/>
        </w:rPr>
        <w:t xml:space="preserve"> SDK.</w:t>
      </w:r>
      <w:r w:rsidRPr="007226B0">
        <w:rPr>
          <w:sz w:val="28"/>
          <w:szCs w:val="28"/>
        </w:rPr>
        <w:t xml:space="preserve"> Комплект средств разработки, включающий фреймворк </w:t>
      </w:r>
      <w:proofErr w:type="spellStart"/>
      <w:r w:rsidRPr="007226B0">
        <w:rPr>
          <w:sz w:val="28"/>
          <w:szCs w:val="28"/>
        </w:rPr>
        <w:t>Flutter</w:t>
      </w:r>
      <w:proofErr w:type="spellEnd"/>
      <w:r w:rsidRPr="007226B0">
        <w:rPr>
          <w:sz w:val="28"/>
          <w:szCs w:val="28"/>
        </w:rPr>
        <w:t xml:space="preserve">, компилятор </w:t>
      </w:r>
      <w:proofErr w:type="spellStart"/>
      <w:r w:rsidRPr="007226B0">
        <w:rPr>
          <w:sz w:val="28"/>
          <w:szCs w:val="28"/>
        </w:rPr>
        <w:t>Dart</w:t>
      </w:r>
      <w:proofErr w:type="spellEnd"/>
      <w:r w:rsidRPr="007226B0">
        <w:rPr>
          <w:sz w:val="28"/>
          <w:szCs w:val="28"/>
        </w:rPr>
        <w:t xml:space="preserve">, инструменты сборки и тестирования. SDK версии 3.24+ обеспечивает поддержку десктопных платформ и движка </w:t>
      </w:r>
      <w:proofErr w:type="spellStart"/>
      <w:r w:rsidRPr="007226B0">
        <w:rPr>
          <w:sz w:val="28"/>
          <w:szCs w:val="28"/>
        </w:rPr>
        <w:t>Impeller</w:t>
      </w:r>
      <w:proofErr w:type="spellEnd"/>
      <w:r w:rsidRPr="007226B0">
        <w:rPr>
          <w:sz w:val="28"/>
          <w:szCs w:val="28"/>
        </w:rPr>
        <w:t>.</w:t>
      </w:r>
    </w:p>
    <w:p w:rsidR="002E5B49" w:rsidRPr="007226B0" w:rsidRDefault="00740B91" w:rsidP="00097C1B">
      <w:pPr>
        <w:spacing w:line="360" w:lineRule="auto"/>
        <w:ind w:firstLine="708"/>
        <w:jc w:val="both"/>
        <w:textAlignment w:val="baseline"/>
        <w:rPr>
          <w:rStyle w:val="af"/>
          <w:sz w:val="28"/>
          <w:szCs w:val="28"/>
          <w:bdr w:val="none" w:sz="0" w:space="0" w:color="auto" w:frame="1"/>
        </w:rPr>
      </w:pPr>
      <w:proofErr w:type="spellStart"/>
      <w:r w:rsidRPr="00097C1B">
        <w:rPr>
          <w:rStyle w:val="af"/>
          <w:b w:val="0"/>
          <w:bCs w:val="0"/>
          <w:sz w:val="28"/>
          <w:szCs w:val="28"/>
          <w:bdr w:val="none" w:sz="0" w:space="0" w:color="auto" w:frame="1"/>
        </w:rPr>
        <w:t>Git</w:t>
      </w:r>
      <w:proofErr w:type="spellEnd"/>
      <w:r w:rsidRPr="00097C1B">
        <w:rPr>
          <w:rStyle w:val="af"/>
          <w:b w:val="0"/>
          <w:bCs w:val="0"/>
          <w:sz w:val="28"/>
          <w:szCs w:val="28"/>
          <w:bdr w:val="none" w:sz="0" w:space="0" w:color="auto" w:frame="1"/>
        </w:rPr>
        <w:t>.</w:t>
      </w:r>
      <w:r w:rsidRPr="00320E26">
        <w:rPr>
          <w:sz w:val="28"/>
          <w:szCs w:val="28"/>
        </w:rPr>
        <w:t xml:space="preserve"> </w:t>
      </w:r>
      <w:r w:rsidRPr="007226B0">
        <w:rPr>
          <w:sz w:val="28"/>
          <w:szCs w:val="28"/>
        </w:rPr>
        <w:t>Система контроля версий для отслеживания изменений, управления ветками разработки и совместной работы.</w:t>
      </w:r>
    </w:p>
    <w:p w:rsidR="00740B91" w:rsidRPr="007226B0" w:rsidRDefault="00740B91" w:rsidP="00097C1B">
      <w:pPr>
        <w:spacing w:line="360" w:lineRule="auto"/>
        <w:ind w:firstLine="708"/>
        <w:jc w:val="both"/>
        <w:textAlignment w:val="baseline"/>
        <w:rPr>
          <w:sz w:val="28"/>
          <w:szCs w:val="28"/>
        </w:rPr>
      </w:pPr>
      <w:proofErr w:type="spellStart"/>
      <w:r w:rsidRPr="00097C1B">
        <w:rPr>
          <w:rStyle w:val="af"/>
          <w:b w:val="0"/>
          <w:bCs w:val="0"/>
          <w:sz w:val="28"/>
          <w:szCs w:val="28"/>
          <w:bdr w:val="none" w:sz="0" w:space="0" w:color="auto" w:frame="1"/>
        </w:rPr>
        <w:t>GitHub</w:t>
      </w:r>
      <w:proofErr w:type="spellEnd"/>
      <w:r w:rsidRPr="00097C1B">
        <w:rPr>
          <w:rStyle w:val="af"/>
          <w:b w:val="0"/>
          <w:bCs w:val="0"/>
          <w:sz w:val="28"/>
          <w:szCs w:val="28"/>
          <w:bdr w:val="none" w:sz="0" w:space="0" w:color="auto" w:frame="1"/>
        </w:rPr>
        <w:t>.</w:t>
      </w:r>
      <w:r w:rsidRPr="007226B0">
        <w:rPr>
          <w:sz w:val="28"/>
          <w:szCs w:val="28"/>
        </w:rPr>
        <w:t xml:space="preserve"> Веб-платформа для хостинга репозитория, совместной разработки, управления задачами (</w:t>
      </w:r>
      <w:proofErr w:type="spellStart"/>
      <w:r w:rsidRPr="007226B0">
        <w:rPr>
          <w:sz w:val="28"/>
          <w:szCs w:val="28"/>
        </w:rPr>
        <w:t>Issues</w:t>
      </w:r>
      <w:proofErr w:type="spellEnd"/>
      <w:r w:rsidRPr="007226B0">
        <w:rPr>
          <w:sz w:val="28"/>
          <w:szCs w:val="28"/>
        </w:rPr>
        <w:t>) и документирования проекта (</w:t>
      </w:r>
      <w:proofErr w:type="spellStart"/>
      <w:r w:rsidRPr="007226B0">
        <w:rPr>
          <w:sz w:val="28"/>
          <w:szCs w:val="28"/>
        </w:rPr>
        <w:t>Wiki</w:t>
      </w:r>
      <w:proofErr w:type="spellEnd"/>
      <w:r w:rsidRPr="007226B0">
        <w:rPr>
          <w:sz w:val="28"/>
          <w:szCs w:val="28"/>
        </w:rPr>
        <w:t>, README).</w:t>
      </w:r>
    </w:p>
    <w:p w:rsidR="00740B91" w:rsidRPr="00097C1B" w:rsidRDefault="00740B91" w:rsidP="00097C1B">
      <w:pPr>
        <w:pStyle w:val="2"/>
        <w:spacing w:before="360" w:beforeAutospacing="0" w:after="240" w:afterAutospacing="0" w:line="360" w:lineRule="auto"/>
        <w:jc w:val="both"/>
        <w:textAlignment w:val="baseline"/>
        <w:rPr>
          <w:b w:val="0"/>
          <w:bCs w:val="0"/>
          <w:sz w:val="28"/>
          <w:szCs w:val="28"/>
        </w:rPr>
      </w:pPr>
      <w:bookmarkStart w:id="2443" w:name="_Toc230173176"/>
      <w:r w:rsidRPr="00097C1B">
        <w:rPr>
          <w:b w:val="0"/>
          <w:bCs w:val="0"/>
          <w:sz w:val="28"/>
          <w:szCs w:val="28"/>
        </w:rPr>
        <w:t>2.5 Дополнительные инструменты и библиотеки</w:t>
      </w:r>
      <w:bookmarkEnd w:id="2443"/>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rPr>
      </w:pPr>
      <w:bookmarkStart w:id="2444" w:name="_Toc230173177"/>
      <w:r w:rsidRPr="00097C1B">
        <w:rPr>
          <w:rFonts w:ascii="Times New Roman" w:hAnsi="Times New Roman"/>
          <w:b w:val="0"/>
          <w:bCs w:val="0"/>
          <w:sz w:val="28"/>
          <w:szCs w:val="28"/>
        </w:rPr>
        <w:t>2.5.1 Используемые библиотеки</w:t>
      </w:r>
      <w:bookmarkEnd w:id="2444"/>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3"/>
        <w:gridCol w:w="2991"/>
        <w:gridCol w:w="4694"/>
      </w:tblGrid>
      <w:tr w:rsidR="00740B91" w:rsidRPr="007226B0" w:rsidTr="002E5B49">
        <w:trPr>
          <w:tblHeader/>
        </w:trPr>
        <w:tc>
          <w:tcPr>
            <w:tcW w:w="0" w:type="auto"/>
            <w:tcMar>
              <w:top w:w="150" w:type="dxa"/>
              <w:left w:w="150" w:type="dxa"/>
              <w:bottom w:w="150" w:type="dxa"/>
              <w:right w:w="150" w:type="dxa"/>
            </w:tcMar>
            <w:hideMark/>
          </w:tcPr>
          <w:p w:rsidR="00740B91" w:rsidRPr="007226B0" w:rsidRDefault="00740B91" w:rsidP="00097C1B">
            <w:pPr>
              <w:spacing w:line="360" w:lineRule="auto"/>
              <w:jc w:val="both"/>
              <w:rPr>
                <w:b/>
                <w:bCs/>
                <w:sz w:val="28"/>
                <w:szCs w:val="28"/>
              </w:rPr>
            </w:pPr>
            <w:r w:rsidRPr="00097C1B">
              <w:rPr>
                <w:sz w:val="28"/>
                <w:szCs w:val="28"/>
              </w:rPr>
              <w:t>Библиотека</w:t>
            </w:r>
          </w:p>
        </w:tc>
        <w:tc>
          <w:tcPr>
            <w:tcW w:w="0" w:type="auto"/>
            <w:tcMar>
              <w:top w:w="150" w:type="dxa"/>
              <w:left w:w="150" w:type="dxa"/>
              <w:bottom w:w="150" w:type="dxa"/>
              <w:right w:w="150" w:type="dxa"/>
            </w:tcMar>
            <w:hideMark/>
          </w:tcPr>
          <w:p w:rsidR="00740B91" w:rsidRPr="007226B0" w:rsidRDefault="00740B91" w:rsidP="00097C1B">
            <w:pPr>
              <w:spacing w:line="360" w:lineRule="auto"/>
              <w:jc w:val="both"/>
              <w:rPr>
                <w:b/>
                <w:bCs/>
                <w:sz w:val="28"/>
                <w:szCs w:val="28"/>
              </w:rPr>
            </w:pPr>
            <w:r w:rsidRPr="00097C1B">
              <w:rPr>
                <w:sz w:val="28"/>
                <w:szCs w:val="28"/>
              </w:rPr>
              <w:t>Назначение</w:t>
            </w:r>
          </w:p>
        </w:tc>
        <w:tc>
          <w:tcPr>
            <w:tcW w:w="0" w:type="auto"/>
            <w:tcMar>
              <w:top w:w="150" w:type="dxa"/>
              <w:left w:w="150" w:type="dxa"/>
              <w:bottom w:w="150" w:type="dxa"/>
              <w:right w:w="150" w:type="dxa"/>
            </w:tcMar>
            <w:hideMark/>
          </w:tcPr>
          <w:p w:rsidR="00740B91" w:rsidRPr="00097C1B" w:rsidRDefault="00740B91" w:rsidP="00097C1B">
            <w:pPr>
              <w:spacing w:line="360" w:lineRule="auto"/>
              <w:jc w:val="both"/>
              <w:rPr>
                <w:sz w:val="28"/>
                <w:szCs w:val="28"/>
              </w:rPr>
            </w:pPr>
            <w:r w:rsidRPr="00097C1B">
              <w:rPr>
                <w:sz w:val="28"/>
                <w:szCs w:val="28"/>
              </w:rPr>
              <w:t>Обоснование выбора</w:t>
            </w:r>
          </w:p>
        </w:tc>
      </w:tr>
      <w:tr w:rsidR="00740B91" w:rsidRPr="007226B0" w:rsidTr="002E5B49">
        <w:tc>
          <w:tcPr>
            <w:tcW w:w="0" w:type="auto"/>
            <w:tcMar>
              <w:top w:w="150" w:type="dxa"/>
              <w:left w:w="150" w:type="dxa"/>
              <w:bottom w:w="150" w:type="dxa"/>
              <w:right w:w="150" w:type="dxa"/>
            </w:tcMar>
            <w:hideMark/>
          </w:tcPr>
          <w:p w:rsidR="00740B91" w:rsidRPr="00320E26" w:rsidRDefault="00740B91" w:rsidP="00097C1B">
            <w:pPr>
              <w:spacing w:line="360" w:lineRule="auto"/>
              <w:jc w:val="both"/>
              <w:rPr>
                <w:sz w:val="28"/>
                <w:szCs w:val="28"/>
              </w:rPr>
            </w:pPr>
            <w:proofErr w:type="spellStart"/>
            <w:r w:rsidRPr="00097C1B">
              <w:rPr>
                <w:rStyle w:val="af"/>
                <w:b w:val="0"/>
                <w:bCs w:val="0"/>
                <w:sz w:val="28"/>
                <w:szCs w:val="28"/>
                <w:bdr w:val="none" w:sz="0" w:space="0" w:color="auto" w:frame="1"/>
              </w:rPr>
              <w:t>cryptography</w:t>
            </w:r>
            <w:proofErr w:type="spellEnd"/>
          </w:p>
        </w:tc>
        <w:tc>
          <w:tcPr>
            <w:tcW w:w="0" w:type="auto"/>
            <w:tcMar>
              <w:top w:w="150" w:type="dxa"/>
              <w:left w:w="150" w:type="dxa"/>
              <w:bottom w:w="150" w:type="dxa"/>
              <w:right w:w="150" w:type="dxa"/>
            </w:tcMar>
            <w:hideMark/>
          </w:tcPr>
          <w:p w:rsidR="00740B91" w:rsidRPr="007226B0" w:rsidRDefault="00740B91" w:rsidP="00097C1B">
            <w:pPr>
              <w:spacing w:line="360" w:lineRule="auto"/>
              <w:jc w:val="both"/>
              <w:rPr>
                <w:sz w:val="28"/>
                <w:szCs w:val="28"/>
              </w:rPr>
            </w:pPr>
            <w:r w:rsidRPr="007226B0">
              <w:rPr>
                <w:sz w:val="28"/>
                <w:szCs w:val="28"/>
              </w:rPr>
              <w:t>Криптографические операции</w:t>
            </w:r>
          </w:p>
        </w:tc>
        <w:tc>
          <w:tcPr>
            <w:tcW w:w="0" w:type="auto"/>
            <w:tcMar>
              <w:top w:w="150" w:type="dxa"/>
              <w:left w:w="150" w:type="dxa"/>
              <w:bottom w:w="150" w:type="dxa"/>
              <w:right w:w="150" w:type="dxa"/>
            </w:tcMar>
            <w:hideMark/>
          </w:tcPr>
          <w:p w:rsidR="00740B91" w:rsidRPr="00320E26" w:rsidRDefault="00740B91" w:rsidP="00097C1B">
            <w:pPr>
              <w:spacing w:line="360" w:lineRule="auto"/>
              <w:jc w:val="both"/>
              <w:rPr>
                <w:sz w:val="28"/>
                <w:szCs w:val="28"/>
              </w:rPr>
            </w:pPr>
            <w:r w:rsidRPr="00320E26">
              <w:rPr>
                <w:sz w:val="28"/>
                <w:szCs w:val="28"/>
              </w:rPr>
              <w:t xml:space="preserve">Предоставляет реализацию ChaCha20-Poly1305, PBKDF2 и других алгоритмов на чистом </w:t>
            </w:r>
            <w:proofErr w:type="spellStart"/>
            <w:r w:rsidRPr="00320E26">
              <w:rPr>
                <w:sz w:val="28"/>
                <w:szCs w:val="28"/>
              </w:rPr>
              <w:t>Dart</w:t>
            </w:r>
            <w:proofErr w:type="spellEnd"/>
            <w:r w:rsidRPr="00320E26">
              <w:rPr>
                <w:sz w:val="28"/>
                <w:szCs w:val="28"/>
              </w:rPr>
              <w:t xml:space="preserve"> с поддержкой всех платформ</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proofErr w:type="spellStart"/>
            <w:r w:rsidRPr="00097C1B">
              <w:rPr>
                <w:rStyle w:val="af"/>
                <w:b w:val="0"/>
                <w:bCs w:val="0"/>
                <w:sz w:val="28"/>
                <w:szCs w:val="28"/>
                <w:bdr w:val="none" w:sz="0" w:space="0" w:color="auto" w:frame="1"/>
              </w:rPr>
              <w:lastRenderedPageBreak/>
              <w:t>provider</w:t>
            </w:r>
            <w:proofErr w:type="spellEnd"/>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Управление состоянием</w:t>
            </w:r>
          </w:p>
        </w:tc>
        <w:tc>
          <w:tcPr>
            <w:tcW w:w="0" w:type="auto"/>
            <w:tcMar>
              <w:top w:w="150" w:type="dxa"/>
              <w:left w:w="150" w:type="dxa"/>
              <w:bottom w:w="150" w:type="dxa"/>
              <w:right w:w="150" w:type="dxa"/>
            </w:tcMar>
            <w:hideMark/>
          </w:tcPr>
          <w:p w:rsidR="00740B91" w:rsidRPr="00320E26" w:rsidRDefault="00740B91" w:rsidP="00097C1B">
            <w:pPr>
              <w:spacing w:line="360" w:lineRule="auto"/>
              <w:jc w:val="both"/>
              <w:rPr>
                <w:sz w:val="28"/>
                <w:szCs w:val="28"/>
              </w:rPr>
            </w:pPr>
            <w:r w:rsidRPr="00320E26">
              <w:rPr>
                <w:sz w:val="28"/>
                <w:szCs w:val="28"/>
              </w:rPr>
              <w:t xml:space="preserve">Простая и эффективная реализация паттерна </w:t>
            </w:r>
            <w:proofErr w:type="spellStart"/>
            <w:r w:rsidRPr="00320E26">
              <w:rPr>
                <w:sz w:val="28"/>
                <w:szCs w:val="28"/>
              </w:rPr>
              <w:t>InheritedWidget</w:t>
            </w:r>
            <w:proofErr w:type="spellEnd"/>
            <w:r w:rsidRPr="00320E26">
              <w:rPr>
                <w:sz w:val="28"/>
                <w:szCs w:val="28"/>
              </w:rPr>
              <w:t xml:space="preserve"> для передачи данных по дереву виджетов</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proofErr w:type="spellStart"/>
            <w:r w:rsidRPr="00097C1B">
              <w:rPr>
                <w:rStyle w:val="af"/>
                <w:b w:val="0"/>
                <w:bCs w:val="0"/>
                <w:sz w:val="28"/>
                <w:szCs w:val="28"/>
                <w:bdr w:val="none" w:sz="0" w:space="0" w:color="auto" w:frame="1"/>
              </w:rPr>
              <w:t>sqflite</w:t>
            </w:r>
            <w:proofErr w:type="spellEnd"/>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 xml:space="preserve">Работа с </w:t>
            </w:r>
            <w:proofErr w:type="spellStart"/>
            <w:r w:rsidRPr="007D6AAF">
              <w:rPr>
                <w:sz w:val="28"/>
                <w:szCs w:val="28"/>
              </w:rPr>
              <w:t>SQLite</w:t>
            </w:r>
            <w:proofErr w:type="spellEnd"/>
          </w:p>
        </w:tc>
        <w:tc>
          <w:tcPr>
            <w:tcW w:w="0" w:type="auto"/>
            <w:tcMar>
              <w:top w:w="150" w:type="dxa"/>
              <w:left w:w="150" w:type="dxa"/>
              <w:bottom w:w="150" w:type="dxa"/>
              <w:right w:w="150" w:type="dxa"/>
            </w:tcMar>
            <w:hideMark/>
          </w:tcPr>
          <w:p w:rsidR="00740B91" w:rsidRPr="00320E26" w:rsidRDefault="00740B91" w:rsidP="00097C1B">
            <w:pPr>
              <w:spacing w:line="360" w:lineRule="auto"/>
              <w:jc w:val="both"/>
              <w:rPr>
                <w:sz w:val="28"/>
                <w:szCs w:val="28"/>
              </w:rPr>
            </w:pPr>
            <w:r w:rsidRPr="00320E26">
              <w:rPr>
                <w:sz w:val="28"/>
                <w:szCs w:val="28"/>
              </w:rPr>
              <w:t xml:space="preserve">Официальный плагин </w:t>
            </w:r>
            <w:proofErr w:type="spellStart"/>
            <w:r w:rsidRPr="00320E26">
              <w:rPr>
                <w:sz w:val="28"/>
                <w:szCs w:val="28"/>
              </w:rPr>
              <w:t>Flutter</w:t>
            </w:r>
            <w:proofErr w:type="spellEnd"/>
            <w:r w:rsidRPr="00320E26">
              <w:rPr>
                <w:sz w:val="28"/>
                <w:szCs w:val="28"/>
              </w:rPr>
              <w:t xml:space="preserve"> для </w:t>
            </w:r>
            <w:proofErr w:type="spellStart"/>
            <w:r w:rsidRPr="00320E26">
              <w:rPr>
                <w:sz w:val="28"/>
                <w:szCs w:val="28"/>
              </w:rPr>
              <w:t>SQLite</w:t>
            </w:r>
            <w:proofErr w:type="spellEnd"/>
            <w:r w:rsidRPr="00320E26">
              <w:rPr>
                <w:sz w:val="28"/>
                <w:szCs w:val="28"/>
              </w:rPr>
              <w:t>, обеспечивающий кроссплатформенный доступ к базе данных</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proofErr w:type="spellStart"/>
            <w:r w:rsidRPr="00097C1B">
              <w:rPr>
                <w:rStyle w:val="af"/>
                <w:b w:val="0"/>
                <w:bCs w:val="0"/>
                <w:sz w:val="28"/>
                <w:szCs w:val="28"/>
                <w:bdr w:val="none" w:sz="0" w:space="0" w:color="auto" w:frame="1"/>
              </w:rPr>
              <w:t>dartz</w:t>
            </w:r>
            <w:proofErr w:type="spellEnd"/>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Функциональное программирование</w:t>
            </w:r>
          </w:p>
        </w:tc>
        <w:tc>
          <w:tcPr>
            <w:tcW w:w="0" w:type="auto"/>
            <w:tcMar>
              <w:top w:w="150" w:type="dxa"/>
              <w:left w:w="150" w:type="dxa"/>
              <w:bottom w:w="150" w:type="dxa"/>
              <w:right w:w="150" w:type="dxa"/>
            </w:tcMar>
            <w:hideMark/>
          </w:tcPr>
          <w:p w:rsidR="00740B91" w:rsidRPr="00320E26" w:rsidRDefault="00740B91" w:rsidP="00097C1B">
            <w:pPr>
              <w:spacing w:line="360" w:lineRule="auto"/>
              <w:jc w:val="both"/>
              <w:rPr>
                <w:sz w:val="28"/>
                <w:szCs w:val="28"/>
              </w:rPr>
            </w:pPr>
            <w:r w:rsidRPr="00320E26">
              <w:rPr>
                <w:sz w:val="28"/>
                <w:szCs w:val="28"/>
              </w:rPr>
              <w:t xml:space="preserve">Реализация </w:t>
            </w:r>
            <w:proofErr w:type="spellStart"/>
            <w:r w:rsidRPr="00320E26">
              <w:rPr>
                <w:sz w:val="28"/>
                <w:szCs w:val="28"/>
              </w:rPr>
              <w:t>Either</w:t>
            </w:r>
            <w:proofErr w:type="spellEnd"/>
            <w:r w:rsidRPr="00320E26">
              <w:rPr>
                <w:sz w:val="28"/>
                <w:szCs w:val="28"/>
              </w:rPr>
              <w:t xml:space="preserve">, </w:t>
            </w:r>
            <w:proofErr w:type="spellStart"/>
            <w:r w:rsidRPr="00320E26">
              <w:rPr>
                <w:sz w:val="28"/>
                <w:szCs w:val="28"/>
              </w:rPr>
              <w:t>Option</w:t>
            </w:r>
            <w:proofErr w:type="spellEnd"/>
            <w:r w:rsidRPr="00320E26">
              <w:rPr>
                <w:sz w:val="28"/>
                <w:szCs w:val="28"/>
              </w:rPr>
              <w:t xml:space="preserve"> и других типов для обработки ошибок без исключений</w:t>
            </w:r>
          </w:p>
        </w:tc>
      </w:tr>
      <w:tr w:rsidR="00740B91" w:rsidRPr="007226B0" w:rsidTr="002E5B49">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proofErr w:type="spellStart"/>
            <w:r w:rsidRPr="00097C1B">
              <w:rPr>
                <w:rStyle w:val="af"/>
                <w:b w:val="0"/>
                <w:bCs w:val="0"/>
                <w:sz w:val="28"/>
                <w:szCs w:val="28"/>
                <w:bdr w:val="none" w:sz="0" w:space="0" w:color="auto" w:frame="1"/>
              </w:rPr>
              <w:t>zxcvbn</w:t>
            </w:r>
            <w:proofErr w:type="spellEnd"/>
          </w:p>
        </w:tc>
        <w:tc>
          <w:tcPr>
            <w:tcW w:w="0" w:type="auto"/>
            <w:tcMar>
              <w:top w:w="150" w:type="dxa"/>
              <w:left w:w="150" w:type="dxa"/>
              <w:bottom w:w="150" w:type="dxa"/>
              <w:right w:w="150" w:type="dxa"/>
            </w:tcMar>
            <w:hideMark/>
          </w:tcPr>
          <w:p w:rsidR="00740B91" w:rsidRPr="007D6AAF" w:rsidRDefault="00740B91" w:rsidP="00097C1B">
            <w:pPr>
              <w:spacing w:line="360" w:lineRule="auto"/>
              <w:jc w:val="both"/>
              <w:rPr>
                <w:sz w:val="28"/>
                <w:szCs w:val="28"/>
              </w:rPr>
            </w:pPr>
            <w:r w:rsidRPr="007D6AAF">
              <w:rPr>
                <w:sz w:val="28"/>
                <w:szCs w:val="28"/>
              </w:rPr>
              <w:t>Оценка сложности пароля</w:t>
            </w:r>
          </w:p>
        </w:tc>
        <w:tc>
          <w:tcPr>
            <w:tcW w:w="0" w:type="auto"/>
            <w:tcMar>
              <w:top w:w="150" w:type="dxa"/>
              <w:left w:w="150" w:type="dxa"/>
              <w:bottom w:w="150" w:type="dxa"/>
              <w:right w:w="150" w:type="dxa"/>
            </w:tcMar>
            <w:hideMark/>
          </w:tcPr>
          <w:p w:rsidR="00740B91" w:rsidRPr="00320E26" w:rsidRDefault="00740B91" w:rsidP="00097C1B">
            <w:pPr>
              <w:spacing w:line="360" w:lineRule="auto"/>
              <w:jc w:val="both"/>
              <w:rPr>
                <w:sz w:val="28"/>
                <w:szCs w:val="28"/>
              </w:rPr>
            </w:pPr>
            <w:r w:rsidRPr="00320E26">
              <w:rPr>
                <w:sz w:val="28"/>
                <w:szCs w:val="28"/>
              </w:rPr>
              <w:t xml:space="preserve">Порт алгоритма </w:t>
            </w:r>
            <w:proofErr w:type="spellStart"/>
            <w:r w:rsidRPr="00320E26">
              <w:rPr>
                <w:sz w:val="28"/>
                <w:szCs w:val="28"/>
              </w:rPr>
              <w:t>Dropbox</w:t>
            </w:r>
            <w:proofErr w:type="spellEnd"/>
            <w:r w:rsidRPr="00320E26">
              <w:rPr>
                <w:sz w:val="28"/>
                <w:szCs w:val="28"/>
              </w:rPr>
              <w:t xml:space="preserve"> для оценки энтропии и устойчивости паролей к атакам</w:t>
            </w:r>
          </w:p>
        </w:tc>
      </w:tr>
    </w:tbl>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rPr>
      </w:pPr>
      <w:bookmarkStart w:id="2445" w:name="_Toc230173178"/>
      <w:r w:rsidRPr="00097C1B">
        <w:rPr>
          <w:rFonts w:ascii="Times New Roman" w:hAnsi="Times New Roman"/>
          <w:b w:val="0"/>
          <w:bCs w:val="0"/>
          <w:sz w:val="28"/>
          <w:szCs w:val="28"/>
        </w:rPr>
        <w:t>2.5.2 Криптографические алгоритмы</w:t>
      </w:r>
      <w:bookmarkEnd w:id="2445"/>
    </w:p>
    <w:p w:rsidR="00740B91" w:rsidRPr="007226B0" w:rsidRDefault="00740B91" w:rsidP="00097C1B">
      <w:pPr>
        <w:spacing w:line="360" w:lineRule="auto"/>
        <w:ind w:firstLine="708"/>
        <w:jc w:val="both"/>
        <w:textAlignment w:val="baseline"/>
        <w:rPr>
          <w:sz w:val="28"/>
          <w:szCs w:val="28"/>
        </w:rPr>
      </w:pPr>
      <w:r w:rsidRPr="007226B0">
        <w:rPr>
          <w:sz w:val="28"/>
          <w:szCs w:val="28"/>
        </w:rPr>
        <w:t>Для обеспечения безопасности данных выбраны следующие алгоритмы:</w:t>
      </w:r>
    </w:p>
    <w:p w:rsidR="002E5B49" w:rsidRPr="007226B0" w:rsidRDefault="00740B91" w:rsidP="00097C1B">
      <w:pPr>
        <w:spacing w:line="360" w:lineRule="auto"/>
        <w:jc w:val="both"/>
        <w:textAlignment w:val="baseline"/>
        <w:rPr>
          <w:rStyle w:val="af"/>
          <w:sz w:val="28"/>
          <w:szCs w:val="28"/>
          <w:bdr w:val="none" w:sz="0" w:space="0" w:color="auto" w:frame="1"/>
        </w:rPr>
      </w:pPr>
      <w:r w:rsidRPr="00097C1B">
        <w:rPr>
          <w:rStyle w:val="af"/>
          <w:b w:val="0"/>
          <w:bCs w:val="0"/>
          <w:sz w:val="28"/>
          <w:szCs w:val="28"/>
          <w:bdr w:val="none" w:sz="0" w:space="0" w:color="auto" w:frame="1"/>
        </w:rPr>
        <w:t>ChaCha20-Poly1305.</w:t>
      </w:r>
      <w:r w:rsidRPr="00320E26">
        <w:rPr>
          <w:sz w:val="28"/>
          <w:szCs w:val="28"/>
        </w:rPr>
        <w:t xml:space="preserve"> </w:t>
      </w:r>
      <w:r w:rsidRPr="007226B0">
        <w:rPr>
          <w:sz w:val="28"/>
          <w:szCs w:val="28"/>
        </w:rPr>
        <w:t>Современный аутентифицированный алгоритм шифрования, комбинирующий потоковый шифр ChaCha20 и код аутентификации сообщений Poly1305. Обеспечивает высокую производительность на программном уровне (без аппаратного ускорения AES), устойчивость к атакам по побочным каналам и параллелизм. Рекомендован в RFC 8439 и используется в TLS 1.3.</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PBKDF2-HMAC-SHA256.</w:t>
      </w:r>
      <w:r w:rsidRPr="007226B0">
        <w:rPr>
          <w:sz w:val="28"/>
          <w:szCs w:val="28"/>
        </w:rPr>
        <w:t xml:space="preserve"> Алгоритм деривации ключа на основе пароля (Password-Based Key </w:t>
      </w:r>
      <w:proofErr w:type="spellStart"/>
      <w:r w:rsidRPr="007226B0">
        <w:rPr>
          <w:sz w:val="28"/>
          <w:szCs w:val="28"/>
        </w:rPr>
        <w:t>Derivation</w:t>
      </w:r>
      <w:proofErr w:type="spellEnd"/>
      <w:r w:rsidRPr="007226B0">
        <w:rPr>
          <w:sz w:val="28"/>
          <w:szCs w:val="28"/>
        </w:rPr>
        <w:t xml:space="preserve"> </w:t>
      </w:r>
      <w:proofErr w:type="spellStart"/>
      <w:r w:rsidRPr="007226B0">
        <w:rPr>
          <w:sz w:val="28"/>
          <w:szCs w:val="28"/>
        </w:rPr>
        <w:t>Function</w:t>
      </w:r>
      <w:proofErr w:type="spellEnd"/>
      <w:r w:rsidRPr="007226B0">
        <w:rPr>
          <w:sz w:val="28"/>
          <w:szCs w:val="28"/>
        </w:rPr>
        <w:t xml:space="preserve"> 2). Применяется для преобразования мастер-пароля пользователя в криптографический ключ с использованием соли </w:t>
      </w:r>
      <w:r w:rsidRPr="007226B0">
        <w:rPr>
          <w:sz w:val="28"/>
          <w:szCs w:val="28"/>
        </w:rPr>
        <w:lastRenderedPageBreak/>
        <w:t>и большого числа итераций (≥600 000), что делает атаки методом перебора (</w:t>
      </w:r>
      <w:proofErr w:type="spellStart"/>
      <w:r w:rsidRPr="007226B0">
        <w:rPr>
          <w:sz w:val="28"/>
          <w:szCs w:val="28"/>
        </w:rPr>
        <w:t>brute-force</w:t>
      </w:r>
      <w:proofErr w:type="spellEnd"/>
      <w:r w:rsidRPr="007226B0">
        <w:rPr>
          <w:sz w:val="28"/>
          <w:szCs w:val="28"/>
        </w:rPr>
        <w:t>) практически неосуществимыми.</w:t>
      </w:r>
    </w:p>
    <w:p w:rsidR="00740B91"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lang w:val="en-US"/>
        </w:rPr>
        <w:t>CSPRNG (Cryptographically Secure Pseudo-Random Number Generator).</w:t>
      </w:r>
      <w:r w:rsidRPr="00320E26">
        <w:rPr>
          <w:sz w:val="28"/>
          <w:szCs w:val="28"/>
          <w:lang w:val="en-US"/>
        </w:rPr>
        <w:t xml:space="preserve"> </w:t>
      </w:r>
      <w:r w:rsidRPr="007226B0">
        <w:rPr>
          <w:sz w:val="28"/>
          <w:szCs w:val="28"/>
        </w:rPr>
        <w:t xml:space="preserve">Криптографически стойкий генератор псевдослучайных чисел, используемый для генерации ключей, </w:t>
      </w:r>
      <w:proofErr w:type="spellStart"/>
      <w:r w:rsidRPr="007226B0">
        <w:rPr>
          <w:sz w:val="28"/>
          <w:szCs w:val="28"/>
        </w:rPr>
        <w:t>nonce</w:t>
      </w:r>
      <w:proofErr w:type="spellEnd"/>
      <w:r w:rsidRPr="007226B0">
        <w:rPr>
          <w:sz w:val="28"/>
          <w:szCs w:val="28"/>
        </w:rPr>
        <w:t>, паролей и других критически важных параметров. Обеспечивает непредсказуемость выходных данных, необходимую для криптографической безопасности.</w:t>
      </w:r>
    </w:p>
    <w:p w:rsidR="00740B91" w:rsidRPr="00097C1B" w:rsidRDefault="00740B91" w:rsidP="00097C1B">
      <w:pPr>
        <w:pStyle w:val="2"/>
        <w:spacing w:before="360" w:beforeAutospacing="0" w:after="240" w:afterAutospacing="0" w:line="360" w:lineRule="auto"/>
        <w:jc w:val="both"/>
        <w:textAlignment w:val="baseline"/>
        <w:rPr>
          <w:b w:val="0"/>
          <w:bCs w:val="0"/>
          <w:sz w:val="28"/>
          <w:szCs w:val="28"/>
        </w:rPr>
      </w:pPr>
      <w:bookmarkStart w:id="2446" w:name="_Toc230173179"/>
      <w:r w:rsidRPr="00097C1B">
        <w:rPr>
          <w:b w:val="0"/>
          <w:bCs w:val="0"/>
          <w:sz w:val="28"/>
          <w:szCs w:val="28"/>
        </w:rPr>
        <w:t>2.6 Архитектурное решение</w:t>
      </w:r>
      <w:bookmarkEnd w:id="2446"/>
    </w:p>
    <w:p w:rsidR="00740B91" w:rsidRPr="007226B0" w:rsidRDefault="00740B91" w:rsidP="00097C1B">
      <w:pPr>
        <w:spacing w:line="360" w:lineRule="auto"/>
        <w:ind w:firstLine="708"/>
        <w:jc w:val="both"/>
        <w:textAlignment w:val="baseline"/>
        <w:rPr>
          <w:sz w:val="28"/>
          <w:szCs w:val="28"/>
        </w:rPr>
      </w:pPr>
      <w:r w:rsidRPr="007226B0">
        <w:rPr>
          <w:sz w:val="28"/>
          <w:szCs w:val="28"/>
        </w:rPr>
        <w:t xml:space="preserve">Для проектирования системы выбрана </w:t>
      </w:r>
      <w:proofErr w:type="spellStart"/>
      <w:r w:rsidRPr="00097C1B">
        <w:rPr>
          <w:rStyle w:val="af"/>
          <w:b w:val="0"/>
          <w:bCs w:val="0"/>
          <w:sz w:val="28"/>
          <w:szCs w:val="28"/>
          <w:bdr w:val="none" w:sz="0" w:space="0" w:color="auto" w:frame="1"/>
        </w:rPr>
        <w:t>Clean</w:t>
      </w:r>
      <w:proofErr w:type="spellEnd"/>
      <w:r w:rsidRPr="00097C1B">
        <w:rPr>
          <w:rStyle w:val="af"/>
          <w:b w:val="0"/>
          <w:bCs w:val="0"/>
          <w:sz w:val="28"/>
          <w:szCs w:val="28"/>
          <w:bdr w:val="none" w:sz="0" w:space="0" w:color="auto" w:frame="1"/>
        </w:rPr>
        <w:t xml:space="preserve"> Architecture</w:t>
      </w:r>
      <w:r w:rsidRPr="007226B0">
        <w:rPr>
          <w:sz w:val="28"/>
          <w:szCs w:val="28"/>
        </w:rPr>
        <w:t xml:space="preserve"> (чистая архитектура) в сочетании с </w:t>
      </w:r>
      <w:proofErr w:type="spellStart"/>
      <w:r w:rsidRPr="00097C1B">
        <w:rPr>
          <w:rStyle w:val="af"/>
          <w:b w:val="0"/>
          <w:bCs w:val="0"/>
          <w:sz w:val="28"/>
          <w:szCs w:val="28"/>
          <w:bdr w:val="none" w:sz="0" w:space="0" w:color="auto" w:frame="1"/>
        </w:rPr>
        <w:t>Feature-Sliced</w:t>
      </w:r>
      <w:proofErr w:type="spellEnd"/>
      <w:r w:rsidRPr="00097C1B">
        <w:rPr>
          <w:rStyle w:val="af"/>
          <w:b w:val="0"/>
          <w:bCs w:val="0"/>
          <w:sz w:val="28"/>
          <w:szCs w:val="28"/>
          <w:bdr w:val="none" w:sz="0" w:space="0" w:color="auto" w:frame="1"/>
        </w:rPr>
        <w:t xml:space="preserve"> Design</w:t>
      </w:r>
      <w:r w:rsidRPr="007226B0">
        <w:rPr>
          <w:sz w:val="28"/>
          <w:szCs w:val="28"/>
        </w:rPr>
        <w:t xml:space="preserve"> (FSD).</w:t>
      </w:r>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rPr>
      </w:pPr>
      <w:bookmarkStart w:id="2447" w:name="_Toc230173180"/>
      <w:r w:rsidRPr="00097C1B">
        <w:rPr>
          <w:rFonts w:ascii="Times New Roman" w:hAnsi="Times New Roman"/>
          <w:b w:val="0"/>
          <w:bCs w:val="0"/>
          <w:sz w:val="28"/>
          <w:szCs w:val="28"/>
        </w:rPr>
        <w:t xml:space="preserve">2.6.1 </w:t>
      </w:r>
      <w:proofErr w:type="spellStart"/>
      <w:r w:rsidRPr="00097C1B">
        <w:rPr>
          <w:rFonts w:ascii="Times New Roman" w:hAnsi="Times New Roman"/>
          <w:b w:val="0"/>
          <w:bCs w:val="0"/>
          <w:sz w:val="28"/>
          <w:szCs w:val="28"/>
        </w:rPr>
        <w:t>Clean</w:t>
      </w:r>
      <w:proofErr w:type="spellEnd"/>
      <w:r w:rsidRPr="00097C1B">
        <w:rPr>
          <w:rFonts w:ascii="Times New Roman" w:hAnsi="Times New Roman"/>
          <w:b w:val="0"/>
          <w:bCs w:val="0"/>
          <w:sz w:val="28"/>
          <w:szCs w:val="28"/>
        </w:rPr>
        <w:t xml:space="preserve"> Architecture</w:t>
      </w:r>
      <w:bookmarkEnd w:id="2447"/>
    </w:p>
    <w:p w:rsidR="002E5B49" w:rsidRPr="007226B0" w:rsidRDefault="00740B91" w:rsidP="00097C1B">
      <w:pPr>
        <w:spacing w:line="360" w:lineRule="auto"/>
        <w:ind w:firstLine="708"/>
        <w:jc w:val="both"/>
        <w:textAlignment w:val="baseline"/>
        <w:rPr>
          <w:rStyle w:val="af"/>
          <w:sz w:val="28"/>
          <w:szCs w:val="28"/>
          <w:bdr w:val="none" w:sz="0" w:space="0" w:color="auto" w:frame="1"/>
        </w:rPr>
      </w:pPr>
      <w:proofErr w:type="spellStart"/>
      <w:r w:rsidRPr="007226B0">
        <w:rPr>
          <w:sz w:val="28"/>
          <w:szCs w:val="28"/>
        </w:rPr>
        <w:t>Clean</w:t>
      </w:r>
      <w:proofErr w:type="spellEnd"/>
      <w:r w:rsidRPr="007226B0">
        <w:rPr>
          <w:sz w:val="28"/>
          <w:szCs w:val="28"/>
        </w:rPr>
        <w:t xml:space="preserve"> Architecture, предложенная Робертом Мартином, обеспечивает разделение ответственности между слоями приложения и независимость бизнес-логики от внешних фреймворков, UI и базы данных. Для </w:t>
      </w:r>
      <w:proofErr w:type="spellStart"/>
      <w:r w:rsidRPr="007226B0">
        <w:rPr>
          <w:sz w:val="28"/>
          <w:szCs w:val="28"/>
        </w:rPr>
        <w:t>Flutter</w:t>
      </w:r>
      <w:proofErr w:type="spellEnd"/>
      <w:r w:rsidRPr="007226B0">
        <w:rPr>
          <w:sz w:val="28"/>
          <w:szCs w:val="28"/>
        </w:rPr>
        <w:t>-приложений в 2025 году стандартом является разделение на три основных слоя:</w:t>
      </w:r>
    </w:p>
    <w:p w:rsidR="002E5B49" w:rsidRPr="007226B0" w:rsidRDefault="00740B91" w:rsidP="00097C1B">
      <w:pPr>
        <w:spacing w:line="360" w:lineRule="auto"/>
        <w:ind w:firstLine="708"/>
        <w:jc w:val="both"/>
        <w:textAlignment w:val="baseline"/>
        <w:rPr>
          <w:rStyle w:val="af"/>
          <w:sz w:val="28"/>
          <w:szCs w:val="28"/>
          <w:bdr w:val="none" w:sz="0" w:space="0" w:color="auto" w:frame="1"/>
        </w:rPr>
      </w:pPr>
      <w:proofErr w:type="spellStart"/>
      <w:r w:rsidRPr="00097C1B">
        <w:rPr>
          <w:rStyle w:val="af"/>
          <w:b w:val="0"/>
          <w:bCs w:val="0"/>
          <w:sz w:val="28"/>
          <w:szCs w:val="28"/>
          <w:bdr w:val="none" w:sz="0" w:space="0" w:color="auto" w:frame="1"/>
        </w:rPr>
        <w:t>Presentation</w:t>
      </w:r>
      <w:proofErr w:type="spellEnd"/>
      <w:r w:rsidRPr="00097C1B">
        <w:rPr>
          <w:rStyle w:val="af"/>
          <w:b w:val="0"/>
          <w:bCs w:val="0"/>
          <w:sz w:val="28"/>
          <w:szCs w:val="28"/>
          <w:bdr w:val="none" w:sz="0" w:space="0" w:color="auto" w:frame="1"/>
        </w:rPr>
        <w:t xml:space="preserve"> (слой представления).</w:t>
      </w:r>
      <w:r w:rsidRPr="007226B0">
        <w:rPr>
          <w:sz w:val="28"/>
          <w:szCs w:val="28"/>
        </w:rPr>
        <w:t xml:space="preserve"> Содержит виджеты </w:t>
      </w:r>
      <w:proofErr w:type="spellStart"/>
      <w:r w:rsidRPr="007226B0">
        <w:rPr>
          <w:sz w:val="28"/>
          <w:szCs w:val="28"/>
        </w:rPr>
        <w:t>Flutter</w:t>
      </w:r>
      <w:proofErr w:type="spellEnd"/>
      <w:r w:rsidRPr="007226B0">
        <w:rPr>
          <w:sz w:val="28"/>
          <w:szCs w:val="28"/>
        </w:rPr>
        <w:t>, страницы (</w:t>
      </w:r>
      <w:proofErr w:type="spellStart"/>
      <w:r w:rsidRPr="007226B0">
        <w:rPr>
          <w:sz w:val="28"/>
          <w:szCs w:val="28"/>
        </w:rPr>
        <w:t>pages</w:t>
      </w:r>
      <w:proofErr w:type="spellEnd"/>
      <w:r w:rsidRPr="007226B0">
        <w:rPr>
          <w:sz w:val="28"/>
          <w:szCs w:val="28"/>
        </w:rPr>
        <w:t>/</w:t>
      </w:r>
      <w:proofErr w:type="spellStart"/>
      <w:r w:rsidRPr="007226B0">
        <w:rPr>
          <w:sz w:val="28"/>
          <w:szCs w:val="28"/>
        </w:rPr>
        <w:t>screens</w:t>
      </w:r>
      <w:proofErr w:type="spellEnd"/>
      <w:r w:rsidRPr="007226B0">
        <w:rPr>
          <w:sz w:val="28"/>
          <w:szCs w:val="28"/>
        </w:rPr>
        <w:t xml:space="preserve">), </w:t>
      </w:r>
      <w:proofErr w:type="spellStart"/>
      <w:r w:rsidRPr="007226B0">
        <w:rPr>
          <w:sz w:val="28"/>
          <w:szCs w:val="28"/>
        </w:rPr>
        <w:t>BLoC</w:t>
      </w:r>
      <w:proofErr w:type="spellEnd"/>
      <w:r w:rsidRPr="007226B0">
        <w:rPr>
          <w:sz w:val="28"/>
          <w:szCs w:val="28"/>
        </w:rPr>
        <w:t>/</w:t>
      </w:r>
      <w:proofErr w:type="spellStart"/>
      <w:r w:rsidRPr="007226B0">
        <w:rPr>
          <w:sz w:val="28"/>
          <w:szCs w:val="28"/>
        </w:rPr>
        <w:t>Cubit</w:t>
      </w:r>
      <w:proofErr w:type="spellEnd"/>
      <w:r w:rsidRPr="007226B0">
        <w:rPr>
          <w:sz w:val="28"/>
          <w:szCs w:val="28"/>
        </w:rPr>
        <w:t xml:space="preserve"> для управления состоянием и UI-логику. Отвечает за отображение данных и обработку пользовательских действий. Зависит только от Domain-слоя.</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Domain (слой домена).</w:t>
      </w:r>
      <w:r w:rsidRPr="007226B0">
        <w:rPr>
          <w:sz w:val="28"/>
          <w:szCs w:val="28"/>
        </w:rPr>
        <w:t xml:space="preserve"> Содержит чистую бизнес-логику: сущности (</w:t>
      </w:r>
      <w:proofErr w:type="spellStart"/>
      <w:r w:rsidRPr="007226B0">
        <w:rPr>
          <w:sz w:val="28"/>
          <w:szCs w:val="28"/>
        </w:rPr>
        <w:t>entities</w:t>
      </w:r>
      <w:proofErr w:type="spellEnd"/>
      <w:r w:rsidRPr="007226B0">
        <w:rPr>
          <w:sz w:val="28"/>
          <w:szCs w:val="28"/>
        </w:rPr>
        <w:t xml:space="preserve">), </w:t>
      </w:r>
      <w:proofErr w:type="spellStart"/>
      <w:r w:rsidRPr="007226B0">
        <w:rPr>
          <w:sz w:val="28"/>
          <w:szCs w:val="28"/>
        </w:rPr>
        <w:t>use</w:t>
      </w:r>
      <w:proofErr w:type="spellEnd"/>
      <w:r w:rsidRPr="007226B0">
        <w:rPr>
          <w:sz w:val="28"/>
          <w:szCs w:val="28"/>
        </w:rPr>
        <w:t xml:space="preserve"> </w:t>
      </w:r>
      <w:proofErr w:type="spellStart"/>
      <w:r w:rsidRPr="007226B0">
        <w:rPr>
          <w:sz w:val="28"/>
          <w:szCs w:val="28"/>
        </w:rPr>
        <w:t>cases</w:t>
      </w:r>
      <w:proofErr w:type="spellEnd"/>
      <w:r w:rsidRPr="007226B0">
        <w:rPr>
          <w:sz w:val="28"/>
          <w:szCs w:val="28"/>
        </w:rPr>
        <w:t xml:space="preserve"> (сценарии использования) и абстрактные интерфейсы репозиториев. Не зависит от </w:t>
      </w:r>
      <w:proofErr w:type="spellStart"/>
      <w:r w:rsidRPr="007226B0">
        <w:rPr>
          <w:sz w:val="28"/>
          <w:szCs w:val="28"/>
        </w:rPr>
        <w:t>Flutter</w:t>
      </w:r>
      <w:proofErr w:type="spellEnd"/>
      <w:r w:rsidRPr="007226B0">
        <w:rPr>
          <w:sz w:val="28"/>
          <w:szCs w:val="28"/>
        </w:rPr>
        <w:t>, внешних библиотек и платформенных API. Это ядро приложения, обеспечивающее его независимость от конкретных технологий.</w:t>
      </w:r>
    </w:p>
    <w:p w:rsidR="00740B91" w:rsidRPr="007226B0" w:rsidRDefault="00740B91"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Data (слой данных).</w:t>
      </w:r>
      <w:r w:rsidRPr="007226B0">
        <w:rPr>
          <w:sz w:val="28"/>
          <w:szCs w:val="28"/>
        </w:rPr>
        <w:t xml:space="preserve"> Содержит конкретные реализации репозиториев, работу с локальными и удалёнными источниками данных, DTO (Data Transfer </w:t>
      </w:r>
      <w:proofErr w:type="spellStart"/>
      <w:r w:rsidRPr="007226B0">
        <w:rPr>
          <w:sz w:val="28"/>
          <w:szCs w:val="28"/>
        </w:rPr>
        <w:t>Objects</w:t>
      </w:r>
      <w:proofErr w:type="spellEnd"/>
      <w:r w:rsidRPr="007226B0">
        <w:rPr>
          <w:sz w:val="28"/>
          <w:szCs w:val="28"/>
        </w:rPr>
        <w:t xml:space="preserve">) и </w:t>
      </w:r>
      <w:proofErr w:type="spellStart"/>
      <w:r w:rsidRPr="007226B0">
        <w:rPr>
          <w:sz w:val="28"/>
          <w:szCs w:val="28"/>
        </w:rPr>
        <w:t>мапперы</w:t>
      </w:r>
      <w:proofErr w:type="spellEnd"/>
      <w:r w:rsidRPr="007226B0">
        <w:rPr>
          <w:sz w:val="28"/>
          <w:szCs w:val="28"/>
        </w:rPr>
        <w:t xml:space="preserve"> для преобразования данных между форматами хранения и </w:t>
      </w:r>
      <w:r w:rsidRPr="007226B0">
        <w:rPr>
          <w:sz w:val="28"/>
          <w:szCs w:val="28"/>
        </w:rPr>
        <w:lastRenderedPageBreak/>
        <w:t>доменными сущностями. Зависит от Domain и внешних библиотек (</w:t>
      </w:r>
      <w:proofErr w:type="spellStart"/>
      <w:r w:rsidRPr="007226B0">
        <w:rPr>
          <w:sz w:val="28"/>
          <w:szCs w:val="28"/>
        </w:rPr>
        <w:t>sqflite</w:t>
      </w:r>
      <w:proofErr w:type="spellEnd"/>
      <w:r w:rsidRPr="007226B0">
        <w:rPr>
          <w:sz w:val="28"/>
          <w:szCs w:val="28"/>
        </w:rPr>
        <w:t xml:space="preserve">, </w:t>
      </w:r>
      <w:proofErr w:type="spellStart"/>
      <w:r w:rsidRPr="007226B0">
        <w:rPr>
          <w:sz w:val="28"/>
          <w:szCs w:val="28"/>
        </w:rPr>
        <w:t>cryptography</w:t>
      </w:r>
      <w:proofErr w:type="spellEnd"/>
      <w:r w:rsidRPr="007226B0">
        <w:rPr>
          <w:sz w:val="28"/>
          <w:szCs w:val="28"/>
        </w:rPr>
        <w:t>).</w:t>
      </w:r>
    </w:p>
    <w:p w:rsidR="002E5B49" w:rsidRPr="007226B0" w:rsidRDefault="002E5B49" w:rsidP="00097C1B">
      <w:pPr>
        <w:spacing w:line="360" w:lineRule="auto"/>
        <w:jc w:val="both"/>
        <w:textAlignment w:val="baseline"/>
        <w:rPr>
          <w:sz w:val="28"/>
          <w:szCs w:val="28"/>
        </w:rPr>
      </w:pPr>
    </w:p>
    <w:p w:rsidR="00740B91" w:rsidRPr="007226B0" w:rsidRDefault="00740B91" w:rsidP="00097C1B">
      <w:pPr>
        <w:spacing w:line="360" w:lineRule="auto"/>
        <w:jc w:val="both"/>
        <w:textAlignment w:val="baseline"/>
        <w:rPr>
          <w:sz w:val="28"/>
          <w:szCs w:val="28"/>
        </w:rPr>
      </w:pPr>
      <w:r w:rsidRPr="007226B0">
        <w:rPr>
          <w:sz w:val="28"/>
          <w:szCs w:val="28"/>
        </w:rPr>
        <w:t>Дополнительно выделены вспомогательные слои:</w:t>
      </w:r>
    </w:p>
    <w:p w:rsidR="00740B91" w:rsidRPr="007226B0" w:rsidRDefault="00740B91" w:rsidP="00097C1B">
      <w:pPr>
        <w:spacing w:line="360" w:lineRule="auto"/>
        <w:ind w:left="708" w:firstLine="708"/>
        <w:jc w:val="both"/>
        <w:textAlignment w:val="baseline"/>
        <w:rPr>
          <w:sz w:val="28"/>
          <w:szCs w:val="28"/>
        </w:rPr>
      </w:pPr>
      <w:r w:rsidRPr="00097C1B">
        <w:rPr>
          <w:rStyle w:val="af"/>
          <w:b w:val="0"/>
          <w:bCs w:val="0"/>
          <w:sz w:val="28"/>
          <w:szCs w:val="28"/>
          <w:bdr w:val="none" w:sz="0" w:space="0" w:color="auto" w:frame="1"/>
        </w:rPr>
        <w:t>Core (ядро).</w:t>
      </w:r>
      <w:r w:rsidRPr="00320E26">
        <w:rPr>
          <w:sz w:val="28"/>
          <w:szCs w:val="28"/>
        </w:rPr>
        <w:t xml:space="preserve"> </w:t>
      </w:r>
      <w:r w:rsidRPr="007226B0">
        <w:rPr>
          <w:sz w:val="28"/>
          <w:szCs w:val="28"/>
        </w:rPr>
        <w:t>Общие утилиты, константы, типы ошибок, базовые классы и клиенты, используемые во всём приложении.</w:t>
      </w:r>
    </w:p>
    <w:p w:rsidR="00740B91" w:rsidRPr="007226B0" w:rsidRDefault="00740B91" w:rsidP="00097C1B">
      <w:pPr>
        <w:spacing w:line="360" w:lineRule="auto"/>
        <w:ind w:left="708" w:firstLine="708"/>
        <w:jc w:val="both"/>
        <w:textAlignment w:val="baseline"/>
        <w:rPr>
          <w:sz w:val="28"/>
          <w:szCs w:val="28"/>
        </w:rPr>
      </w:pPr>
      <w:proofErr w:type="spellStart"/>
      <w:r w:rsidRPr="00097C1B">
        <w:rPr>
          <w:rStyle w:val="af"/>
          <w:b w:val="0"/>
          <w:bCs w:val="0"/>
          <w:sz w:val="28"/>
          <w:szCs w:val="28"/>
          <w:bdr w:val="none" w:sz="0" w:space="0" w:color="auto" w:frame="1"/>
        </w:rPr>
        <w:t>App</w:t>
      </w:r>
      <w:proofErr w:type="spellEnd"/>
      <w:r w:rsidRPr="00097C1B">
        <w:rPr>
          <w:rStyle w:val="af"/>
          <w:b w:val="0"/>
          <w:bCs w:val="0"/>
          <w:sz w:val="28"/>
          <w:szCs w:val="28"/>
          <w:bdr w:val="none" w:sz="0" w:space="0" w:color="auto" w:frame="1"/>
        </w:rPr>
        <w:t xml:space="preserve"> (точка входа).</w:t>
      </w:r>
      <w:r w:rsidRPr="00320E26">
        <w:rPr>
          <w:sz w:val="28"/>
          <w:szCs w:val="28"/>
        </w:rPr>
        <w:t xml:space="preserve"> </w:t>
      </w:r>
      <w:r w:rsidRPr="007226B0">
        <w:rPr>
          <w:sz w:val="28"/>
          <w:szCs w:val="28"/>
        </w:rPr>
        <w:t>Конфигурация приложения, инициализация зависимостей, настройка маршрутизации и глобального состояния.</w:t>
      </w:r>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rPr>
      </w:pPr>
      <w:bookmarkStart w:id="2448" w:name="_Toc230173181"/>
      <w:r w:rsidRPr="00097C1B">
        <w:rPr>
          <w:rFonts w:ascii="Times New Roman" w:hAnsi="Times New Roman"/>
          <w:b w:val="0"/>
          <w:bCs w:val="0"/>
          <w:sz w:val="28"/>
          <w:szCs w:val="28"/>
        </w:rPr>
        <w:t xml:space="preserve">2.6.2 </w:t>
      </w:r>
      <w:proofErr w:type="spellStart"/>
      <w:r w:rsidRPr="00097C1B">
        <w:rPr>
          <w:rFonts w:ascii="Times New Roman" w:hAnsi="Times New Roman"/>
          <w:b w:val="0"/>
          <w:bCs w:val="0"/>
          <w:sz w:val="28"/>
          <w:szCs w:val="28"/>
        </w:rPr>
        <w:t>Feature-Sliced</w:t>
      </w:r>
      <w:proofErr w:type="spellEnd"/>
      <w:r w:rsidRPr="00097C1B">
        <w:rPr>
          <w:rFonts w:ascii="Times New Roman" w:hAnsi="Times New Roman"/>
          <w:b w:val="0"/>
          <w:bCs w:val="0"/>
          <w:sz w:val="28"/>
          <w:szCs w:val="28"/>
        </w:rPr>
        <w:t xml:space="preserve"> Design (FSD)</w:t>
      </w:r>
      <w:bookmarkEnd w:id="2448"/>
    </w:p>
    <w:p w:rsidR="00740B91" w:rsidRPr="007226B0" w:rsidRDefault="00740B91" w:rsidP="00097C1B">
      <w:pPr>
        <w:spacing w:line="360" w:lineRule="auto"/>
        <w:ind w:firstLine="708"/>
        <w:jc w:val="both"/>
        <w:textAlignment w:val="baseline"/>
        <w:rPr>
          <w:sz w:val="28"/>
          <w:szCs w:val="28"/>
        </w:rPr>
      </w:pPr>
      <w:r w:rsidRPr="007226B0">
        <w:rPr>
          <w:sz w:val="28"/>
          <w:szCs w:val="28"/>
        </w:rPr>
        <w:t xml:space="preserve">FSD представляет собой методологию организации кода, при которой структура проекта строится вокруг функциональных возможностей (фич), а не технических слоёв. Каждая фича (например, </w:t>
      </w:r>
      <w:proofErr w:type="spellStart"/>
      <w:r w:rsidRPr="007226B0">
        <w:rPr>
          <w:sz w:val="28"/>
          <w:szCs w:val="28"/>
        </w:rPr>
        <w:t>authentication</w:t>
      </w:r>
      <w:proofErr w:type="spellEnd"/>
      <w:r w:rsidRPr="007226B0">
        <w:rPr>
          <w:sz w:val="28"/>
          <w:szCs w:val="28"/>
        </w:rPr>
        <w:t xml:space="preserve">, </w:t>
      </w:r>
      <w:proofErr w:type="spellStart"/>
      <w:r w:rsidRPr="007226B0">
        <w:rPr>
          <w:sz w:val="28"/>
          <w:szCs w:val="28"/>
        </w:rPr>
        <w:t>password_generation</w:t>
      </w:r>
      <w:proofErr w:type="spellEnd"/>
      <w:r w:rsidRPr="007226B0">
        <w:rPr>
          <w:sz w:val="28"/>
          <w:szCs w:val="28"/>
        </w:rPr>
        <w:t xml:space="preserve">, </w:t>
      </w:r>
      <w:proofErr w:type="spellStart"/>
      <w:r w:rsidRPr="007226B0">
        <w:rPr>
          <w:sz w:val="28"/>
          <w:szCs w:val="28"/>
        </w:rPr>
        <w:t>security_audit</w:t>
      </w:r>
      <w:proofErr w:type="spellEnd"/>
      <w:r w:rsidRPr="007226B0">
        <w:rPr>
          <w:sz w:val="28"/>
          <w:szCs w:val="28"/>
        </w:rPr>
        <w:t>) является самодостаточным модулем, содержащим все необходимые слои внутри себя.</w:t>
      </w:r>
    </w:p>
    <w:p w:rsidR="002E5B49" w:rsidRPr="007226B0" w:rsidRDefault="002E5B49" w:rsidP="00097C1B">
      <w:pPr>
        <w:spacing w:line="360" w:lineRule="auto"/>
        <w:jc w:val="both"/>
        <w:textAlignment w:val="baseline"/>
        <w:rPr>
          <w:sz w:val="28"/>
          <w:szCs w:val="28"/>
        </w:rPr>
      </w:pPr>
    </w:p>
    <w:p w:rsidR="00740B91" w:rsidRPr="007226B0" w:rsidRDefault="00740B91" w:rsidP="00097C1B">
      <w:pPr>
        <w:spacing w:line="360" w:lineRule="auto"/>
        <w:jc w:val="both"/>
        <w:textAlignment w:val="baseline"/>
        <w:rPr>
          <w:sz w:val="28"/>
          <w:szCs w:val="28"/>
        </w:rPr>
      </w:pPr>
      <w:r w:rsidRPr="007226B0">
        <w:rPr>
          <w:sz w:val="28"/>
          <w:szCs w:val="28"/>
        </w:rPr>
        <w:t>Преимущества FSD для данного проекта:</w:t>
      </w:r>
    </w:p>
    <w:p w:rsidR="00740B91" w:rsidRPr="007226B0" w:rsidRDefault="00740B91" w:rsidP="00097C1B">
      <w:pPr>
        <w:numPr>
          <w:ilvl w:val="0"/>
          <w:numId w:val="67"/>
        </w:numPr>
        <w:spacing w:line="360" w:lineRule="auto"/>
        <w:jc w:val="both"/>
        <w:textAlignment w:val="baseline"/>
        <w:rPr>
          <w:sz w:val="28"/>
          <w:szCs w:val="28"/>
        </w:rPr>
      </w:pPr>
      <w:r w:rsidRPr="00097C1B">
        <w:rPr>
          <w:rStyle w:val="af"/>
          <w:b w:val="0"/>
          <w:bCs w:val="0"/>
          <w:sz w:val="28"/>
          <w:szCs w:val="28"/>
          <w:bdr w:val="none" w:sz="0" w:space="0" w:color="auto" w:frame="1"/>
        </w:rPr>
        <w:t>Высокая связность внутри модуля.</w:t>
      </w:r>
      <w:r w:rsidRPr="00320E26">
        <w:rPr>
          <w:sz w:val="28"/>
          <w:szCs w:val="28"/>
        </w:rPr>
        <w:t xml:space="preserve"> </w:t>
      </w:r>
      <w:r w:rsidRPr="007226B0">
        <w:rPr>
          <w:sz w:val="28"/>
          <w:szCs w:val="28"/>
        </w:rPr>
        <w:t>Все компоненты, относящиеся к одной функции, находятся в одном месте.</w:t>
      </w:r>
    </w:p>
    <w:p w:rsidR="00740B91" w:rsidRPr="007226B0" w:rsidRDefault="00740B91" w:rsidP="00097C1B">
      <w:pPr>
        <w:numPr>
          <w:ilvl w:val="0"/>
          <w:numId w:val="67"/>
        </w:numPr>
        <w:spacing w:line="360" w:lineRule="auto"/>
        <w:jc w:val="both"/>
        <w:textAlignment w:val="baseline"/>
        <w:rPr>
          <w:sz w:val="28"/>
          <w:szCs w:val="28"/>
        </w:rPr>
      </w:pPr>
      <w:r w:rsidRPr="00097C1B">
        <w:rPr>
          <w:rStyle w:val="af"/>
          <w:b w:val="0"/>
          <w:bCs w:val="0"/>
          <w:sz w:val="28"/>
          <w:szCs w:val="28"/>
          <w:bdr w:val="none" w:sz="0" w:space="0" w:color="auto" w:frame="1"/>
        </w:rPr>
        <w:t>Низкая связность между модулями.</w:t>
      </w:r>
      <w:r w:rsidRPr="00320E26">
        <w:rPr>
          <w:sz w:val="28"/>
          <w:szCs w:val="28"/>
        </w:rPr>
        <w:t xml:space="preserve"> </w:t>
      </w:r>
      <w:r w:rsidRPr="007226B0">
        <w:rPr>
          <w:sz w:val="28"/>
          <w:szCs w:val="28"/>
        </w:rPr>
        <w:t>Фичи взаимодействуют через чётко определённые интерфейсы.</w:t>
      </w:r>
    </w:p>
    <w:p w:rsidR="00740B91" w:rsidRPr="007226B0" w:rsidRDefault="00740B91" w:rsidP="00097C1B">
      <w:pPr>
        <w:numPr>
          <w:ilvl w:val="0"/>
          <w:numId w:val="67"/>
        </w:numPr>
        <w:spacing w:line="360" w:lineRule="auto"/>
        <w:jc w:val="both"/>
        <w:textAlignment w:val="baseline"/>
        <w:rPr>
          <w:sz w:val="28"/>
          <w:szCs w:val="28"/>
        </w:rPr>
      </w:pPr>
      <w:r w:rsidRPr="00097C1B">
        <w:rPr>
          <w:rStyle w:val="af"/>
          <w:b w:val="0"/>
          <w:bCs w:val="0"/>
          <w:sz w:val="28"/>
          <w:szCs w:val="28"/>
          <w:bdr w:val="none" w:sz="0" w:space="0" w:color="auto" w:frame="1"/>
        </w:rPr>
        <w:t>Масштабируемость.</w:t>
      </w:r>
      <w:r w:rsidRPr="00320E26">
        <w:rPr>
          <w:sz w:val="28"/>
          <w:szCs w:val="28"/>
        </w:rPr>
        <w:t xml:space="preserve"> </w:t>
      </w:r>
      <w:r w:rsidRPr="007226B0">
        <w:rPr>
          <w:sz w:val="28"/>
          <w:szCs w:val="28"/>
        </w:rPr>
        <w:t>Добавление новой функциональности не затрагивает существующие модули.</w:t>
      </w:r>
    </w:p>
    <w:p w:rsidR="00740B91" w:rsidRPr="007226B0" w:rsidRDefault="00740B91" w:rsidP="00097C1B">
      <w:pPr>
        <w:numPr>
          <w:ilvl w:val="0"/>
          <w:numId w:val="67"/>
        </w:numPr>
        <w:spacing w:line="360" w:lineRule="auto"/>
        <w:jc w:val="both"/>
        <w:textAlignment w:val="baseline"/>
        <w:rPr>
          <w:sz w:val="28"/>
          <w:szCs w:val="28"/>
        </w:rPr>
      </w:pPr>
      <w:r w:rsidRPr="00097C1B">
        <w:rPr>
          <w:rStyle w:val="af"/>
          <w:b w:val="0"/>
          <w:bCs w:val="0"/>
          <w:sz w:val="28"/>
          <w:szCs w:val="28"/>
          <w:bdr w:val="none" w:sz="0" w:space="0" w:color="auto" w:frame="1"/>
        </w:rPr>
        <w:t>Тестируемость.</w:t>
      </w:r>
      <w:r w:rsidRPr="007226B0">
        <w:rPr>
          <w:sz w:val="28"/>
          <w:szCs w:val="28"/>
        </w:rPr>
        <w:t xml:space="preserve"> Каждая фича может быть протестирована изолированно.</w:t>
      </w:r>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rPr>
      </w:pPr>
      <w:bookmarkStart w:id="2449" w:name="_Toc230173182"/>
      <w:r w:rsidRPr="00097C1B">
        <w:rPr>
          <w:rFonts w:ascii="Times New Roman" w:hAnsi="Times New Roman"/>
          <w:b w:val="0"/>
          <w:bCs w:val="0"/>
          <w:sz w:val="28"/>
          <w:szCs w:val="28"/>
        </w:rPr>
        <w:t>2.6.3 Структура проекта</w:t>
      </w:r>
      <w:bookmarkEnd w:id="2449"/>
    </w:p>
    <w:p w:rsidR="00740B91" w:rsidRPr="007226B0" w:rsidRDefault="00740B91" w:rsidP="00097C1B">
      <w:pPr>
        <w:pStyle w:val="HTML"/>
        <w:spacing w:line="360" w:lineRule="auto"/>
        <w:jc w:val="both"/>
        <w:textAlignment w:val="baseline"/>
        <w:rPr>
          <w:rStyle w:val="HTML1"/>
          <w:rFonts w:ascii="Times New Roman" w:hAnsi="Times New Roman" w:cs="Times New Roman"/>
          <w:b/>
          <w:bCs/>
          <w:color w:val="1A1A1A"/>
          <w:spacing w:val="8"/>
          <w:sz w:val="28"/>
          <w:szCs w:val="28"/>
          <w:bdr w:val="none" w:sz="0" w:space="0" w:color="auto" w:frame="1"/>
        </w:rPr>
      </w:pPr>
      <w:proofErr w:type="spellStart"/>
      <w:r w:rsidRPr="007226B0">
        <w:rPr>
          <w:rStyle w:val="HTML1"/>
          <w:rFonts w:ascii="Times New Roman" w:hAnsi="Times New Roman" w:cs="Times New Roman"/>
          <w:color w:val="1A1A1A"/>
          <w:spacing w:val="8"/>
          <w:sz w:val="28"/>
          <w:szCs w:val="28"/>
          <w:bdr w:val="none" w:sz="0" w:space="0" w:color="auto" w:frame="1"/>
        </w:rPr>
        <w:t>lib</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core</w:t>
      </w:r>
      <w:proofErr w:type="spellEnd"/>
      <w:r w:rsidRPr="007226B0">
        <w:rPr>
          <w:rStyle w:val="HTML1"/>
          <w:rFonts w:ascii="Times New Roman" w:hAnsi="Times New Roman" w:cs="Times New Roman"/>
          <w:color w:val="1A1A1A"/>
          <w:spacing w:val="8"/>
          <w:sz w:val="28"/>
          <w:szCs w:val="28"/>
          <w:bdr w:val="none" w:sz="0" w:space="0" w:color="auto" w:frame="1"/>
        </w:rPr>
        <w:t>/                          # Ядро приложения</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constants</w:t>
      </w:r>
      <w:proofErr w:type="spellEnd"/>
      <w:r w:rsidRPr="007226B0">
        <w:rPr>
          <w:rStyle w:val="HTML1"/>
          <w:rFonts w:ascii="Times New Roman" w:hAnsi="Times New Roman" w:cs="Times New Roman"/>
          <w:color w:val="1A1A1A"/>
          <w:spacing w:val="8"/>
          <w:sz w:val="28"/>
          <w:szCs w:val="28"/>
          <w:bdr w:val="none" w:sz="0" w:space="0" w:color="auto" w:frame="1"/>
        </w:rPr>
        <w:t>/                 # Константы (алгоритмы, настройки)</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errors</w:t>
      </w:r>
      <w:proofErr w:type="spellEnd"/>
      <w:r w:rsidRPr="007226B0">
        <w:rPr>
          <w:rStyle w:val="HTML1"/>
          <w:rFonts w:ascii="Times New Roman" w:hAnsi="Times New Roman" w:cs="Times New Roman"/>
          <w:color w:val="1A1A1A"/>
          <w:spacing w:val="8"/>
          <w:sz w:val="28"/>
          <w:szCs w:val="28"/>
          <w:bdr w:val="none" w:sz="0" w:space="0" w:color="auto" w:frame="1"/>
        </w:rPr>
        <w:t>/                    # Типы ошибок и исключений</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lastRenderedPageBreak/>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utils</w:t>
      </w:r>
      <w:proofErr w:type="spellEnd"/>
      <w:r w:rsidRPr="007226B0">
        <w:rPr>
          <w:rStyle w:val="HTML1"/>
          <w:rFonts w:ascii="Times New Roman" w:hAnsi="Times New Roman" w:cs="Times New Roman"/>
          <w:color w:val="1A1A1A"/>
          <w:spacing w:val="8"/>
          <w:sz w:val="28"/>
          <w:szCs w:val="28"/>
          <w:bdr w:val="none" w:sz="0" w:space="0" w:color="auto" w:frame="1"/>
        </w:rPr>
        <w:t>/                     # Утилиты (шифрование, валидация)</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proofErr w:type="spellStart"/>
      <w:r w:rsidRPr="007226B0">
        <w:rPr>
          <w:rStyle w:val="HTML1"/>
          <w:rFonts w:ascii="Times New Roman" w:hAnsi="Times New Roman" w:cs="Times New Roman"/>
          <w:color w:val="1A1A1A"/>
          <w:spacing w:val="8"/>
          <w:sz w:val="28"/>
          <w:szCs w:val="28"/>
          <w:bdr w:val="none" w:sz="0" w:space="0" w:color="auto" w:frame="1"/>
        </w:rPr>
        <w:t>services</w:t>
      </w:r>
      <w:proofErr w:type="spellEnd"/>
      <w:r w:rsidRPr="007226B0">
        <w:rPr>
          <w:rStyle w:val="HTML1"/>
          <w:rFonts w:ascii="Times New Roman" w:hAnsi="Times New Roman" w:cs="Times New Roman"/>
          <w:color w:val="1A1A1A"/>
          <w:spacing w:val="8"/>
          <w:sz w:val="28"/>
          <w:szCs w:val="28"/>
          <w:bdr w:val="none" w:sz="0" w:space="0" w:color="auto" w:frame="1"/>
        </w:rPr>
        <w:t>/                  # Сервисы (логирование, навигация)</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features</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auth</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0"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Аутентификация</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data</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1"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Репозитории, DAO, DTO</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domain</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2"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del w:id="2453" w:author="Sasha Azazlov" w:date="2026-05-26T18:28:00Z" w16du:dateUtc="2026-05-26T15:28:00Z">
        <w:r w:rsidRPr="007226B0" w:rsidDel="00995F4A">
          <w:rPr>
            <w:rStyle w:val="HTML1"/>
            <w:rFonts w:ascii="Times New Roman" w:hAnsi="Times New Roman" w:cs="Times New Roman"/>
            <w:color w:val="1A1A1A"/>
            <w:spacing w:val="8"/>
            <w:sz w:val="28"/>
            <w:szCs w:val="28"/>
            <w:bdr w:val="none" w:sz="0" w:space="0" w:color="auto" w:frame="1"/>
          </w:rPr>
          <w:delText xml:space="preserve"> </w:delText>
        </w:r>
      </w:del>
      <w:r w:rsidRPr="007226B0">
        <w:rPr>
          <w:rStyle w:val="HTML1"/>
          <w:rFonts w:ascii="Times New Roman" w:hAnsi="Times New Roman" w:cs="Times New Roman"/>
          <w:color w:val="1A1A1A"/>
          <w:spacing w:val="8"/>
          <w:sz w:val="28"/>
          <w:szCs w:val="28"/>
          <w:bdr w:val="none" w:sz="0" w:space="0" w:color="auto" w:frame="1"/>
        </w:rPr>
        <w:t xml:space="preserve"># Сущности, </w:t>
      </w:r>
      <w:proofErr w:type="spellStart"/>
      <w:r w:rsidRPr="007226B0">
        <w:rPr>
          <w:rStyle w:val="HTML1"/>
          <w:rFonts w:ascii="Times New Roman" w:hAnsi="Times New Roman" w:cs="Times New Roman"/>
          <w:color w:val="1A1A1A"/>
          <w:spacing w:val="8"/>
          <w:sz w:val="28"/>
          <w:szCs w:val="28"/>
          <w:bdr w:val="none" w:sz="0" w:space="0" w:color="auto" w:frame="1"/>
        </w:rPr>
        <w:t>use</w:t>
      </w:r>
      <w:proofErr w:type="spellEnd"/>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cases</w:t>
      </w:r>
      <w:proofErr w:type="spellEnd"/>
      <w:r w:rsidRPr="007226B0">
        <w:rPr>
          <w:rStyle w:val="HTML1"/>
          <w:rFonts w:ascii="Times New Roman" w:hAnsi="Times New Roman" w:cs="Times New Roman"/>
          <w:color w:val="1A1A1A"/>
          <w:spacing w:val="8"/>
          <w:sz w:val="28"/>
          <w:szCs w:val="28"/>
          <w:bdr w:val="none" w:sz="0" w:space="0" w:color="auto" w:frame="1"/>
        </w:rPr>
        <w:t>, интерфейсы</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 </w:t>
      </w:r>
      <w:proofErr w:type="spellStart"/>
      <w:r w:rsidRPr="007226B0">
        <w:rPr>
          <w:rStyle w:val="HTML1"/>
          <w:rFonts w:ascii="Times New Roman" w:hAnsi="Times New Roman" w:cs="Times New Roman"/>
          <w:color w:val="1A1A1A"/>
          <w:spacing w:val="8"/>
          <w:sz w:val="28"/>
          <w:szCs w:val="28"/>
          <w:bdr w:val="none" w:sz="0" w:space="0" w:color="auto" w:frame="1"/>
        </w:rPr>
        <w:t>presentation</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4"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del w:id="2455" w:author="Sasha Azazlov" w:date="2026-05-26T18:28:00Z" w16du:dateUtc="2026-05-26T15:28:00Z">
        <w:r w:rsidRPr="007226B0" w:rsidDel="00995F4A">
          <w:rPr>
            <w:rStyle w:val="HTML1"/>
            <w:rFonts w:ascii="Times New Roman" w:hAnsi="Times New Roman" w:cs="Times New Roman"/>
            <w:color w:val="1A1A1A"/>
            <w:spacing w:val="8"/>
            <w:sz w:val="28"/>
            <w:szCs w:val="28"/>
            <w:bdr w:val="none" w:sz="0" w:space="0" w:color="auto" w:frame="1"/>
          </w:rPr>
          <w:delText xml:space="preserve">  </w:delText>
        </w:r>
      </w:del>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BLoC</w:t>
      </w:r>
      <w:proofErr w:type="spellEnd"/>
      <w:r w:rsidRPr="007226B0">
        <w:rPr>
          <w:rStyle w:val="HTML1"/>
          <w:rFonts w:ascii="Times New Roman" w:hAnsi="Times New Roman" w:cs="Times New Roman"/>
          <w:color w:val="1A1A1A"/>
          <w:spacing w:val="8"/>
          <w:sz w:val="28"/>
          <w:szCs w:val="28"/>
          <w:bdr w:val="none" w:sz="0" w:space="0" w:color="auto" w:frame="1"/>
        </w:rPr>
        <w:t>, страницы, виджеты</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password_manager</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6"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Управление паролями</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data</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domain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 </w:t>
      </w:r>
      <w:proofErr w:type="spellStart"/>
      <w:r w:rsidRPr="007226B0">
        <w:rPr>
          <w:rStyle w:val="HTML1"/>
          <w:rFonts w:ascii="Times New Roman" w:hAnsi="Times New Roman" w:cs="Times New Roman"/>
          <w:color w:val="1A1A1A"/>
          <w:spacing w:val="8"/>
          <w:sz w:val="28"/>
          <w:szCs w:val="28"/>
          <w:bdr w:val="none" w:sz="0" w:space="0" w:color="auto" w:frame="1"/>
        </w:rPr>
        <w:t>presentation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password_generator</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7"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Генератор паролей</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data</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domain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 </w:t>
      </w:r>
      <w:proofErr w:type="spellStart"/>
      <w:r w:rsidRPr="007226B0">
        <w:rPr>
          <w:rStyle w:val="HTML1"/>
          <w:rFonts w:ascii="Times New Roman" w:hAnsi="Times New Roman" w:cs="Times New Roman"/>
          <w:color w:val="1A1A1A"/>
          <w:spacing w:val="8"/>
          <w:sz w:val="28"/>
          <w:szCs w:val="28"/>
          <w:bdr w:val="none" w:sz="0" w:space="0" w:color="auto" w:frame="1"/>
        </w:rPr>
        <w:t>presentation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security_audit</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8"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Журнал безопасности</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data</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domain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 </w:t>
      </w:r>
      <w:proofErr w:type="spellStart"/>
      <w:r w:rsidRPr="007226B0">
        <w:rPr>
          <w:rStyle w:val="HTML1"/>
          <w:rFonts w:ascii="Times New Roman" w:hAnsi="Times New Roman" w:cs="Times New Roman"/>
          <w:color w:val="1A1A1A"/>
          <w:spacing w:val="8"/>
          <w:sz w:val="28"/>
          <w:szCs w:val="28"/>
          <w:bdr w:val="none" w:sz="0" w:space="0" w:color="auto" w:frame="1"/>
        </w:rPr>
        <w:t>presentation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proofErr w:type="spellStart"/>
      <w:r w:rsidRPr="007226B0">
        <w:rPr>
          <w:rStyle w:val="HTML1"/>
          <w:rFonts w:ascii="Times New Roman" w:hAnsi="Times New Roman" w:cs="Times New Roman"/>
          <w:color w:val="1A1A1A"/>
          <w:spacing w:val="8"/>
          <w:sz w:val="28"/>
          <w:szCs w:val="28"/>
          <w:bdr w:val="none" w:sz="0" w:space="0" w:color="auto" w:frame="1"/>
        </w:rPr>
        <w:t>settings</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59"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Настройки приложения</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data</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domain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 </w:t>
      </w:r>
      <w:proofErr w:type="spellStart"/>
      <w:r w:rsidRPr="007226B0">
        <w:rPr>
          <w:rStyle w:val="HTML1"/>
          <w:rFonts w:ascii="Times New Roman" w:hAnsi="Times New Roman" w:cs="Times New Roman"/>
          <w:color w:val="1A1A1A"/>
          <w:spacing w:val="8"/>
          <w:sz w:val="28"/>
          <w:szCs w:val="28"/>
          <w:bdr w:val="none" w:sz="0" w:space="0" w:color="auto" w:frame="1"/>
        </w:rPr>
        <w:t>presentation</w:t>
      </w:r>
      <w:proofErr w:type="spellEnd"/>
      <w:r w:rsidRPr="007226B0">
        <w:rPr>
          <w:rStyle w:val="HTML1"/>
          <w:rFonts w:ascii="Times New Roman" w:hAnsi="Times New Roman" w:cs="Times New Roman"/>
          <w:color w:val="1A1A1A"/>
          <w:spacing w:val="8"/>
          <w:sz w:val="28"/>
          <w:szCs w:val="28"/>
          <w:bdr w:val="none" w:sz="0" w:space="0" w:color="auto" w:frame="1"/>
        </w:rPr>
        <w:t>/</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app</w:t>
      </w:r>
      <w:proofErr w:type="spellEnd"/>
      <w:r w:rsidRPr="007226B0">
        <w:rPr>
          <w:rStyle w:val="HTML1"/>
          <w:rFonts w:ascii="Times New Roman" w:hAnsi="Times New Roman" w:cs="Times New Roman"/>
          <w:color w:val="1A1A1A"/>
          <w:spacing w:val="8"/>
          <w:sz w:val="28"/>
          <w:szCs w:val="28"/>
          <w:bdr w:val="none" w:sz="0" w:space="0" w:color="auto" w:frame="1"/>
        </w:rPr>
        <w:t xml:space="preserve">/                           </w:t>
      </w:r>
      <w:ins w:id="2460" w:author="Sasha Azazlov" w:date="2026-05-26T18:27:00Z" w16du:dateUtc="2026-05-26T15:27:00Z">
        <w:r w:rsidR="00995F4A">
          <w:rPr>
            <w:rStyle w:val="HTML1"/>
            <w:rFonts w:ascii="Times New Roman" w:hAnsi="Times New Roman" w:cs="Times New Roman"/>
            <w:color w:val="1A1A1A"/>
            <w:spacing w:val="8"/>
            <w:sz w:val="28"/>
            <w:szCs w:val="28"/>
            <w:bdr w:val="none" w:sz="0" w:space="0" w:color="auto" w:frame="1"/>
            <w:lang w:val="en-US"/>
          </w:rPr>
          <w:tab/>
        </w:r>
      </w:ins>
      <w:ins w:id="2461"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Точка входа</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proofErr w:type="gramStart"/>
      <w:r w:rsidRPr="007226B0">
        <w:rPr>
          <w:rStyle w:val="HTML1"/>
          <w:rFonts w:ascii="Times New Roman" w:hAnsi="Times New Roman" w:cs="Times New Roman"/>
          <w:color w:val="1A1A1A"/>
          <w:spacing w:val="8"/>
          <w:sz w:val="28"/>
          <w:szCs w:val="28"/>
          <w:bdr w:val="none" w:sz="0" w:space="0" w:color="auto" w:frame="1"/>
        </w:rPr>
        <w:t>app.dart</w:t>
      </w:r>
      <w:proofErr w:type="spellEnd"/>
      <w:proofErr w:type="gramEnd"/>
      <w:r w:rsidRPr="007226B0">
        <w:rPr>
          <w:rStyle w:val="HTML1"/>
          <w:rFonts w:ascii="Times New Roman" w:hAnsi="Times New Roman" w:cs="Times New Roman"/>
          <w:color w:val="1A1A1A"/>
          <w:spacing w:val="8"/>
          <w:sz w:val="28"/>
          <w:szCs w:val="28"/>
          <w:bdr w:val="none" w:sz="0" w:space="0" w:color="auto" w:frame="1"/>
        </w:rPr>
        <w:t xml:space="preserve">                   </w:t>
      </w:r>
      <w:ins w:id="2462"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ins w:id="2463" w:author="Sasha Azazlov" w:date="2026-05-26T18:27:00Z" w16du:dateUtc="2026-05-26T15:27:00Z">
        <w:r w:rsidR="00995F4A" w:rsidRPr="00995F4A">
          <w:rPr>
            <w:rStyle w:val="HTML1"/>
            <w:rFonts w:ascii="Times New Roman" w:hAnsi="Times New Roman" w:cs="Times New Roman"/>
            <w:color w:val="1A1A1A"/>
            <w:spacing w:val="8"/>
            <w:sz w:val="28"/>
            <w:szCs w:val="28"/>
            <w:bdr w:val="none" w:sz="0" w:space="0" w:color="auto" w:frame="1"/>
            <w:rPrChange w:id="2464" w:author="Sasha Azazlov" w:date="2026-05-26T18:27:00Z" w16du:dateUtc="2026-05-26T15:27:00Z">
              <w:rPr>
                <w:rStyle w:val="HTML1"/>
                <w:rFonts w:ascii="Times New Roman" w:hAnsi="Times New Roman" w:cs="Times New Roman"/>
                <w:color w:val="1A1A1A"/>
                <w:spacing w:val="8"/>
                <w:sz w:val="28"/>
                <w:szCs w:val="28"/>
                <w:bdr w:val="none" w:sz="0" w:space="0" w:color="auto" w:frame="1"/>
                <w:lang w:val="en-US"/>
              </w:rPr>
            </w:rPrChange>
          </w:rPr>
          <w:t xml:space="preserve"> </w:t>
        </w:r>
      </w:ins>
      <w:ins w:id="2465"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xml:space="preserve"># </w:t>
      </w:r>
      <w:proofErr w:type="spellStart"/>
      <w:r w:rsidRPr="007226B0">
        <w:rPr>
          <w:rStyle w:val="HTML1"/>
          <w:rFonts w:ascii="Times New Roman" w:hAnsi="Times New Roman" w:cs="Times New Roman"/>
          <w:color w:val="1A1A1A"/>
          <w:spacing w:val="8"/>
          <w:sz w:val="28"/>
          <w:szCs w:val="28"/>
          <w:bdr w:val="none" w:sz="0" w:space="0" w:color="auto" w:frame="1"/>
        </w:rPr>
        <w:t>MaterialApp</w:t>
      </w:r>
      <w:proofErr w:type="spellEnd"/>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eastAsia="MS Gothic" w:hAnsi="Times New Roman" w:cs="Times New Roman"/>
          <w:color w:val="1A1A1A"/>
          <w:spacing w:val="8"/>
          <w:sz w:val="28"/>
          <w:szCs w:val="28"/>
          <w:bdr w:val="none" w:sz="0" w:space="0" w:color="auto" w:frame="1"/>
        </w:rPr>
        <w:t>├</w:t>
      </w:r>
      <w:r w:rsidRPr="007226B0">
        <w:rPr>
          <w:rStyle w:val="HTML1"/>
          <w:rFonts w:ascii="Times New Roman" w:hAnsi="Times New Roman" w:cs="Times New Roman"/>
          <w:color w:val="1A1A1A"/>
          <w:spacing w:val="8"/>
          <w:sz w:val="28"/>
          <w:szCs w:val="28"/>
          <w:bdr w:val="none" w:sz="0" w:space="0" w:color="auto" w:frame="1"/>
        </w:rPr>
        <w:t xml:space="preserve">── </w:t>
      </w:r>
      <w:proofErr w:type="spellStart"/>
      <w:proofErr w:type="gramStart"/>
      <w:r w:rsidRPr="007226B0">
        <w:rPr>
          <w:rStyle w:val="HTML1"/>
          <w:rFonts w:ascii="Times New Roman" w:hAnsi="Times New Roman" w:cs="Times New Roman"/>
          <w:color w:val="1A1A1A"/>
          <w:spacing w:val="8"/>
          <w:sz w:val="28"/>
          <w:szCs w:val="28"/>
          <w:bdr w:val="none" w:sz="0" w:space="0" w:color="auto" w:frame="1"/>
        </w:rPr>
        <w:t>router.dart</w:t>
      </w:r>
      <w:proofErr w:type="spellEnd"/>
      <w:proofErr w:type="gramEnd"/>
      <w:r w:rsidRPr="007226B0">
        <w:rPr>
          <w:rStyle w:val="HTML1"/>
          <w:rFonts w:ascii="Times New Roman" w:hAnsi="Times New Roman" w:cs="Times New Roman"/>
          <w:color w:val="1A1A1A"/>
          <w:spacing w:val="8"/>
          <w:sz w:val="28"/>
          <w:szCs w:val="28"/>
          <w:bdr w:val="none" w:sz="0" w:space="0" w:color="auto" w:frame="1"/>
        </w:rPr>
        <w:t xml:space="preserve">                </w:t>
      </w:r>
      <w:ins w:id="2466"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ab/>
        </w:r>
        <w:r w:rsidR="00995F4A">
          <w:rPr>
            <w:rStyle w:val="HTML1"/>
            <w:rFonts w:ascii="Times New Roman" w:hAnsi="Times New Roman" w:cs="Times New Roman"/>
            <w:color w:val="1A1A1A"/>
            <w:spacing w:val="8"/>
            <w:sz w:val="28"/>
            <w:szCs w:val="28"/>
            <w:bdr w:val="none" w:sz="0" w:space="0" w:color="auto" w:frame="1"/>
            <w:lang w:val="en-US"/>
          </w:rPr>
          <w:tab/>
        </w:r>
      </w:ins>
      <w:r w:rsidRPr="007226B0">
        <w:rPr>
          <w:rStyle w:val="HTML1"/>
          <w:rFonts w:ascii="Times New Roman" w:hAnsi="Times New Roman" w:cs="Times New Roman"/>
          <w:color w:val="1A1A1A"/>
          <w:spacing w:val="8"/>
          <w:sz w:val="28"/>
          <w:szCs w:val="28"/>
          <w:bdr w:val="none" w:sz="0" w:space="0" w:color="auto" w:frame="1"/>
        </w:rPr>
        <w:t># Маршрутизация</w:t>
      </w:r>
    </w:p>
    <w:p w:rsidR="00740B91" w:rsidRPr="007226B0" w:rsidRDefault="00740B91"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 </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injector.dart</w:t>
      </w:r>
      <w:proofErr w:type="spellEnd"/>
      <w:proofErr w:type="gramEnd"/>
      <w:r w:rsidRPr="007226B0">
        <w:rPr>
          <w:rStyle w:val="HTML1"/>
          <w:rFonts w:ascii="Times New Roman" w:hAnsi="Times New Roman" w:cs="Times New Roman"/>
          <w:color w:val="1A1A1A"/>
          <w:spacing w:val="8"/>
          <w:sz w:val="28"/>
          <w:szCs w:val="28"/>
          <w:bdr w:val="none" w:sz="0" w:space="0" w:color="auto" w:frame="1"/>
          <w:lang w:val="en-US"/>
        </w:rPr>
        <w:t xml:space="preserve">             </w:t>
      </w:r>
      <w:ins w:id="2467"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 xml:space="preserve"> </w:t>
        </w:r>
        <w:r w:rsidR="00995F4A">
          <w:rPr>
            <w:rStyle w:val="HTML1"/>
            <w:rFonts w:ascii="Times New Roman" w:hAnsi="Times New Roman" w:cs="Times New Roman"/>
            <w:color w:val="1A1A1A"/>
            <w:spacing w:val="8"/>
            <w:sz w:val="28"/>
            <w:szCs w:val="28"/>
            <w:bdr w:val="none" w:sz="0" w:space="0" w:color="auto" w:frame="1"/>
            <w:lang w:val="en-US"/>
          </w:rPr>
          <w:tab/>
        </w:r>
      </w:ins>
      <w:del w:id="2468" w:author="Sasha Azazlov" w:date="2026-05-26T18:27:00Z" w16du:dateUtc="2026-05-26T15:27:00Z">
        <w:r w:rsidRPr="007226B0" w:rsidDel="00995F4A">
          <w:rPr>
            <w:rStyle w:val="HTML1"/>
            <w:rFonts w:ascii="Times New Roman" w:hAnsi="Times New Roman" w:cs="Times New Roman"/>
            <w:color w:val="1A1A1A"/>
            <w:spacing w:val="8"/>
            <w:sz w:val="28"/>
            <w:szCs w:val="28"/>
            <w:bdr w:val="none" w:sz="0" w:space="0" w:color="auto" w:frame="1"/>
            <w:lang w:val="en-US"/>
          </w:rPr>
          <w:delText xml:space="preserve"> </w:delText>
        </w:r>
      </w:del>
      <w:r w:rsidRPr="007226B0">
        <w:rPr>
          <w:rStyle w:val="HTML1"/>
          <w:rFonts w:ascii="Times New Roman" w:hAnsi="Times New Roman" w:cs="Times New Roman"/>
          <w:color w:val="1A1A1A"/>
          <w:spacing w:val="8"/>
          <w:sz w:val="28"/>
          <w:szCs w:val="28"/>
          <w:bdr w:val="none" w:sz="0" w:space="0" w:color="auto" w:frame="1"/>
          <w:lang w:val="en-US"/>
        </w:rPr>
        <w:t># Dependency Injection</w:t>
      </w:r>
    </w:p>
    <w:p w:rsidR="00740B91" w:rsidRPr="007226B0" w:rsidRDefault="00740B91" w:rsidP="00097C1B">
      <w:pPr>
        <w:pStyle w:val="HTML"/>
        <w:spacing w:line="360" w:lineRule="auto"/>
        <w:jc w:val="both"/>
        <w:textAlignment w:val="baseline"/>
        <w:rPr>
          <w:rFonts w:ascii="Times New Roman" w:hAnsi="Times New Roman" w:cs="Times New Roman"/>
          <w:color w:val="1A1A1A"/>
          <w:spacing w:val="8"/>
          <w:sz w:val="28"/>
          <w:szCs w:val="28"/>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main.dart</w:t>
      </w:r>
      <w:proofErr w:type="spellEnd"/>
      <w:proofErr w:type="gramEnd"/>
      <w:r w:rsidRPr="007226B0">
        <w:rPr>
          <w:rStyle w:val="HTML1"/>
          <w:rFonts w:ascii="Times New Roman" w:hAnsi="Times New Roman" w:cs="Times New Roman"/>
          <w:color w:val="1A1A1A"/>
          <w:spacing w:val="8"/>
          <w:sz w:val="28"/>
          <w:szCs w:val="28"/>
          <w:bdr w:val="none" w:sz="0" w:space="0" w:color="auto" w:frame="1"/>
          <w:lang w:val="en-US"/>
        </w:rPr>
        <w:t xml:space="preserve">                    </w:t>
      </w:r>
      <w:ins w:id="2469" w:author="Sasha Azazlov" w:date="2026-05-26T18:27:00Z" w16du:dateUtc="2026-05-26T15:27:00Z">
        <w:r w:rsidR="00995F4A">
          <w:rPr>
            <w:rStyle w:val="HTML1"/>
            <w:rFonts w:ascii="Times New Roman" w:hAnsi="Times New Roman" w:cs="Times New Roman"/>
            <w:color w:val="1A1A1A"/>
            <w:spacing w:val="8"/>
            <w:sz w:val="28"/>
            <w:szCs w:val="28"/>
            <w:bdr w:val="none" w:sz="0" w:space="0" w:color="auto" w:frame="1"/>
            <w:lang w:val="en-US"/>
          </w:rPr>
          <w:t xml:space="preserve"> </w:t>
        </w:r>
      </w:ins>
      <w:r w:rsidRPr="007226B0">
        <w:rPr>
          <w:rStyle w:val="HTML1"/>
          <w:rFonts w:ascii="Times New Roman" w:hAnsi="Times New Roman" w:cs="Times New Roman"/>
          <w:color w:val="1A1A1A"/>
          <w:spacing w:val="8"/>
          <w:sz w:val="28"/>
          <w:szCs w:val="28"/>
          <w:bdr w:val="none" w:sz="0" w:space="0" w:color="auto" w:frame="1"/>
          <w:lang w:val="en-US"/>
        </w:rPr>
        <w:t xml:space="preserve"> </w:t>
      </w:r>
      <w:ins w:id="2470" w:author="Sasha Azazlov" w:date="2026-05-26T18:28:00Z" w16du:dateUtc="2026-05-26T15:28:00Z">
        <w:r w:rsidR="00995F4A">
          <w:rPr>
            <w:rStyle w:val="HTML1"/>
            <w:rFonts w:ascii="Times New Roman" w:hAnsi="Times New Roman" w:cs="Times New Roman"/>
            <w:color w:val="1A1A1A"/>
            <w:spacing w:val="8"/>
            <w:sz w:val="28"/>
            <w:szCs w:val="28"/>
            <w:bdr w:val="none" w:sz="0" w:space="0" w:color="auto" w:frame="1"/>
            <w:lang w:val="en-US"/>
          </w:rPr>
          <w:t xml:space="preserve">  </w:t>
        </w:r>
        <w:r w:rsidR="00995F4A">
          <w:rPr>
            <w:rStyle w:val="HTML1"/>
            <w:rFonts w:ascii="Times New Roman" w:hAnsi="Times New Roman" w:cs="Times New Roman"/>
            <w:color w:val="1A1A1A"/>
            <w:spacing w:val="8"/>
            <w:sz w:val="28"/>
            <w:szCs w:val="28"/>
            <w:bdr w:val="none" w:sz="0" w:space="0" w:color="auto" w:frame="1"/>
            <w:lang w:val="en-US"/>
          </w:rPr>
          <w:tab/>
        </w:r>
      </w:ins>
      <w:del w:id="2471" w:author="Sasha Azazlov" w:date="2026-05-26T18:28:00Z" w16du:dateUtc="2026-05-26T15:28:00Z">
        <w:r w:rsidRPr="007226B0" w:rsidDel="00995F4A">
          <w:rPr>
            <w:rStyle w:val="HTML1"/>
            <w:rFonts w:ascii="Times New Roman" w:hAnsi="Times New Roman" w:cs="Times New Roman"/>
            <w:color w:val="1A1A1A"/>
            <w:spacing w:val="8"/>
            <w:sz w:val="28"/>
            <w:szCs w:val="28"/>
            <w:bdr w:val="none" w:sz="0" w:space="0" w:color="auto" w:frame="1"/>
            <w:lang w:val="en-US"/>
          </w:rPr>
          <w:delText xml:space="preserve"> </w:delText>
        </w:r>
      </w:del>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HTML1"/>
          <w:rFonts w:ascii="Times New Roman" w:hAnsi="Times New Roman" w:cs="Times New Roman"/>
          <w:color w:val="1A1A1A"/>
          <w:spacing w:val="8"/>
          <w:sz w:val="28"/>
          <w:szCs w:val="28"/>
          <w:bdr w:val="none" w:sz="0" w:space="0" w:color="auto" w:frame="1"/>
        </w:rPr>
        <w:t>Главная</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HTML1"/>
          <w:rFonts w:ascii="Times New Roman" w:hAnsi="Times New Roman" w:cs="Times New Roman"/>
          <w:color w:val="1A1A1A"/>
          <w:spacing w:val="8"/>
          <w:sz w:val="28"/>
          <w:szCs w:val="28"/>
          <w:bdr w:val="none" w:sz="0" w:space="0" w:color="auto" w:frame="1"/>
        </w:rPr>
        <w:t>функция</w:t>
      </w:r>
    </w:p>
    <w:p w:rsidR="00740B91" w:rsidRPr="00097C1B" w:rsidRDefault="00740B91" w:rsidP="00097C1B">
      <w:pPr>
        <w:pStyle w:val="2"/>
        <w:spacing w:before="360" w:beforeAutospacing="0" w:after="240" w:afterAutospacing="0" w:line="360" w:lineRule="auto"/>
        <w:jc w:val="both"/>
        <w:textAlignment w:val="baseline"/>
        <w:rPr>
          <w:b w:val="0"/>
          <w:bCs w:val="0"/>
          <w:sz w:val="28"/>
          <w:szCs w:val="28"/>
        </w:rPr>
      </w:pPr>
      <w:bookmarkStart w:id="2472" w:name="_Toc230173183"/>
      <w:r w:rsidRPr="00097C1B">
        <w:rPr>
          <w:b w:val="0"/>
          <w:bCs w:val="0"/>
          <w:sz w:val="28"/>
          <w:szCs w:val="28"/>
        </w:rPr>
        <w:t>2.7 Схема взаимодействия компонентов</w:t>
      </w:r>
      <w:bookmarkEnd w:id="2472"/>
    </w:p>
    <w:p w:rsidR="00740B91" w:rsidRPr="007226B0" w:rsidRDefault="00740B91" w:rsidP="00097C1B">
      <w:pPr>
        <w:spacing w:line="360" w:lineRule="auto"/>
        <w:ind w:firstLine="708"/>
        <w:jc w:val="both"/>
        <w:textAlignment w:val="baseline"/>
        <w:rPr>
          <w:sz w:val="28"/>
          <w:szCs w:val="28"/>
        </w:rPr>
      </w:pPr>
      <w:r w:rsidRPr="007226B0">
        <w:rPr>
          <w:sz w:val="28"/>
          <w:szCs w:val="28"/>
        </w:rPr>
        <w:lastRenderedPageBreak/>
        <w:t xml:space="preserve">Архитектура системы представляет собой многоуровневую структуру с чётко определёнными границами между компонентами. Взаимодействие осуществляется в соответствии с принципом </w:t>
      </w:r>
      <w:proofErr w:type="spellStart"/>
      <w:r w:rsidRPr="007226B0">
        <w:rPr>
          <w:sz w:val="28"/>
          <w:szCs w:val="28"/>
        </w:rPr>
        <w:t>Dependency</w:t>
      </w:r>
      <w:proofErr w:type="spellEnd"/>
      <w:r w:rsidRPr="007226B0">
        <w:rPr>
          <w:sz w:val="28"/>
          <w:szCs w:val="28"/>
        </w:rPr>
        <w:t xml:space="preserve"> </w:t>
      </w:r>
      <w:proofErr w:type="spellStart"/>
      <w:r w:rsidRPr="007226B0">
        <w:rPr>
          <w:sz w:val="28"/>
          <w:szCs w:val="28"/>
        </w:rPr>
        <w:t>Inversion</w:t>
      </w:r>
      <w:proofErr w:type="spellEnd"/>
      <w:r w:rsidRPr="007226B0">
        <w:rPr>
          <w:sz w:val="28"/>
          <w:szCs w:val="28"/>
        </w:rPr>
        <w:t xml:space="preserve"> — внутренние слои не зависят от внешних.</w:t>
      </w:r>
    </w:p>
    <w:p w:rsidR="00740B91" w:rsidRPr="00097C1B" w:rsidRDefault="00740B91" w:rsidP="00097C1B">
      <w:pPr>
        <w:pStyle w:val="3"/>
        <w:spacing w:before="360" w:after="240" w:line="360" w:lineRule="auto"/>
        <w:jc w:val="both"/>
        <w:textAlignment w:val="baseline"/>
        <w:rPr>
          <w:rFonts w:ascii="Times New Roman" w:hAnsi="Times New Roman"/>
          <w:b w:val="0"/>
          <w:bCs w:val="0"/>
          <w:sz w:val="28"/>
          <w:szCs w:val="28"/>
          <w:lang w:val="en-US"/>
        </w:rPr>
      </w:pPr>
      <w:bookmarkStart w:id="2473" w:name="_Toc230173184"/>
      <w:r w:rsidRPr="00097C1B">
        <w:rPr>
          <w:rFonts w:ascii="Times New Roman" w:hAnsi="Times New Roman"/>
          <w:b w:val="0"/>
          <w:bCs w:val="0"/>
          <w:sz w:val="28"/>
          <w:szCs w:val="28"/>
          <w:lang w:val="en-US"/>
        </w:rPr>
        <w:t xml:space="preserve">2.7.1 </w:t>
      </w:r>
      <w:r w:rsidRPr="00097C1B">
        <w:rPr>
          <w:rFonts w:ascii="Times New Roman" w:hAnsi="Times New Roman"/>
          <w:b w:val="0"/>
          <w:bCs w:val="0"/>
          <w:sz w:val="28"/>
          <w:szCs w:val="28"/>
        </w:rPr>
        <w:t>Компоненты</w:t>
      </w:r>
      <w:r w:rsidRPr="00097C1B">
        <w:rPr>
          <w:rFonts w:ascii="Times New Roman" w:hAnsi="Times New Roman"/>
          <w:b w:val="0"/>
          <w:bCs w:val="0"/>
          <w:sz w:val="28"/>
          <w:szCs w:val="28"/>
          <w:lang w:val="en-US"/>
        </w:rPr>
        <w:t xml:space="preserve"> </w:t>
      </w:r>
      <w:r w:rsidRPr="00097C1B">
        <w:rPr>
          <w:rFonts w:ascii="Times New Roman" w:hAnsi="Times New Roman"/>
          <w:b w:val="0"/>
          <w:bCs w:val="0"/>
          <w:sz w:val="28"/>
          <w:szCs w:val="28"/>
        </w:rPr>
        <w:t>системы</w:t>
      </w:r>
      <w:bookmarkEnd w:id="2473"/>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lang w:val="en-US"/>
        </w:rPr>
        <w:t>UI (Presentation Layer).</w:t>
      </w:r>
      <w:r w:rsidRPr="007226B0">
        <w:rPr>
          <w:sz w:val="28"/>
          <w:szCs w:val="28"/>
          <w:lang w:val="en-US"/>
        </w:rPr>
        <w:t xml:space="preserve"> </w:t>
      </w:r>
      <w:r w:rsidRPr="007226B0">
        <w:rPr>
          <w:sz w:val="28"/>
          <w:szCs w:val="28"/>
        </w:rPr>
        <w:t xml:space="preserve">Пользовательский интерфейс, построенный на виджетах </w:t>
      </w:r>
      <w:proofErr w:type="spellStart"/>
      <w:r w:rsidRPr="007226B0">
        <w:rPr>
          <w:sz w:val="28"/>
          <w:szCs w:val="28"/>
        </w:rPr>
        <w:t>Flutter</w:t>
      </w:r>
      <w:proofErr w:type="spellEnd"/>
      <w:r w:rsidRPr="007226B0">
        <w:rPr>
          <w:sz w:val="28"/>
          <w:szCs w:val="28"/>
        </w:rPr>
        <w:t xml:space="preserve">. Обрабатывает ввод пользователя, отображает данные и направляет команды в Domain-слой. Использует </w:t>
      </w:r>
      <w:proofErr w:type="spellStart"/>
      <w:r w:rsidRPr="007226B0">
        <w:rPr>
          <w:sz w:val="28"/>
          <w:szCs w:val="28"/>
        </w:rPr>
        <w:t>Provider</w:t>
      </w:r>
      <w:proofErr w:type="spellEnd"/>
      <w:r w:rsidRPr="007226B0">
        <w:rPr>
          <w:sz w:val="28"/>
          <w:szCs w:val="28"/>
        </w:rPr>
        <w:t xml:space="preserve"> для управления состоянием.</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Бизнес-логика (Domain Layer).</w:t>
      </w:r>
      <w:r w:rsidRPr="00BB4DE4">
        <w:rPr>
          <w:sz w:val="28"/>
          <w:szCs w:val="28"/>
        </w:rPr>
        <w:t xml:space="preserve"> </w:t>
      </w:r>
      <w:proofErr w:type="spellStart"/>
      <w:r w:rsidRPr="007226B0">
        <w:rPr>
          <w:sz w:val="28"/>
          <w:szCs w:val="28"/>
        </w:rPr>
        <w:t>Use</w:t>
      </w:r>
      <w:proofErr w:type="spellEnd"/>
      <w:r w:rsidRPr="007226B0">
        <w:rPr>
          <w:sz w:val="28"/>
          <w:szCs w:val="28"/>
        </w:rPr>
        <w:t xml:space="preserve"> </w:t>
      </w:r>
      <w:proofErr w:type="spellStart"/>
      <w:r w:rsidRPr="007226B0">
        <w:rPr>
          <w:sz w:val="28"/>
          <w:szCs w:val="28"/>
        </w:rPr>
        <w:t>cases</w:t>
      </w:r>
      <w:proofErr w:type="spellEnd"/>
      <w:r w:rsidRPr="007226B0">
        <w:rPr>
          <w:sz w:val="28"/>
          <w:szCs w:val="28"/>
        </w:rPr>
        <w:t>, реализующие сценарии работы системы: авторизация, CRUD операции с паролями, генерация, аудит. Содержит правила и политики безопасности.</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Криптография (Core Layer).</w:t>
      </w:r>
      <w:r w:rsidRPr="00BB4DE4">
        <w:rPr>
          <w:sz w:val="28"/>
          <w:szCs w:val="28"/>
        </w:rPr>
        <w:t xml:space="preserve"> </w:t>
      </w:r>
      <w:r w:rsidRPr="007226B0">
        <w:rPr>
          <w:sz w:val="28"/>
          <w:szCs w:val="28"/>
        </w:rPr>
        <w:t xml:space="preserve">Модуль криптографических операций, инкапсулирующий работу с библиотекой </w:t>
      </w:r>
      <w:proofErr w:type="spellStart"/>
      <w:r w:rsidRPr="007226B0">
        <w:rPr>
          <w:sz w:val="28"/>
          <w:szCs w:val="28"/>
        </w:rPr>
        <w:t>cryptography</w:t>
      </w:r>
      <w:proofErr w:type="spellEnd"/>
      <w:r w:rsidRPr="007226B0">
        <w:rPr>
          <w:sz w:val="28"/>
          <w:szCs w:val="28"/>
        </w:rPr>
        <w:t>. Реализует шифрование/дешифрование (ChaCha20-Poly1305), деривацию ключей (PBKDF2), генерацию случайных чисел (CSPRNG), хэширование паролей.</w:t>
      </w:r>
    </w:p>
    <w:p w:rsidR="002E5B49" w:rsidRPr="007226B0" w:rsidRDefault="00740B91" w:rsidP="00097C1B">
      <w:pPr>
        <w:spacing w:line="360" w:lineRule="auto"/>
        <w:ind w:firstLine="708"/>
        <w:jc w:val="both"/>
        <w:textAlignment w:val="baseline"/>
        <w:rPr>
          <w:rStyle w:val="af"/>
          <w:sz w:val="28"/>
          <w:szCs w:val="28"/>
          <w:bdr w:val="none" w:sz="0" w:space="0" w:color="auto" w:frame="1"/>
        </w:rPr>
      </w:pPr>
      <w:proofErr w:type="spellStart"/>
      <w:r w:rsidRPr="00097C1B">
        <w:rPr>
          <w:rStyle w:val="af"/>
          <w:b w:val="0"/>
          <w:bCs w:val="0"/>
          <w:sz w:val="28"/>
          <w:szCs w:val="28"/>
          <w:bdr w:val="none" w:sz="0" w:space="0" w:color="auto" w:frame="1"/>
        </w:rPr>
        <w:t>SQLite</w:t>
      </w:r>
      <w:proofErr w:type="spellEnd"/>
      <w:r w:rsidRPr="00097C1B">
        <w:rPr>
          <w:rStyle w:val="af"/>
          <w:b w:val="0"/>
          <w:bCs w:val="0"/>
          <w:sz w:val="28"/>
          <w:szCs w:val="28"/>
          <w:bdr w:val="none" w:sz="0" w:space="0" w:color="auto" w:frame="1"/>
        </w:rPr>
        <w:t xml:space="preserve"> (Data Layer).</w:t>
      </w:r>
      <w:r w:rsidRPr="00BB4DE4">
        <w:rPr>
          <w:sz w:val="28"/>
          <w:szCs w:val="28"/>
        </w:rPr>
        <w:t xml:space="preserve"> </w:t>
      </w:r>
      <w:r w:rsidRPr="007226B0">
        <w:rPr>
          <w:sz w:val="28"/>
          <w:szCs w:val="28"/>
        </w:rPr>
        <w:t xml:space="preserve">Локальная база данных, доступ к которой осуществляется через </w:t>
      </w:r>
      <w:proofErr w:type="spellStart"/>
      <w:r w:rsidRPr="007226B0">
        <w:rPr>
          <w:sz w:val="28"/>
          <w:szCs w:val="28"/>
        </w:rPr>
        <w:t>sqflite</w:t>
      </w:r>
      <w:proofErr w:type="spellEnd"/>
      <w:r w:rsidRPr="007226B0">
        <w:rPr>
          <w:sz w:val="28"/>
          <w:szCs w:val="28"/>
        </w:rPr>
        <w:t>. Хранит зашифрованные записи паролей, историю изменений, настройки и журнал аудита в виде байтовых массивов (BLOB).</w:t>
      </w:r>
    </w:p>
    <w:p w:rsidR="002E5B49" w:rsidRPr="007226B0" w:rsidRDefault="00740B91" w:rsidP="00097C1B">
      <w:pPr>
        <w:spacing w:line="360" w:lineRule="auto"/>
        <w:ind w:firstLine="708"/>
        <w:jc w:val="both"/>
        <w:textAlignment w:val="baseline"/>
        <w:rPr>
          <w:rStyle w:val="af"/>
          <w:sz w:val="28"/>
          <w:szCs w:val="28"/>
          <w:bdr w:val="none" w:sz="0" w:space="0" w:color="auto" w:frame="1"/>
        </w:rPr>
      </w:pPr>
      <w:r w:rsidRPr="00097C1B">
        <w:rPr>
          <w:rStyle w:val="af"/>
          <w:b w:val="0"/>
          <w:bCs w:val="0"/>
          <w:sz w:val="28"/>
          <w:szCs w:val="28"/>
          <w:bdr w:val="none" w:sz="0" w:space="0" w:color="auto" w:frame="1"/>
        </w:rPr>
        <w:t>Логирование (Core Layer).</w:t>
      </w:r>
      <w:r w:rsidRPr="00BB4DE4">
        <w:rPr>
          <w:sz w:val="28"/>
          <w:szCs w:val="28"/>
        </w:rPr>
        <w:t xml:space="preserve"> </w:t>
      </w:r>
      <w:r w:rsidRPr="007226B0">
        <w:rPr>
          <w:sz w:val="28"/>
          <w:szCs w:val="28"/>
        </w:rPr>
        <w:t xml:space="preserve">Система аудита, фиксирующая все операции с временными метками, идентификаторами пользователей и типами событий. Записывает данные в отдельную таблицу </w:t>
      </w:r>
      <w:proofErr w:type="spellStart"/>
      <w:r w:rsidRPr="007226B0">
        <w:rPr>
          <w:sz w:val="28"/>
          <w:szCs w:val="28"/>
        </w:rPr>
        <w:t>SQLite</w:t>
      </w:r>
      <w:proofErr w:type="spellEnd"/>
      <w:r w:rsidRPr="007226B0">
        <w:rPr>
          <w:sz w:val="28"/>
          <w:szCs w:val="28"/>
        </w:rPr>
        <w:t>.</w:t>
      </w:r>
    </w:p>
    <w:p w:rsidR="002E5B49" w:rsidRPr="00097C1B" w:rsidRDefault="00740B91" w:rsidP="00097C1B">
      <w:pPr>
        <w:spacing w:line="360" w:lineRule="auto"/>
        <w:ind w:firstLine="708"/>
        <w:jc w:val="both"/>
        <w:textAlignment w:val="baseline"/>
      </w:pPr>
      <w:r w:rsidRPr="00BB4DE4">
        <w:rPr>
          <w:rStyle w:val="af"/>
          <w:b w:val="0"/>
          <w:bCs w:val="0"/>
          <w:sz w:val="28"/>
          <w:szCs w:val="28"/>
          <w:bdr w:val="none" w:sz="0" w:space="0" w:color="auto" w:frame="1"/>
        </w:rPr>
        <w:t>Настройки (Data Layer).</w:t>
      </w:r>
      <w:r w:rsidRPr="007226B0">
        <w:rPr>
          <w:sz w:val="28"/>
          <w:szCs w:val="28"/>
        </w:rPr>
        <w:t xml:space="preserve"> Хранение пользовательских предпочтений, параметров генерации паролей и конфигурации безопасности (таймаут блокировки, количество попыток PIN).</w:t>
      </w:r>
    </w:p>
    <w:p w:rsidR="00740B91" w:rsidRPr="007226B0" w:rsidRDefault="00740B91" w:rsidP="00097C1B">
      <w:pPr>
        <w:pStyle w:val="3"/>
        <w:spacing w:before="360" w:after="240" w:line="360" w:lineRule="auto"/>
        <w:jc w:val="both"/>
        <w:textAlignment w:val="baseline"/>
        <w:rPr>
          <w:rFonts w:ascii="Times New Roman" w:hAnsi="Times New Roman"/>
          <w:sz w:val="28"/>
          <w:szCs w:val="28"/>
        </w:rPr>
      </w:pPr>
      <w:bookmarkStart w:id="2474" w:name="_Toc230173185"/>
      <w:r w:rsidRPr="007226B0">
        <w:rPr>
          <w:rFonts w:ascii="Times New Roman" w:hAnsi="Times New Roman"/>
          <w:sz w:val="28"/>
          <w:szCs w:val="28"/>
        </w:rPr>
        <w:lastRenderedPageBreak/>
        <w:t>2.7.2 Схема взаимодействия</w:t>
      </w:r>
      <w:bookmarkEnd w:id="2474"/>
    </w:p>
    <w:p w:rsidR="0033383B" w:rsidRPr="0033383B" w:rsidRDefault="00926027" w:rsidP="0033383B">
      <w:pPr>
        <w:numPr>
          <w:ilvl w:val="0"/>
          <w:numId w:val="112"/>
        </w:numPr>
        <w:spacing w:before="100" w:beforeAutospacing="1" w:after="100" w:afterAutospacing="1"/>
        <w:jc w:val="both"/>
        <w:rPr>
          <w:ins w:id="2475" w:author="Sasha Azazlov" w:date="2026-05-26T20:07:00Z" w16du:dateUtc="2026-05-26T17:07:00Z"/>
          <w:color w:val="000000"/>
          <w:sz w:val="28"/>
          <w:szCs w:val="28"/>
          <w:rPrChange w:id="2476" w:author="Sasha Azazlov" w:date="2026-05-26T20:07:00Z" w16du:dateUtc="2026-05-26T17:07:00Z">
            <w:rPr>
              <w:ins w:id="2477" w:author="Sasha Azazlov" w:date="2026-05-26T20:07:00Z" w16du:dateUtc="2026-05-26T17:07:00Z"/>
              <w:color w:val="000000"/>
            </w:rPr>
          </w:rPrChange>
        </w:rPr>
        <w:pPrChange w:id="2478" w:author="Sasha Azazlov" w:date="2026-05-26T20:07:00Z" w16du:dateUtc="2026-05-26T17:07:00Z">
          <w:pPr>
            <w:numPr>
              <w:numId w:val="112"/>
            </w:numPr>
            <w:tabs>
              <w:tab w:val="num" w:pos="720"/>
            </w:tabs>
            <w:spacing w:before="100" w:beforeAutospacing="1" w:after="100" w:afterAutospacing="1"/>
            <w:ind w:left="720" w:hanging="360"/>
          </w:pPr>
        </w:pPrChange>
      </w:pPr>
      <w:del w:id="2479" w:author="Sasha Azazlov" w:date="2026-05-26T20:07:00Z" w16du:dateUtc="2026-05-26T17:07:00Z">
        <w:r w:rsidRPr="0033383B" w:rsidDel="0033383B">
          <w:rPr>
            <w:noProof/>
            <w:color w:val="1A1A1A"/>
            <w:spacing w:val="8"/>
            <w:sz w:val="28"/>
            <w:szCs w:val="28"/>
          </w:rPr>
          <w:drawing>
            <wp:inline distT="0" distB="0" distL="0" distR="0" wp14:anchorId="435E11E6" wp14:editId="0AE18956">
              <wp:extent cx="1292381" cy="8566046"/>
              <wp:effectExtent l="0" t="0" r="0" b="0"/>
              <wp:docPr id="1621725900" name="Рисунок 26" descr="Изображение выглядит как текст, снимок экрана,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25900" name="Рисунок 26" descr="Изображение выглядит как текст, снимок экрана, дизайн&#10;&#10;Содержимое, созданное искусственным интеллектом, может быть неверным."/>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292381" cy="8566046"/>
                      </a:xfrm>
                      <a:prstGeom prst="rect">
                        <a:avLst/>
                      </a:prstGeom>
                    </pic:spPr>
                  </pic:pic>
                </a:graphicData>
              </a:graphic>
            </wp:inline>
          </w:drawing>
        </w:r>
      </w:del>
      <w:ins w:id="2480" w:author="Sasha Azazlov" w:date="2026-05-26T20:07:00Z" w16du:dateUtc="2026-05-26T17:07:00Z">
        <w:r w:rsidR="0033383B" w:rsidRPr="0033383B">
          <w:rPr>
            <w:color w:val="000000"/>
            <w:sz w:val="28"/>
            <w:szCs w:val="28"/>
            <w:rPrChange w:id="2481" w:author="Sasha Azazlov" w:date="2026-05-26T20:07:00Z" w16du:dateUtc="2026-05-26T17:07:00Z">
              <w:rPr>
                <w:color w:val="000000"/>
              </w:rPr>
            </w:rPrChange>
          </w:rPr>
          <w:t>Пользователь взаимодействует с приложением через UI-уровень: вводит данные, выполняет команды, создаёт записи, просматривает историю и запускает операции генерации или сохранения паролей.</w:t>
        </w:r>
      </w:ins>
    </w:p>
    <w:p w:rsidR="0033383B" w:rsidRPr="0033383B" w:rsidRDefault="0033383B" w:rsidP="0033383B">
      <w:pPr>
        <w:numPr>
          <w:ilvl w:val="0"/>
          <w:numId w:val="112"/>
        </w:numPr>
        <w:spacing w:before="100" w:beforeAutospacing="1" w:after="100" w:afterAutospacing="1"/>
        <w:jc w:val="both"/>
        <w:rPr>
          <w:ins w:id="2482" w:author="Sasha Azazlov" w:date="2026-05-26T20:07:00Z" w16du:dateUtc="2026-05-26T17:07:00Z"/>
          <w:color w:val="000000"/>
          <w:sz w:val="28"/>
          <w:szCs w:val="28"/>
          <w:rPrChange w:id="2483" w:author="Sasha Azazlov" w:date="2026-05-26T20:07:00Z" w16du:dateUtc="2026-05-26T17:07:00Z">
            <w:rPr>
              <w:ins w:id="2484" w:author="Sasha Azazlov" w:date="2026-05-26T20:07:00Z" w16du:dateUtc="2026-05-26T17:07:00Z"/>
              <w:color w:val="000000"/>
            </w:rPr>
          </w:rPrChange>
        </w:rPr>
        <w:pPrChange w:id="2485" w:author="Sasha Azazlov" w:date="2026-05-26T20:07:00Z" w16du:dateUtc="2026-05-26T17:07:00Z">
          <w:pPr>
            <w:numPr>
              <w:numId w:val="112"/>
            </w:numPr>
            <w:tabs>
              <w:tab w:val="num" w:pos="720"/>
            </w:tabs>
            <w:spacing w:before="100" w:beforeAutospacing="1" w:after="100" w:afterAutospacing="1"/>
            <w:ind w:left="720" w:hanging="360"/>
          </w:pPr>
        </w:pPrChange>
      </w:pPr>
      <w:ins w:id="2486" w:author="Sasha Azazlov" w:date="2026-05-26T20:07:00Z" w16du:dateUtc="2026-05-26T17:07:00Z">
        <w:r w:rsidRPr="0033383B">
          <w:rPr>
            <w:color w:val="000000"/>
            <w:sz w:val="28"/>
            <w:szCs w:val="28"/>
            <w:rPrChange w:id="2487" w:author="Sasha Azazlov" w:date="2026-05-26T20:07:00Z" w16du:dateUtc="2026-05-26T17:07:00Z">
              <w:rPr>
                <w:color w:val="000000"/>
              </w:rPr>
            </w:rPrChange>
          </w:rPr>
          <w:t>UI-уровень (</w:t>
        </w:r>
        <w:proofErr w:type="spellStart"/>
        <w:r w:rsidRPr="0033383B">
          <w:rPr>
            <w:color w:val="000000"/>
            <w:sz w:val="28"/>
            <w:szCs w:val="28"/>
            <w:rPrChange w:id="2488" w:author="Sasha Azazlov" w:date="2026-05-26T20:07:00Z" w16du:dateUtc="2026-05-26T17:07:00Z">
              <w:rPr>
                <w:color w:val="000000"/>
              </w:rPr>
            </w:rPrChange>
          </w:rPr>
          <w:t>Presentation</w:t>
        </w:r>
        <w:proofErr w:type="spellEnd"/>
        <w:r w:rsidRPr="0033383B">
          <w:rPr>
            <w:color w:val="000000"/>
            <w:sz w:val="28"/>
            <w:szCs w:val="28"/>
            <w:rPrChange w:id="2489" w:author="Sasha Azazlov" w:date="2026-05-26T20:07:00Z" w16du:dateUtc="2026-05-26T17:07:00Z">
              <w:rPr>
                <w:color w:val="000000"/>
              </w:rPr>
            </w:rPrChange>
          </w:rPr>
          <w:t xml:space="preserve">) включает страницы приложения, виджеты и слой управления состоянием </w:t>
        </w:r>
        <w:proofErr w:type="spellStart"/>
        <w:r w:rsidRPr="0033383B">
          <w:rPr>
            <w:color w:val="000000"/>
            <w:sz w:val="28"/>
            <w:szCs w:val="28"/>
            <w:rPrChange w:id="2490" w:author="Sasha Azazlov" w:date="2026-05-26T20:07:00Z" w16du:dateUtc="2026-05-26T17:07:00Z">
              <w:rPr>
                <w:color w:val="000000"/>
              </w:rPr>
            </w:rPrChange>
          </w:rPr>
          <w:t>BLoC</w:t>
        </w:r>
        <w:proofErr w:type="spellEnd"/>
        <w:r w:rsidRPr="0033383B">
          <w:rPr>
            <w:color w:val="000000"/>
            <w:sz w:val="28"/>
            <w:szCs w:val="28"/>
            <w:rPrChange w:id="2491" w:author="Sasha Azazlov" w:date="2026-05-26T20:07:00Z" w16du:dateUtc="2026-05-26T17:07:00Z">
              <w:rPr>
                <w:color w:val="000000"/>
              </w:rPr>
            </w:rPrChange>
          </w:rPr>
          <w:t xml:space="preserve"> / </w:t>
        </w:r>
        <w:proofErr w:type="spellStart"/>
        <w:r w:rsidRPr="0033383B">
          <w:rPr>
            <w:color w:val="000000"/>
            <w:sz w:val="28"/>
            <w:szCs w:val="28"/>
            <w:rPrChange w:id="2492" w:author="Sasha Azazlov" w:date="2026-05-26T20:07:00Z" w16du:dateUtc="2026-05-26T17:07:00Z">
              <w:rPr>
                <w:color w:val="000000"/>
              </w:rPr>
            </w:rPrChange>
          </w:rPr>
          <w:t>Provider</w:t>
        </w:r>
        <w:proofErr w:type="spellEnd"/>
        <w:r w:rsidRPr="0033383B">
          <w:rPr>
            <w:color w:val="000000"/>
            <w:sz w:val="28"/>
            <w:szCs w:val="28"/>
            <w:rPrChange w:id="2493" w:author="Sasha Azazlov" w:date="2026-05-26T20:07:00Z" w16du:dateUtc="2026-05-26T17:07:00Z">
              <w:rPr>
                <w:color w:val="000000"/>
              </w:rPr>
            </w:rPrChange>
          </w:rPr>
          <w:t>.</w:t>
        </w:r>
      </w:ins>
    </w:p>
    <w:p w:rsidR="0033383B" w:rsidRPr="0033383B" w:rsidRDefault="0033383B" w:rsidP="0033383B">
      <w:pPr>
        <w:numPr>
          <w:ilvl w:val="0"/>
          <w:numId w:val="112"/>
        </w:numPr>
        <w:spacing w:before="100" w:beforeAutospacing="1" w:after="100" w:afterAutospacing="1"/>
        <w:jc w:val="both"/>
        <w:rPr>
          <w:ins w:id="2494" w:author="Sasha Azazlov" w:date="2026-05-26T20:07:00Z" w16du:dateUtc="2026-05-26T17:07:00Z"/>
          <w:color w:val="000000"/>
          <w:sz w:val="28"/>
          <w:szCs w:val="28"/>
          <w:rPrChange w:id="2495" w:author="Sasha Azazlov" w:date="2026-05-26T20:07:00Z" w16du:dateUtc="2026-05-26T17:07:00Z">
            <w:rPr>
              <w:ins w:id="2496" w:author="Sasha Azazlov" w:date="2026-05-26T20:07:00Z" w16du:dateUtc="2026-05-26T17:07:00Z"/>
              <w:color w:val="000000"/>
            </w:rPr>
          </w:rPrChange>
        </w:rPr>
        <w:pPrChange w:id="2497" w:author="Sasha Azazlov" w:date="2026-05-26T20:07:00Z" w16du:dateUtc="2026-05-26T17:07:00Z">
          <w:pPr>
            <w:numPr>
              <w:numId w:val="112"/>
            </w:numPr>
            <w:tabs>
              <w:tab w:val="num" w:pos="720"/>
            </w:tabs>
            <w:spacing w:before="100" w:beforeAutospacing="1" w:after="100" w:afterAutospacing="1"/>
            <w:ind w:left="720" w:hanging="360"/>
          </w:pPr>
        </w:pPrChange>
      </w:pPr>
      <w:ins w:id="2498" w:author="Sasha Azazlov" w:date="2026-05-26T20:07:00Z" w16du:dateUtc="2026-05-26T17:07:00Z">
        <w:r w:rsidRPr="0033383B">
          <w:rPr>
            <w:color w:val="000000"/>
            <w:sz w:val="28"/>
            <w:szCs w:val="28"/>
            <w:rPrChange w:id="2499" w:author="Sasha Azazlov" w:date="2026-05-26T20:07:00Z" w16du:dateUtc="2026-05-26T17:07:00Z">
              <w:rPr>
                <w:color w:val="000000"/>
              </w:rPr>
            </w:rPrChange>
          </w:rPr>
          <w:t>UI-уровень формирует команды и события, которые передаются в Domain-уровень.</w:t>
        </w:r>
      </w:ins>
    </w:p>
    <w:p w:rsidR="0033383B" w:rsidRPr="0033383B" w:rsidRDefault="0033383B" w:rsidP="0033383B">
      <w:pPr>
        <w:numPr>
          <w:ilvl w:val="0"/>
          <w:numId w:val="112"/>
        </w:numPr>
        <w:spacing w:before="100" w:beforeAutospacing="1" w:after="100" w:afterAutospacing="1"/>
        <w:jc w:val="both"/>
        <w:rPr>
          <w:ins w:id="2500" w:author="Sasha Azazlov" w:date="2026-05-26T20:07:00Z" w16du:dateUtc="2026-05-26T17:07:00Z"/>
          <w:color w:val="000000"/>
          <w:sz w:val="28"/>
          <w:szCs w:val="28"/>
          <w:rPrChange w:id="2501" w:author="Sasha Azazlov" w:date="2026-05-26T20:07:00Z" w16du:dateUtc="2026-05-26T17:07:00Z">
            <w:rPr>
              <w:ins w:id="2502" w:author="Sasha Azazlov" w:date="2026-05-26T20:07:00Z" w16du:dateUtc="2026-05-26T17:07:00Z"/>
              <w:color w:val="000000"/>
            </w:rPr>
          </w:rPrChange>
        </w:rPr>
        <w:pPrChange w:id="2503" w:author="Sasha Azazlov" w:date="2026-05-26T20:07:00Z" w16du:dateUtc="2026-05-26T17:07:00Z">
          <w:pPr>
            <w:numPr>
              <w:numId w:val="112"/>
            </w:numPr>
            <w:tabs>
              <w:tab w:val="num" w:pos="720"/>
            </w:tabs>
            <w:spacing w:before="100" w:beforeAutospacing="1" w:after="100" w:afterAutospacing="1"/>
            <w:ind w:left="720" w:hanging="360"/>
          </w:pPr>
        </w:pPrChange>
      </w:pPr>
      <w:ins w:id="2504" w:author="Sasha Azazlov" w:date="2026-05-26T20:07:00Z" w16du:dateUtc="2026-05-26T17:07:00Z">
        <w:r w:rsidRPr="0033383B">
          <w:rPr>
            <w:color w:val="000000"/>
            <w:sz w:val="28"/>
            <w:szCs w:val="28"/>
            <w:rPrChange w:id="2505" w:author="Sasha Azazlov" w:date="2026-05-26T20:07:00Z" w16du:dateUtc="2026-05-26T17:07:00Z">
              <w:rPr>
                <w:color w:val="000000"/>
              </w:rPr>
            </w:rPrChange>
          </w:rPr>
          <w:t>Domain-уровень реализует бизнес-логику приложения через сущности (</w:t>
        </w:r>
        <w:proofErr w:type="spellStart"/>
        <w:r w:rsidRPr="0033383B">
          <w:rPr>
            <w:color w:val="000000"/>
            <w:sz w:val="28"/>
            <w:szCs w:val="28"/>
            <w:rPrChange w:id="2506" w:author="Sasha Azazlov" w:date="2026-05-26T20:07:00Z" w16du:dateUtc="2026-05-26T17:07:00Z">
              <w:rPr>
                <w:color w:val="000000"/>
              </w:rPr>
            </w:rPrChange>
          </w:rPr>
          <w:t>Entities</w:t>
        </w:r>
        <w:proofErr w:type="spellEnd"/>
        <w:r w:rsidRPr="0033383B">
          <w:rPr>
            <w:color w:val="000000"/>
            <w:sz w:val="28"/>
            <w:szCs w:val="28"/>
            <w:rPrChange w:id="2507" w:author="Sasha Azazlov" w:date="2026-05-26T20:07:00Z" w16du:dateUtc="2026-05-26T17:07:00Z">
              <w:rPr>
                <w:color w:val="000000"/>
              </w:rPr>
            </w:rPrChange>
          </w:rPr>
          <w:t>) и сценарии использования (</w:t>
        </w:r>
        <w:proofErr w:type="spellStart"/>
        <w:r w:rsidRPr="0033383B">
          <w:rPr>
            <w:color w:val="000000"/>
            <w:sz w:val="28"/>
            <w:szCs w:val="28"/>
            <w:rPrChange w:id="2508" w:author="Sasha Azazlov" w:date="2026-05-26T20:07:00Z" w16du:dateUtc="2026-05-26T17:07:00Z">
              <w:rPr>
                <w:color w:val="000000"/>
              </w:rPr>
            </w:rPrChange>
          </w:rPr>
          <w:t>Use</w:t>
        </w:r>
        <w:proofErr w:type="spellEnd"/>
        <w:r w:rsidRPr="0033383B">
          <w:rPr>
            <w:color w:val="000000"/>
            <w:sz w:val="28"/>
            <w:szCs w:val="28"/>
            <w:rPrChange w:id="2509" w:author="Sasha Azazlov" w:date="2026-05-26T20:07:00Z" w16du:dateUtc="2026-05-26T17:07:00Z">
              <w:rPr>
                <w:color w:val="000000"/>
              </w:rPr>
            </w:rPrChange>
          </w:rPr>
          <w:t xml:space="preserve"> </w:t>
        </w:r>
        <w:proofErr w:type="spellStart"/>
        <w:r w:rsidRPr="0033383B">
          <w:rPr>
            <w:color w:val="000000"/>
            <w:sz w:val="28"/>
            <w:szCs w:val="28"/>
            <w:rPrChange w:id="2510" w:author="Sasha Azazlov" w:date="2026-05-26T20:07:00Z" w16du:dateUtc="2026-05-26T17:07:00Z">
              <w:rPr>
                <w:color w:val="000000"/>
              </w:rPr>
            </w:rPrChange>
          </w:rPr>
          <w:t>Cases</w:t>
        </w:r>
        <w:proofErr w:type="spellEnd"/>
        <w:r w:rsidRPr="0033383B">
          <w:rPr>
            <w:color w:val="000000"/>
            <w:sz w:val="28"/>
            <w:szCs w:val="28"/>
            <w:rPrChange w:id="2511" w:author="Sasha Azazlov" w:date="2026-05-26T20:07:00Z" w16du:dateUtc="2026-05-26T17:07:00Z">
              <w:rPr>
                <w:color w:val="000000"/>
              </w:rPr>
            </w:rPrChange>
          </w:rPr>
          <w:t>).</w:t>
        </w:r>
      </w:ins>
    </w:p>
    <w:p w:rsidR="0033383B" w:rsidRPr="0033383B" w:rsidRDefault="0033383B" w:rsidP="0033383B">
      <w:pPr>
        <w:numPr>
          <w:ilvl w:val="0"/>
          <w:numId w:val="112"/>
        </w:numPr>
        <w:spacing w:before="100" w:beforeAutospacing="1" w:after="100" w:afterAutospacing="1"/>
        <w:jc w:val="both"/>
        <w:rPr>
          <w:ins w:id="2512" w:author="Sasha Azazlov" w:date="2026-05-26T20:07:00Z" w16du:dateUtc="2026-05-26T17:07:00Z"/>
          <w:color w:val="000000"/>
          <w:sz w:val="28"/>
          <w:szCs w:val="28"/>
          <w:rPrChange w:id="2513" w:author="Sasha Azazlov" w:date="2026-05-26T20:07:00Z" w16du:dateUtc="2026-05-26T17:07:00Z">
            <w:rPr>
              <w:ins w:id="2514" w:author="Sasha Azazlov" w:date="2026-05-26T20:07:00Z" w16du:dateUtc="2026-05-26T17:07:00Z"/>
              <w:color w:val="000000"/>
            </w:rPr>
          </w:rPrChange>
        </w:rPr>
        <w:pPrChange w:id="2515" w:author="Sasha Azazlov" w:date="2026-05-26T20:07:00Z" w16du:dateUtc="2026-05-26T17:07:00Z">
          <w:pPr>
            <w:numPr>
              <w:numId w:val="112"/>
            </w:numPr>
            <w:tabs>
              <w:tab w:val="num" w:pos="720"/>
            </w:tabs>
            <w:spacing w:before="100" w:beforeAutospacing="1" w:after="100" w:afterAutospacing="1"/>
            <w:ind w:left="720" w:hanging="360"/>
          </w:pPr>
        </w:pPrChange>
      </w:pPr>
      <w:proofErr w:type="spellStart"/>
      <w:ins w:id="2516" w:author="Sasha Azazlov" w:date="2026-05-26T20:07:00Z" w16du:dateUtc="2026-05-26T17:07:00Z">
        <w:r w:rsidRPr="0033383B">
          <w:rPr>
            <w:color w:val="000000"/>
            <w:sz w:val="28"/>
            <w:szCs w:val="28"/>
            <w:rPrChange w:id="2517" w:author="Sasha Azazlov" w:date="2026-05-26T20:07:00Z" w16du:dateUtc="2026-05-26T17:07:00Z">
              <w:rPr>
                <w:color w:val="000000"/>
              </w:rPr>
            </w:rPrChange>
          </w:rPr>
          <w:t>Use</w:t>
        </w:r>
        <w:proofErr w:type="spellEnd"/>
        <w:r w:rsidRPr="0033383B">
          <w:rPr>
            <w:color w:val="000000"/>
            <w:sz w:val="28"/>
            <w:szCs w:val="28"/>
            <w:rPrChange w:id="2518" w:author="Sasha Azazlov" w:date="2026-05-26T20:07:00Z" w16du:dateUtc="2026-05-26T17:07:00Z">
              <w:rPr>
                <w:color w:val="000000"/>
              </w:rPr>
            </w:rPrChange>
          </w:rPr>
          <w:t xml:space="preserve"> </w:t>
        </w:r>
        <w:proofErr w:type="spellStart"/>
        <w:r w:rsidRPr="0033383B">
          <w:rPr>
            <w:color w:val="000000"/>
            <w:sz w:val="28"/>
            <w:szCs w:val="28"/>
            <w:rPrChange w:id="2519" w:author="Sasha Azazlov" w:date="2026-05-26T20:07:00Z" w16du:dateUtc="2026-05-26T17:07:00Z">
              <w:rPr>
                <w:color w:val="000000"/>
              </w:rPr>
            </w:rPrChange>
          </w:rPr>
          <w:t>Cases</w:t>
        </w:r>
        <w:proofErr w:type="spellEnd"/>
        <w:r w:rsidRPr="0033383B">
          <w:rPr>
            <w:color w:val="000000"/>
            <w:sz w:val="28"/>
            <w:szCs w:val="28"/>
            <w:rPrChange w:id="2520" w:author="Sasha Azazlov" w:date="2026-05-26T20:07:00Z" w16du:dateUtc="2026-05-26T17:07:00Z">
              <w:rPr>
                <w:color w:val="000000"/>
              </w:rPr>
            </w:rPrChange>
          </w:rPr>
          <w:t xml:space="preserve"> обращаются к интерфейсам репозиториев, не завися от конкретной реализации хранения данных.</w:t>
        </w:r>
      </w:ins>
    </w:p>
    <w:p w:rsidR="0033383B" w:rsidRPr="0033383B" w:rsidRDefault="0033383B" w:rsidP="0033383B">
      <w:pPr>
        <w:numPr>
          <w:ilvl w:val="0"/>
          <w:numId w:val="112"/>
        </w:numPr>
        <w:spacing w:before="100" w:beforeAutospacing="1" w:after="100" w:afterAutospacing="1"/>
        <w:jc w:val="both"/>
        <w:rPr>
          <w:ins w:id="2521" w:author="Sasha Azazlov" w:date="2026-05-26T20:07:00Z" w16du:dateUtc="2026-05-26T17:07:00Z"/>
          <w:color w:val="000000"/>
          <w:sz w:val="28"/>
          <w:szCs w:val="28"/>
          <w:rPrChange w:id="2522" w:author="Sasha Azazlov" w:date="2026-05-26T20:07:00Z" w16du:dateUtc="2026-05-26T17:07:00Z">
            <w:rPr>
              <w:ins w:id="2523" w:author="Sasha Azazlov" w:date="2026-05-26T20:07:00Z" w16du:dateUtc="2026-05-26T17:07:00Z"/>
              <w:color w:val="000000"/>
            </w:rPr>
          </w:rPrChange>
        </w:rPr>
        <w:pPrChange w:id="2524" w:author="Sasha Azazlov" w:date="2026-05-26T20:07:00Z" w16du:dateUtc="2026-05-26T17:07:00Z">
          <w:pPr>
            <w:numPr>
              <w:numId w:val="112"/>
            </w:numPr>
            <w:tabs>
              <w:tab w:val="num" w:pos="720"/>
            </w:tabs>
            <w:spacing w:before="100" w:beforeAutospacing="1" w:after="100" w:afterAutospacing="1"/>
            <w:ind w:left="720" w:hanging="360"/>
          </w:pPr>
        </w:pPrChange>
      </w:pPr>
      <w:ins w:id="2525" w:author="Sasha Azazlov" w:date="2026-05-26T20:07:00Z" w16du:dateUtc="2026-05-26T17:07:00Z">
        <w:r w:rsidRPr="0033383B">
          <w:rPr>
            <w:color w:val="000000"/>
            <w:sz w:val="28"/>
            <w:szCs w:val="28"/>
            <w:rPrChange w:id="2526" w:author="Sasha Azazlov" w:date="2026-05-26T20:07:00Z" w16du:dateUtc="2026-05-26T17:07:00Z">
              <w:rPr>
                <w:color w:val="000000"/>
              </w:rPr>
            </w:rPrChange>
          </w:rPr>
          <w:t xml:space="preserve">Data-уровень содержит реализации репозиториев, DAO и </w:t>
        </w:r>
        <w:proofErr w:type="spellStart"/>
        <w:r w:rsidRPr="0033383B">
          <w:rPr>
            <w:color w:val="000000"/>
            <w:sz w:val="28"/>
            <w:szCs w:val="28"/>
            <w:rPrChange w:id="2527" w:author="Sasha Azazlov" w:date="2026-05-26T20:07:00Z" w16du:dateUtc="2026-05-26T17:07:00Z">
              <w:rPr>
                <w:color w:val="000000"/>
              </w:rPr>
            </w:rPrChange>
          </w:rPr>
          <w:t>мапперы</w:t>
        </w:r>
        <w:proofErr w:type="spellEnd"/>
        <w:r w:rsidRPr="0033383B">
          <w:rPr>
            <w:color w:val="000000"/>
            <w:sz w:val="28"/>
            <w:szCs w:val="28"/>
            <w:rPrChange w:id="2528" w:author="Sasha Azazlov" w:date="2026-05-26T20:07:00Z" w16du:dateUtc="2026-05-26T17:07:00Z">
              <w:rPr>
                <w:color w:val="000000"/>
              </w:rPr>
            </w:rPrChange>
          </w:rPr>
          <w:t>, обеспечивающие преобразование и обработку данных.</w:t>
        </w:r>
      </w:ins>
    </w:p>
    <w:p w:rsidR="0033383B" w:rsidRPr="0033383B" w:rsidRDefault="0033383B" w:rsidP="0033383B">
      <w:pPr>
        <w:numPr>
          <w:ilvl w:val="0"/>
          <w:numId w:val="112"/>
        </w:numPr>
        <w:spacing w:before="100" w:beforeAutospacing="1" w:after="100" w:afterAutospacing="1"/>
        <w:jc w:val="both"/>
        <w:rPr>
          <w:ins w:id="2529" w:author="Sasha Azazlov" w:date="2026-05-26T20:07:00Z" w16du:dateUtc="2026-05-26T17:07:00Z"/>
          <w:color w:val="000000"/>
          <w:sz w:val="28"/>
          <w:szCs w:val="28"/>
          <w:rPrChange w:id="2530" w:author="Sasha Azazlov" w:date="2026-05-26T20:07:00Z" w16du:dateUtc="2026-05-26T17:07:00Z">
            <w:rPr>
              <w:ins w:id="2531" w:author="Sasha Azazlov" w:date="2026-05-26T20:07:00Z" w16du:dateUtc="2026-05-26T17:07:00Z"/>
              <w:color w:val="000000"/>
            </w:rPr>
          </w:rPrChange>
        </w:rPr>
        <w:pPrChange w:id="2532" w:author="Sasha Azazlov" w:date="2026-05-26T20:07:00Z" w16du:dateUtc="2026-05-26T17:07:00Z">
          <w:pPr>
            <w:numPr>
              <w:numId w:val="112"/>
            </w:numPr>
            <w:tabs>
              <w:tab w:val="num" w:pos="720"/>
            </w:tabs>
            <w:spacing w:before="100" w:beforeAutospacing="1" w:after="100" w:afterAutospacing="1"/>
            <w:ind w:left="720" w:hanging="360"/>
          </w:pPr>
        </w:pPrChange>
      </w:pPr>
      <w:ins w:id="2533" w:author="Sasha Azazlov" w:date="2026-05-26T20:07:00Z" w16du:dateUtc="2026-05-26T17:07:00Z">
        <w:r w:rsidRPr="0033383B">
          <w:rPr>
            <w:color w:val="000000"/>
            <w:sz w:val="28"/>
            <w:szCs w:val="28"/>
            <w:rPrChange w:id="2534" w:author="Sasha Azazlov" w:date="2026-05-26T20:07:00Z" w16du:dateUtc="2026-05-26T17:07:00Z">
              <w:rPr>
                <w:color w:val="000000"/>
              </w:rPr>
            </w:rPrChange>
          </w:rPr>
          <w:t xml:space="preserve">Репозитории выполняют SQL-запросы и операции чтения/записи в </w:t>
        </w:r>
        <w:proofErr w:type="spellStart"/>
        <w:r w:rsidRPr="0033383B">
          <w:rPr>
            <w:color w:val="000000"/>
            <w:sz w:val="28"/>
            <w:szCs w:val="28"/>
            <w:rPrChange w:id="2535" w:author="Sasha Azazlov" w:date="2026-05-26T20:07:00Z" w16du:dateUtc="2026-05-26T17:07:00Z">
              <w:rPr>
                <w:color w:val="000000"/>
              </w:rPr>
            </w:rPrChange>
          </w:rPr>
          <w:t>SQLite</w:t>
        </w:r>
        <w:proofErr w:type="spellEnd"/>
        <w:r w:rsidRPr="0033383B">
          <w:rPr>
            <w:color w:val="000000"/>
            <w:sz w:val="28"/>
            <w:szCs w:val="28"/>
            <w:rPrChange w:id="2536" w:author="Sasha Azazlov" w:date="2026-05-26T20:07:00Z" w16du:dateUtc="2026-05-26T17:07:00Z">
              <w:rPr>
                <w:color w:val="000000"/>
              </w:rPr>
            </w:rPrChange>
          </w:rPr>
          <w:t>-хранилище.</w:t>
        </w:r>
      </w:ins>
    </w:p>
    <w:p w:rsidR="0033383B" w:rsidRPr="0033383B" w:rsidRDefault="0033383B" w:rsidP="0033383B">
      <w:pPr>
        <w:numPr>
          <w:ilvl w:val="0"/>
          <w:numId w:val="112"/>
        </w:numPr>
        <w:spacing w:before="100" w:beforeAutospacing="1" w:after="100" w:afterAutospacing="1"/>
        <w:jc w:val="both"/>
        <w:rPr>
          <w:ins w:id="2537" w:author="Sasha Azazlov" w:date="2026-05-26T20:07:00Z" w16du:dateUtc="2026-05-26T17:07:00Z"/>
          <w:color w:val="000000"/>
          <w:sz w:val="28"/>
          <w:szCs w:val="28"/>
          <w:rPrChange w:id="2538" w:author="Sasha Azazlov" w:date="2026-05-26T20:07:00Z" w16du:dateUtc="2026-05-26T17:07:00Z">
            <w:rPr>
              <w:ins w:id="2539" w:author="Sasha Azazlov" w:date="2026-05-26T20:07:00Z" w16du:dateUtc="2026-05-26T17:07:00Z"/>
              <w:color w:val="000000"/>
            </w:rPr>
          </w:rPrChange>
        </w:rPr>
        <w:pPrChange w:id="2540" w:author="Sasha Azazlov" w:date="2026-05-26T20:07:00Z" w16du:dateUtc="2026-05-26T17:07:00Z">
          <w:pPr>
            <w:numPr>
              <w:numId w:val="112"/>
            </w:numPr>
            <w:tabs>
              <w:tab w:val="num" w:pos="720"/>
            </w:tabs>
            <w:spacing w:before="100" w:beforeAutospacing="1" w:after="100" w:afterAutospacing="1"/>
            <w:ind w:left="720" w:hanging="360"/>
          </w:pPr>
        </w:pPrChange>
      </w:pPr>
      <w:proofErr w:type="spellStart"/>
      <w:ins w:id="2541" w:author="Sasha Azazlov" w:date="2026-05-26T20:07:00Z" w16du:dateUtc="2026-05-26T17:07:00Z">
        <w:r w:rsidRPr="0033383B">
          <w:rPr>
            <w:color w:val="000000"/>
            <w:sz w:val="28"/>
            <w:szCs w:val="28"/>
            <w:rPrChange w:id="2542" w:author="Sasha Azazlov" w:date="2026-05-26T20:07:00Z" w16du:dateUtc="2026-05-26T17:07:00Z">
              <w:rPr>
                <w:color w:val="000000"/>
              </w:rPr>
            </w:rPrChange>
          </w:rPr>
          <w:t>SQLite</w:t>
        </w:r>
        <w:proofErr w:type="spellEnd"/>
        <w:r w:rsidRPr="0033383B">
          <w:rPr>
            <w:color w:val="000000"/>
            <w:sz w:val="28"/>
            <w:szCs w:val="28"/>
            <w:rPrChange w:id="2543" w:author="Sasha Azazlov" w:date="2026-05-26T20:07:00Z" w16du:dateUtc="2026-05-26T17:07:00Z">
              <w:rPr>
                <w:color w:val="000000"/>
              </w:rPr>
            </w:rPrChange>
          </w:rPr>
          <w:t>-хранилище содержит основные таблицы приложения:</w:t>
        </w:r>
      </w:ins>
    </w:p>
    <w:p w:rsidR="0033383B" w:rsidRPr="0033383B" w:rsidRDefault="0033383B" w:rsidP="0033383B">
      <w:pPr>
        <w:numPr>
          <w:ilvl w:val="1"/>
          <w:numId w:val="112"/>
        </w:numPr>
        <w:spacing w:before="100" w:beforeAutospacing="1" w:after="100" w:afterAutospacing="1"/>
        <w:jc w:val="both"/>
        <w:rPr>
          <w:ins w:id="2544" w:author="Sasha Azazlov" w:date="2026-05-26T20:07:00Z" w16du:dateUtc="2026-05-26T17:07:00Z"/>
          <w:color w:val="000000"/>
          <w:sz w:val="28"/>
          <w:szCs w:val="28"/>
          <w:rPrChange w:id="2545" w:author="Sasha Azazlov" w:date="2026-05-26T20:07:00Z" w16du:dateUtc="2026-05-26T17:07:00Z">
            <w:rPr>
              <w:ins w:id="2546" w:author="Sasha Azazlov" w:date="2026-05-26T20:07:00Z" w16du:dateUtc="2026-05-26T17:07:00Z"/>
              <w:color w:val="000000"/>
            </w:rPr>
          </w:rPrChange>
        </w:rPr>
        <w:pPrChange w:id="2547" w:author="Sasha Azazlov" w:date="2026-05-26T20:07:00Z" w16du:dateUtc="2026-05-26T17:07:00Z">
          <w:pPr>
            <w:numPr>
              <w:ilvl w:val="1"/>
              <w:numId w:val="112"/>
            </w:numPr>
            <w:tabs>
              <w:tab w:val="num" w:pos="1440"/>
            </w:tabs>
            <w:spacing w:before="100" w:beforeAutospacing="1" w:after="100" w:afterAutospacing="1"/>
            <w:ind w:left="1440" w:hanging="360"/>
          </w:pPr>
        </w:pPrChange>
      </w:pPr>
      <w:ins w:id="2548" w:author="Sasha Azazlov" w:date="2026-05-26T20:07:00Z" w16du:dateUtc="2026-05-26T17:07:00Z">
        <w:r w:rsidRPr="0033383B">
          <w:rPr>
            <w:color w:val="000000"/>
            <w:sz w:val="28"/>
            <w:szCs w:val="28"/>
            <w:rPrChange w:id="2549" w:author="Sasha Azazlov" w:date="2026-05-26T20:07:00Z" w16du:dateUtc="2026-05-26T17:07:00Z">
              <w:rPr>
                <w:color w:val="000000"/>
              </w:rPr>
            </w:rPrChange>
          </w:rPr>
          <w:t>таблицу паролей (</w:t>
        </w:r>
        <w:proofErr w:type="spellStart"/>
        <w:r w:rsidRPr="0033383B">
          <w:rPr>
            <w:color w:val="000000"/>
            <w:sz w:val="28"/>
            <w:szCs w:val="28"/>
            <w:rPrChange w:id="2550" w:author="Sasha Azazlov" w:date="2026-05-26T20:07:00Z" w16du:dateUtc="2026-05-26T17:07:00Z">
              <w:rPr>
                <w:rFonts w:ascii="Courier New" w:hAnsi="Courier New" w:cs="Courier New"/>
                <w:color w:val="000000"/>
                <w:sz w:val="20"/>
                <w:szCs w:val="20"/>
              </w:rPr>
            </w:rPrChange>
          </w:rPr>
          <w:t>password_entries</w:t>
        </w:r>
        <w:proofErr w:type="spellEnd"/>
        <w:r w:rsidRPr="0033383B">
          <w:rPr>
            <w:color w:val="000000"/>
            <w:sz w:val="28"/>
            <w:szCs w:val="28"/>
            <w:rPrChange w:id="2551" w:author="Sasha Azazlov" w:date="2026-05-26T20:07:00Z" w16du:dateUtc="2026-05-26T17:07:00Z">
              <w:rPr>
                <w:color w:val="000000"/>
              </w:rPr>
            </w:rPrChange>
          </w:rPr>
          <w:t>);</w:t>
        </w:r>
      </w:ins>
    </w:p>
    <w:p w:rsidR="0033383B" w:rsidRPr="0033383B" w:rsidRDefault="0033383B" w:rsidP="0033383B">
      <w:pPr>
        <w:numPr>
          <w:ilvl w:val="1"/>
          <w:numId w:val="112"/>
        </w:numPr>
        <w:spacing w:before="100" w:beforeAutospacing="1" w:after="100" w:afterAutospacing="1"/>
        <w:jc w:val="both"/>
        <w:rPr>
          <w:ins w:id="2552" w:author="Sasha Azazlov" w:date="2026-05-26T20:07:00Z" w16du:dateUtc="2026-05-26T17:07:00Z"/>
          <w:color w:val="000000"/>
          <w:sz w:val="28"/>
          <w:szCs w:val="28"/>
          <w:rPrChange w:id="2553" w:author="Sasha Azazlov" w:date="2026-05-26T20:07:00Z" w16du:dateUtc="2026-05-26T17:07:00Z">
            <w:rPr>
              <w:ins w:id="2554" w:author="Sasha Azazlov" w:date="2026-05-26T20:07:00Z" w16du:dateUtc="2026-05-26T17:07:00Z"/>
              <w:color w:val="000000"/>
            </w:rPr>
          </w:rPrChange>
        </w:rPr>
        <w:pPrChange w:id="2555" w:author="Sasha Azazlov" w:date="2026-05-26T20:07:00Z" w16du:dateUtc="2026-05-26T17:07:00Z">
          <w:pPr>
            <w:numPr>
              <w:ilvl w:val="1"/>
              <w:numId w:val="112"/>
            </w:numPr>
            <w:tabs>
              <w:tab w:val="num" w:pos="1440"/>
            </w:tabs>
            <w:spacing w:before="100" w:beforeAutospacing="1" w:after="100" w:afterAutospacing="1"/>
            <w:ind w:left="1440" w:hanging="360"/>
          </w:pPr>
        </w:pPrChange>
      </w:pPr>
      <w:ins w:id="2556" w:author="Sasha Azazlov" w:date="2026-05-26T20:07:00Z" w16du:dateUtc="2026-05-26T17:07:00Z">
        <w:r w:rsidRPr="0033383B">
          <w:rPr>
            <w:color w:val="000000"/>
            <w:sz w:val="28"/>
            <w:szCs w:val="28"/>
            <w:rPrChange w:id="2557" w:author="Sasha Azazlov" w:date="2026-05-26T20:07:00Z" w16du:dateUtc="2026-05-26T17:07:00Z">
              <w:rPr>
                <w:color w:val="000000"/>
              </w:rPr>
            </w:rPrChange>
          </w:rPr>
          <w:t>таблицу истории (</w:t>
        </w:r>
        <w:proofErr w:type="spellStart"/>
        <w:r w:rsidRPr="0033383B">
          <w:rPr>
            <w:color w:val="000000"/>
            <w:sz w:val="28"/>
            <w:szCs w:val="28"/>
            <w:rPrChange w:id="2558" w:author="Sasha Azazlov" w:date="2026-05-26T20:07:00Z" w16du:dateUtc="2026-05-26T17:07:00Z">
              <w:rPr>
                <w:rFonts w:ascii="Courier New" w:hAnsi="Courier New" w:cs="Courier New"/>
                <w:color w:val="000000"/>
                <w:sz w:val="20"/>
                <w:szCs w:val="20"/>
              </w:rPr>
            </w:rPrChange>
          </w:rPr>
          <w:t>password_history</w:t>
        </w:r>
        <w:proofErr w:type="spellEnd"/>
        <w:r w:rsidRPr="0033383B">
          <w:rPr>
            <w:color w:val="000000"/>
            <w:sz w:val="28"/>
            <w:szCs w:val="28"/>
            <w:rPrChange w:id="2559" w:author="Sasha Azazlov" w:date="2026-05-26T20:07:00Z" w16du:dateUtc="2026-05-26T17:07:00Z">
              <w:rPr>
                <w:color w:val="000000"/>
              </w:rPr>
            </w:rPrChange>
          </w:rPr>
          <w:t>);</w:t>
        </w:r>
      </w:ins>
    </w:p>
    <w:p w:rsidR="0033383B" w:rsidRPr="0033383B" w:rsidRDefault="0033383B" w:rsidP="0033383B">
      <w:pPr>
        <w:numPr>
          <w:ilvl w:val="1"/>
          <w:numId w:val="112"/>
        </w:numPr>
        <w:spacing w:before="100" w:beforeAutospacing="1" w:after="100" w:afterAutospacing="1"/>
        <w:jc w:val="both"/>
        <w:rPr>
          <w:ins w:id="2560" w:author="Sasha Azazlov" w:date="2026-05-26T20:07:00Z" w16du:dateUtc="2026-05-26T17:07:00Z"/>
          <w:color w:val="000000"/>
          <w:sz w:val="28"/>
          <w:szCs w:val="28"/>
          <w:rPrChange w:id="2561" w:author="Sasha Azazlov" w:date="2026-05-26T20:07:00Z" w16du:dateUtc="2026-05-26T17:07:00Z">
            <w:rPr>
              <w:ins w:id="2562" w:author="Sasha Azazlov" w:date="2026-05-26T20:07:00Z" w16du:dateUtc="2026-05-26T17:07:00Z"/>
              <w:color w:val="000000"/>
            </w:rPr>
          </w:rPrChange>
        </w:rPr>
        <w:pPrChange w:id="2563" w:author="Sasha Azazlov" w:date="2026-05-26T20:07:00Z" w16du:dateUtc="2026-05-26T17:07:00Z">
          <w:pPr>
            <w:numPr>
              <w:ilvl w:val="1"/>
              <w:numId w:val="112"/>
            </w:numPr>
            <w:tabs>
              <w:tab w:val="num" w:pos="1440"/>
            </w:tabs>
            <w:spacing w:before="100" w:beforeAutospacing="1" w:after="100" w:afterAutospacing="1"/>
            <w:ind w:left="1440" w:hanging="360"/>
          </w:pPr>
        </w:pPrChange>
      </w:pPr>
      <w:ins w:id="2564" w:author="Sasha Azazlov" w:date="2026-05-26T20:07:00Z" w16du:dateUtc="2026-05-26T17:07:00Z">
        <w:r w:rsidRPr="0033383B">
          <w:rPr>
            <w:color w:val="000000"/>
            <w:sz w:val="28"/>
            <w:szCs w:val="28"/>
            <w:rPrChange w:id="2565" w:author="Sasha Azazlov" w:date="2026-05-26T20:07:00Z" w16du:dateUtc="2026-05-26T17:07:00Z">
              <w:rPr>
                <w:color w:val="000000"/>
              </w:rPr>
            </w:rPrChange>
          </w:rPr>
          <w:t>таблицу журнала аудита (</w:t>
        </w:r>
        <w:proofErr w:type="spellStart"/>
        <w:r w:rsidRPr="0033383B">
          <w:rPr>
            <w:color w:val="000000"/>
            <w:sz w:val="28"/>
            <w:szCs w:val="28"/>
            <w:rPrChange w:id="2566" w:author="Sasha Azazlov" w:date="2026-05-26T20:07:00Z" w16du:dateUtc="2026-05-26T17:07:00Z">
              <w:rPr>
                <w:rFonts w:ascii="Courier New" w:hAnsi="Courier New" w:cs="Courier New"/>
                <w:color w:val="000000"/>
                <w:sz w:val="20"/>
                <w:szCs w:val="20"/>
              </w:rPr>
            </w:rPrChange>
          </w:rPr>
          <w:t>security_logs</w:t>
        </w:r>
        <w:proofErr w:type="spellEnd"/>
        <w:r w:rsidRPr="0033383B">
          <w:rPr>
            <w:color w:val="000000"/>
            <w:sz w:val="28"/>
            <w:szCs w:val="28"/>
            <w:rPrChange w:id="2567" w:author="Sasha Azazlov" w:date="2026-05-26T20:07:00Z" w16du:dateUtc="2026-05-26T17:07:00Z">
              <w:rPr>
                <w:color w:val="000000"/>
              </w:rPr>
            </w:rPrChange>
          </w:rPr>
          <w:t>).</w:t>
        </w:r>
      </w:ins>
    </w:p>
    <w:p w:rsidR="0033383B" w:rsidRPr="0033383B" w:rsidRDefault="0033383B" w:rsidP="0033383B">
      <w:pPr>
        <w:numPr>
          <w:ilvl w:val="0"/>
          <w:numId w:val="112"/>
        </w:numPr>
        <w:spacing w:before="100" w:beforeAutospacing="1" w:after="100" w:afterAutospacing="1"/>
        <w:jc w:val="both"/>
        <w:rPr>
          <w:ins w:id="2568" w:author="Sasha Azazlov" w:date="2026-05-26T20:07:00Z" w16du:dateUtc="2026-05-26T17:07:00Z"/>
          <w:color w:val="000000"/>
          <w:sz w:val="28"/>
          <w:szCs w:val="28"/>
          <w:rPrChange w:id="2569" w:author="Sasha Azazlov" w:date="2026-05-26T20:07:00Z" w16du:dateUtc="2026-05-26T17:07:00Z">
            <w:rPr>
              <w:ins w:id="2570" w:author="Sasha Azazlov" w:date="2026-05-26T20:07:00Z" w16du:dateUtc="2026-05-26T17:07:00Z"/>
              <w:color w:val="000000"/>
            </w:rPr>
          </w:rPrChange>
        </w:rPr>
        <w:pPrChange w:id="2571" w:author="Sasha Azazlov" w:date="2026-05-26T20:07:00Z" w16du:dateUtc="2026-05-26T17:07:00Z">
          <w:pPr>
            <w:numPr>
              <w:numId w:val="112"/>
            </w:numPr>
            <w:tabs>
              <w:tab w:val="num" w:pos="720"/>
            </w:tabs>
            <w:spacing w:before="100" w:beforeAutospacing="1" w:after="100" w:afterAutospacing="1"/>
            <w:ind w:left="720" w:hanging="360"/>
          </w:pPr>
        </w:pPrChange>
      </w:pPr>
      <w:ins w:id="2572" w:author="Sasha Azazlov" w:date="2026-05-26T20:07:00Z" w16du:dateUtc="2026-05-26T17:07:00Z">
        <w:r w:rsidRPr="0033383B">
          <w:rPr>
            <w:color w:val="000000"/>
            <w:sz w:val="28"/>
            <w:szCs w:val="28"/>
            <w:rPrChange w:id="2573" w:author="Sasha Azazlov" w:date="2026-05-26T20:07:00Z" w16du:dateUtc="2026-05-26T17:07:00Z">
              <w:rPr>
                <w:color w:val="000000"/>
              </w:rPr>
            </w:rPrChange>
          </w:rPr>
          <w:t>При необходимости защиты данных Data-уровень обращается к Core-уровню инфраструктуры.</w:t>
        </w:r>
      </w:ins>
    </w:p>
    <w:p w:rsidR="0033383B" w:rsidRPr="0033383B" w:rsidRDefault="0033383B" w:rsidP="0033383B">
      <w:pPr>
        <w:numPr>
          <w:ilvl w:val="0"/>
          <w:numId w:val="112"/>
        </w:numPr>
        <w:spacing w:before="100" w:beforeAutospacing="1" w:after="100" w:afterAutospacing="1"/>
        <w:jc w:val="both"/>
        <w:rPr>
          <w:ins w:id="2574" w:author="Sasha Azazlov" w:date="2026-05-26T20:07:00Z" w16du:dateUtc="2026-05-26T17:07:00Z"/>
          <w:color w:val="000000"/>
          <w:sz w:val="28"/>
          <w:szCs w:val="28"/>
          <w:rPrChange w:id="2575" w:author="Sasha Azazlov" w:date="2026-05-26T20:07:00Z" w16du:dateUtc="2026-05-26T17:07:00Z">
            <w:rPr>
              <w:ins w:id="2576" w:author="Sasha Azazlov" w:date="2026-05-26T20:07:00Z" w16du:dateUtc="2026-05-26T17:07:00Z"/>
              <w:color w:val="000000"/>
            </w:rPr>
          </w:rPrChange>
        </w:rPr>
        <w:pPrChange w:id="2577" w:author="Sasha Azazlov" w:date="2026-05-26T20:07:00Z" w16du:dateUtc="2026-05-26T17:07:00Z">
          <w:pPr>
            <w:numPr>
              <w:numId w:val="112"/>
            </w:numPr>
            <w:tabs>
              <w:tab w:val="num" w:pos="720"/>
            </w:tabs>
            <w:spacing w:before="100" w:beforeAutospacing="1" w:after="100" w:afterAutospacing="1"/>
            <w:ind w:left="720" w:hanging="360"/>
          </w:pPr>
        </w:pPrChange>
      </w:pPr>
      <w:ins w:id="2578" w:author="Sasha Azazlov" w:date="2026-05-26T20:07:00Z" w16du:dateUtc="2026-05-26T17:07:00Z">
        <w:r w:rsidRPr="0033383B">
          <w:rPr>
            <w:color w:val="000000"/>
            <w:sz w:val="28"/>
            <w:szCs w:val="28"/>
            <w:rPrChange w:id="2579" w:author="Sasha Azazlov" w:date="2026-05-26T20:07:00Z" w16du:dateUtc="2026-05-26T17:07:00Z">
              <w:rPr>
                <w:color w:val="000000"/>
              </w:rPr>
            </w:rPrChange>
          </w:rPr>
          <w:t xml:space="preserve">Core-уровень предоставляет сервисы криптографии (ChaCha20, PBKDF2), логирования (Security </w:t>
        </w:r>
        <w:proofErr w:type="spellStart"/>
        <w:r w:rsidRPr="0033383B">
          <w:rPr>
            <w:color w:val="000000"/>
            <w:sz w:val="28"/>
            <w:szCs w:val="28"/>
            <w:rPrChange w:id="2580" w:author="Sasha Azazlov" w:date="2026-05-26T20:07:00Z" w16du:dateUtc="2026-05-26T17:07:00Z">
              <w:rPr>
                <w:color w:val="000000"/>
              </w:rPr>
            </w:rPrChange>
          </w:rPr>
          <w:t>Audit</w:t>
        </w:r>
        <w:proofErr w:type="spellEnd"/>
        <w:r w:rsidRPr="0033383B">
          <w:rPr>
            <w:color w:val="000000"/>
            <w:sz w:val="28"/>
            <w:szCs w:val="28"/>
            <w:rPrChange w:id="2581" w:author="Sasha Azazlov" w:date="2026-05-26T20:07:00Z" w16du:dateUtc="2026-05-26T17:07:00Z">
              <w:rPr>
                <w:color w:val="000000"/>
              </w:rPr>
            </w:rPrChange>
          </w:rPr>
          <w:t>) и настройки приложения (</w:t>
        </w:r>
        <w:proofErr w:type="spellStart"/>
        <w:r w:rsidRPr="0033383B">
          <w:rPr>
            <w:color w:val="000000"/>
            <w:sz w:val="28"/>
            <w:szCs w:val="28"/>
            <w:rPrChange w:id="2582" w:author="Sasha Azazlov" w:date="2026-05-26T20:07:00Z" w16du:dateUtc="2026-05-26T17:07:00Z">
              <w:rPr>
                <w:color w:val="000000"/>
              </w:rPr>
            </w:rPrChange>
          </w:rPr>
          <w:t>App</w:t>
        </w:r>
        <w:proofErr w:type="spellEnd"/>
        <w:r w:rsidRPr="0033383B">
          <w:rPr>
            <w:color w:val="000000"/>
            <w:sz w:val="28"/>
            <w:szCs w:val="28"/>
            <w:rPrChange w:id="2583" w:author="Sasha Azazlov" w:date="2026-05-26T20:07:00Z" w16du:dateUtc="2026-05-26T17:07:00Z">
              <w:rPr>
                <w:color w:val="000000"/>
              </w:rPr>
            </w:rPrChange>
          </w:rPr>
          <w:t xml:space="preserve"> </w:t>
        </w:r>
        <w:proofErr w:type="spellStart"/>
        <w:r w:rsidRPr="0033383B">
          <w:rPr>
            <w:color w:val="000000"/>
            <w:sz w:val="28"/>
            <w:szCs w:val="28"/>
            <w:rPrChange w:id="2584" w:author="Sasha Azazlov" w:date="2026-05-26T20:07:00Z" w16du:dateUtc="2026-05-26T17:07:00Z">
              <w:rPr>
                <w:color w:val="000000"/>
              </w:rPr>
            </w:rPrChange>
          </w:rPr>
          <w:t>Settings</w:t>
        </w:r>
        <w:proofErr w:type="spellEnd"/>
        <w:r w:rsidRPr="0033383B">
          <w:rPr>
            <w:color w:val="000000"/>
            <w:sz w:val="28"/>
            <w:szCs w:val="28"/>
            <w:rPrChange w:id="2585" w:author="Sasha Azazlov" w:date="2026-05-26T20:07:00Z" w16du:dateUtc="2026-05-26T17:07:00Z">
              <w:rPr>
                <w:color w:val="000000"/>
              </w:rPr>
            </w:rPrChange>
          </w:rPr>
          <w:t>).</w:t>
        </w:r>
      </w:ins>
    </w:p>
    <w:p w:rsidR="0033383B" w:rsidRPr="0033383B" w:rsidRDefault="0033383B" w:rsidP="0033383B">
      <w:pPr>
        <w:numPr>
          <w:ilvl w:val="0"/>
          <w:numId w:val="112"/>
        </w:numPr>
        <w:spacing w:before="100" w:beforeAutospacing="1" w:after="100" w:afterAutospacing="1"/>
        <w:jc w:val="both"/>
        <w:rPr>
          <w:ins w:id="2586" w:author="Sasha Azazlov" w:date="2026-05-26T20:07:00Z" w16du:dateUtc="2026-05-26T17:07:00Z"/>
          <w:color w:val="000000"/>
          <w:sz w:val="28"/>
          <w:szCs w:val="28"/>
          <w:rPrChange w:id="2587" w:author="Sasha Azazlov" w:date="2026-05-26T20:07:00Z" w16du:dateUtc="2026-05-26T17:07:00Z">
            <w:rPr>
              <w:ins w:id="2588" w:author="Sasha Azazlov" w:date="2026-05-26T20:07:00Z" w16du:dateUtc="2026-05-26T17:07:00Z"/>
              <w:color w:val="000000"/>
            </w:rPr>
          </w:rPrChange>
        </w:rPr>
        <w:pPrChange w:id="2589" w:author="Sasha Azazlov" w:date="2026-05-26T20:07:00Z" w16du:dateUtc="2026-05-26T17:07:00Z">
          <w:pPr>
            <w:numPr>
              <w:numId w:val="112"/>
            </w:numPr>
            <w:tabs>
              <w:tab w:val="num" w:pos="720"/>
            </w:tabs>
            <w:spacing w:before="100" w:beforeAutospacing="1" w:after="100" w:afterAutospacing="1"/>
            <w:ind w:left="720" w:hanging="360"/>
          </w:pPr>
        </w:pPrChange>
      </w:pPr>
      <w:ins w:id="2590" w:author="Sasha Azazlov" w:date="2026-05-26T20:07:00Z" w16du:dateUtc="2026-05-26T17:07:00Z">
        <w:r w:rsidRPr="0033383B">
          <w:rPr>
            <w:color w:val="000000"/>
            <w:sz w:val="28"/>
            <w:szCs w:val="28"/>
            <w:rPrChange w:id="2591" w:author="Sasha Azazlov" w:date="2026-05-26T20:07:00Z" w16du:dateUtc="2026-05-26T17:07:00Z">
              <w:rPr>
                <w:color w:val="000000"/>
              </w:rPr>
            </w:rPrChange>
          </w:rPr>
          <w:t xml:space="preserve">Криптографический сервис выполняет операции шифрования и дешифрования данных перед сохранением или после чтения из </w:t>
        </w:r>
        <w:proofErr w:type="spellStart"/>
        <w:r w:rsidRPr="0033383B">
          <w:rPr>
            <w:color w:val="000000"/>
            <w:sz w:val="28"/>
            <w:szCs w:val="28"/>
            <w:rPrChange w:id="2592" w:author="Sasha Azazlov" w:date="2026-05-26T20:07:00Z" w16du:dateUtc="2026-05-26T17:07:00Z">
              <w:rPr>
                <w:color w:val="000000"/>
              </w:rPr>
            </w:rPrChange>
          </w:rPr>
          <w:t>SQLite</w:t>
        </w:r>
        <w:proofErr w:type="spellEnd"/>
        <w:r w:rsidRPr="0033383B">
          <w:rPr>
            <w:color w:val="000000"/>
            <w:sz w:val="28"/>
            <w:szCs w:val="28"/>
            <w:rPrChange w:id="2593" w:author="Sasha Azazlov" w:date="2026-05-26T20:07:00Z" w16du:dateUtc="2026-05-26T17:07:00Z">
              <w:rPr>
                <w:color w:val="000000"/>
              </w:rPr>
            </w:rPrChange>
          </w:rPr>
          <w:t>.</w:t>
        </w:r>
      </w:ins>
    </w:p>
    <w:p w:rsidR="0033383B" w:rsidRPr="0033383B" w:rsidRDefault="0033383B" w:rsidP="0033383B">
      <w:pPr>
        <w:numPr>
          <w:ilvl w:val="0"/>
          <w:numId w:val="112"/>
        </w:numPr>
        <w:spacing w:before="100" w:beforeAutospacing="1" w:after="100" w:afterAutospacing="1"/>
        <w:jc w:val="both"/>
        <w:rPr>
          <w:ins w:id="2594" w:author="Sasha Azazlov" w:date="2026-05-26T20:07:00Z" w16du:dateUtc="2026-05-26T17:07:00Z"/>
          <w:color w:val="000000"/>
          <w:sz w:val="28"/>
          <w:szCs w:val="28"/>
          <w:rPrChange w:id="2595" w:author="Sasha Azazlov" w:date="2026-05-26T20:07:00Z" w16du:dateUtc="2026-05-26T17:07:00Z">
            <w:rPr>
              <w:ins w:id="2596" w:author="Sasha Azazlov" w:date="2026-05-26T20:07:00Z" w16du:dateUtc="2026-05-26T17:07:00Z"/>
              <w:color w:val="000000"/>
            </w:rPr>
          </w:rPrChange>
        </w:rPr>
        <w:pPrChange w:id="2597" w:author="Sasha Azazlov" w:date="2026-05-26T20:07:00Z" w16du:dateUtc="2026-05-26T17:07:00Z">
          <w:pPr>
            <w:numPr>
              <w:numId w:val="112"/>
            </w:numPr>
            <w:tabs>
              <w:tab w:val="num" w:pos="720"/>
            </w:tabs>
            <w:spacing w:before="100" w:beforeAutospacing="1" w:after="100" w:afterAutospacing="1"/>
            <w:ind w:left="720" w:hanging="360"/>
          </w:pPr>
        </w:pPrChange>
      </w:pPr>
      <w:ins w:id="2598" w:author="Sasha Azazlov" w:date="2026-05-26T20:07:00Z" w16du:dateUtc="2026-05-26T17:07:00Z">
        <w:r w:rsidRPr="0033383B">
          <w:rPr>
            <w:color w:val="000000"/>
            <w:sz w:val="28"/>
            <w:szCs w:val="28"/>
            <w:rPrChange w:id="2599" w:author="Sasha Azazlov" w:date="2026-05-26T20:07:00Z" w16du:dateUtc="2026-05-26T17:07:00Z">
              <w:rPr>
                <w:color w:val="000000"/>
              </w:rPr>
            </w:rPrChange>
          </w:rPr>
          <w:t>Сервис логирования фиксирует действия пользователя и системные события в журнале аудита.</w:t>
        </w:r>
      </w:ins>
    </w:p>
    <w:p w:rsidR="0033383B" w:rsidRPr="0033383B" w:rsidRDefault="0033383B" w:rsidP="0033383B">
      <w:pPr>
        <w:numPr>
          <w:ilvl w:val="0"/>
          <w:numId w:val="112"/>
        </w:numPr>
        <w:spacing w:before="100" w:beforeAutospacing="1" w:after="100" w:afterAutospacing="1"/>
        <w:jc w:val="both"/>
        <w:rPr>
          <w:ins w:id="2600" w:author="Sasha Azazlov" w:date="2026-05-26T20:07:00Z" w16du:dateUtc="2026-05-26T17:07:00Z"/>
          <w:color w:val="000000"/>
          <w:sz w:val="28"/>
          <w:szCs w:val="28"/>
          <w:rPrChange w:id="2601" w:author="Sasha Azazlov" w:date="2026-05-26T20:07:00Z" w16du:dateUtc="2026-05-26T17:07:00Z">
            <w:rPr>
              <w:ins w:id="2602" w:author="Sasha Azazlov" w:date="2026-05-26T20:07:00Z" w16du:dateUtc="2026-05-26T17:07:00Z"/>
              <w:color w:val="000000"/>
            </w:rPr>
          </w:rPrChange>
        </w:rPr>
        <w:pPrChange w:id="2603" w:author="Sasha Azazlov" w:date="2026-05-26T20:07:00Z" w16du:dateUtc="2026-05-26T17:07:00Z">
          <w:pPr>
            <w:numPr>
              <w:numId w:val="112"/>
            </w:numPr>
            <w:tabs>
              <w:tab w:val="num" w:pos="720"/>
            </w:tabs>
            <w:spacing w:before="100" w:beforeAutospacing="1" w:after="100" w:afterAutospacing="1"/>
            <w:ind w:left="720" w:hanging="360"/>
          </w:pPr>
        </w:pPrChange>
      </w:pPr>
      <w:ins w:id="2604" w:author="Sasha Azazlov" w:date="2026-05-26T20:07:00Z" w16du:dateUtc="2026-05-26T17:07:00Z">
        <w:r w:rsidRPr="0033383B">
          <w:rPr>
            <w:color w:val="000000"/>
            <w:sz w:val="28"/>
            <w:szCs w:val="28"/>
            <w:rPrChange w:id="2605" w:author="Sasha Azazlov" w:date="2026-05-26T20:07:00Z" w16du:dateUtc="2026-05-26T17:07:00Z">
              <w:rPr>
                <w:color w:val="000000"/>
              </w:rPr>
            </w:rPrChange>
          </w:rPr>
          <w:t xml:space="preserve">Обработанный результат возвращается обратно по цепочке Core/Data → Domain → </w:t>
        </w:r>
        <w:proofErr w:type="spellStart"/>
        <w:r w:rsidRPr="0033383B">
          <w:rPr>
            <w:color w:val="000000"/>
            <w:sz w:val="28"/>
            <w:szCs w:val="28"/>
            <w:rPrChange w:id="2606" w:author="Sasha Azazlov" w:date="2026-05-26T20:07:00Z" w16du:dateUtc="2026-05-26T17:07:00Z">
              <w:rPr>
                <w:color w:val="000000"/>
              </w:rPr>
            </w:rPrChange>
          </w:rPr>
          <w:t>Presentation</w:t>
        </w:r>
        <w:proofErr w:type="spellEnd"/>
        <w:r w:rsidRPr="0033383B">
          <w:rPr>
            <w:color w:val="000000"/>
            <w:sz w:val="28"/>
            <w:szCs w:val="28"/>
            <w:rPrChange w:id="2607" w:author="Sasha Azazlov" w:date="2026-05-26T20:07:00Z" w16du:dateUtc="2026-05-26T17:07:00Z">
              <w:rPr>
                <w:color w:val="000000"/>
              </w:rPr>
            </w:rPrChange>
          </w:rPr>
          <w:t xml:space="preserve"> → UI и отображается пользователю.</w:t>
        </w:r>
      </w:ins>
    </w:p>
    <w:p w:rsidR="0033383B" w:rsidRPr="0033383B" w:rsidRDefault="0033383B" w:rsidP="0033383B">
      <w:pPr>
        <w:spacing w:before="100" w:beforeAutospacing="1" w:after="100" w:afterAutospacing="1"/>
        <w:jc w:val="both"/>
        <w:rPr>
          <w:ins w:id="2608" w:author="Sasha Azazlov" w:date="2026-05-26T20:07:00Z" w16du:dateUtc="2026-05-26T17:07:00Z"/>
          <w:color w:val="000000"/>
          <w:sz w:val="28"/>
          <w:szCs w:val="28"/>
          <w:rPrChange w:id="2609" w:author="Sasha Azazlov" w:date="2026-05-26T20:07:00Z" w16du:dateUtc="2026-05-26T17:07:00Z">
            <w:rPr>
              <w:ins w:id="2610" w:author="Sasha Azazlov" w:date="2026-05-26T20:07:00Z" w16du:dateUtc="2026-05-26T17:07:00Z"/>
              <w:color w:val="000000"/>
            </w:rPr>
          </w:rPrChange>
        </w:rPr>
        <w:pPrChange w:id="2611" w:author="Sasha Azazlov" w:date="2026-05-26T20:07:00Z" w16du:dateUtc="2026-05-26T17:07:00Z">
          <w:pPr>
            <w:spacing w:before="100" w:beforeAutospacing="1" w:after="100" w:afterAutospacing="1"/>
          </w:pPr>
        </w:pPrChange>
      </w:pPr>
      <w:ins w:id="2612" w:author="Sasha Azazlov" w:date="2026-05-26T20:07:00Z" w16du:dateUtc="2026-05-26T17:07:00Z">
        <w:r w:rsidRPr="0033383B">
          <w:rPr>
            <w:color w:val="000000"/>
            <w:sz w:val="28"/>
            <w:szCs w:val="28"/>
            <w:rPrChange w:id="2613" w:author="Sasha Azazlov" w:date="2026-05-26T20:07:00Z" w16du:dateUtc="2026-05-26T17:07:00Z">
              <w:rPr>
                <w:color w:val="000000"/>
              </w:rPr>
            </w:rPrChange>
          </w:rPr>
          <w:t>Такая схема взаимодействия обеспечивает:</w:t>
        </w:r>
      </w:ins>
    </w:p>
    <w:p w:rsidR="0033383B" w:rsidRPr="0033383B" w:rsidRDefault="0033383B" w:rsidP="0033383B">
      <w:pPr>
        <w:numPr>
          <w:ilvl w:val="0"/>
          <w:numId w:val="113"/>
        </w:numPr>
        <w:spacing w:before="100" w:beforeAutospacing="1" w:after="100" w:afterAutospacing="1"/>
        <w:jc w:val="both"/>
        <w:rPr>
          <w:ins w:id="2614" w:author="Sasha Azazlov" w:date="2026-05-26T20:07:00Z" w16du:dateUtc="2026-05-26T17:07:00Z"/>
          <w:color w:val="000000"/>
          <w:sz w:val="28"/>
          <w:szCs w:val="28"/>
          <w:rPrChange w:id="2615" w:author="Sasha Azazlov" w:date="2026-05-26T20:07:00Z" w16du:dateUtc="2026-05-26T17:07:00Z">
            <w:rPr>
              <w:ins w:id="2616" w:author="Sasha Azazlov" w:date="2026-05-26T20:07:00Z" w16du:dateUtc="2026-05-26T17:07:00Z"/>
              <w:color w:val="000000"/>
            </w:rPr>
          </w:rPrChange>
        </w:rPr>
        <w:pPrChange w:id="2617" w:author="Sasha Azazlov" w:date="2026-05-26T20:07:00Z" w16du:dateUtc="2026-05-26T17:07:00Z">
          <w:pPr>
            <w:numPr>
              <w:numId w:val="113"/>
            </w:numPr>
            <w:tabs>
              <w:tab w:val="num" w:pos="720"/>
            </w:tabs>
            <w:spacing w:before="100" w:beforeAutospacing="1" w:after="100" w:afterAutospacing="1"/>
            <w:ind w:left="720" w:hanging="360"/>
          </w:pPr>
        </w:pPrChange>
      </w:pPr>
      <w:ins w:id="2618" w:author="Sasha Azazlov" w:date="2026-05-26T20:07:00Z" w16du:dateUtc="2026-05-26T17:07:00Z">
        <w:r w:rsidRPr="0033383B">
          <w:rPr>
            <w:color w:val="000000"/>
            <w:sz w:val="28"/>
            <w:szCs w:val="28"/>
            <w:rPrChange w:id="2619" w:author="Sasha Azazlov" w:date="2026-05-26T20:07:00Z" w16du:dateUtc="2026-05-26T17:07:00Z">
              <w:rPr>
                <w:color w:val="000000"/>
              </w:rPr>
            </w:rPrChange>
          </w:rPr>
          <w:t>Разделение ответственности между слоями приложения.</w:t>
        </w:r>
      </w:ins>
    </w:p>
    <w:p w:rsidR="0033383B" w:rsidRPr="0033383B" w:rsidRDefault="0033383B" w:rsidP="0033383B">
      <w:pPr>
        <w:numPr>
          <w:ilvl w:val="0"/>
          <w:numId w:val="113"/>
        </w:numPr>
        <w:spacing w:before="100" w:beforeAutospacing="1" w:after="100" w:afterAutospacing="1"/>
        <w:jc w:val="both"/>
        <w:rPr>
          <w:ins w:id="2620" w:author="Sasha Azazlov" w:date="2026-05-26T20:07:00Z" w16du:dateUtc="2026-05-26T17:07:00Z"/>
          <w:color w:val="000000"/>
          <w:sz w:val="28"/>
          <w:szCs w:val="28"/>
          <w:rPrChange w:id="2621" w:author="Sasha Azazlov" w:date="2026-05-26T20:07:00Z" w16du:dateUtc="2026-05-26T17:07:00Z">
            <w:rPr>
              <w:ins w:id="2622" w:author="Sasha Azazlov" w:date="2026-05-26T20:07:00Z" w16du:dateUtc="2026-05-26T17:07:00Z"/>
              <w:color w:val="000000"/>
            </w:rPr>
          </w:rPrChange>
        </w:rPr>
        <w:pPrChange w:id="2623" w:author="Sasha Azazlov" w:date="2026-05-26T20:07:00Z" w16du:dateUtc="2026-05-26T17:07:00Z">
          <w:pPr>
            <w:numPr>
              <w:numId w:val="113"/>
            </w:numPr>
            <w:tabs>
              <w:tab w:val="num" w:pos="720"/>
            </w:tabs>
            <w:spacing w:before="100" w:beforeAutospacing="1" w:after="100" w:afterAutospacing="1"/>
            <w:ind w:left="720" w:hanging="360"/>
          </w:pPr>
        </w:pPrChange>
      </w:pPr>
      <w:ins w:id="2624" w:author="Sasha Azazlov" w:date="2026-05-26T20:07:00Z" w16du:dateUtc="2026-05-26T17:07:00Z">
        <w:r w:rsidRPr="0033383B">
          <w:rPr>
            <w:color w:val="000000"/>
            <w:sz w:val="28"/>
            <w:szCs w:val="28"/>
            <w:rPrChange w:id="2625" w:author="Sasha Azazlov" w:date="2026-05-26T20:07:00Z" w16du:dateUtc="2026-05-26T17:07:00Z">
              <w:rPr>
                <w:color w:val="000000"/>
              </w:rPr>
            </w:rPrChange>
          </w:rPr>
          <w:t>Независимость бизнес-логики от UI и механизма хранения данных.</w:t>
        </w:r>
      </w:ins>
    </w:p>
    <w:p w:rsidR="0033383B" w:rsidRPr="0033383B" w:rsidRDefault="0033383B" w:rsidP="0033383B">
      <w:pPr>
        <w:numPr>
          <w:ilvl w:val="0"/>
          <w:numId w:val="113"/>
        </w:numPr>
        <w:spacing w:before="100" w:beforeAutospacing="1" w:after="100" w:afterAutospacing="1"/>
        <w:jc w:val="both"/>
        <w:rPr>
          <w:ins w:id="2626" w:author="Sasha Azazlov" w:date="2026-05-26T20:07:00Z" w16du:dateUtc="2026-05-26T17:07:00Z"/>
          <w:color w:val="000000"/>
          <w:sz w:val="28"/>
          <w:szCs w:val="28"/>
          <w:rPrChange w:id="2627" w:author="Sasha Azazlov" w:date="2026-05-26T20:07:00Z" w16du:dateUtc="2026-05-26T17:07:00Z">
            <w:rPr>
              <w:ins w:id="2628" w:author="Sasha Azazlov" w:date="2026-05-26T20:07:00Z" w16du:dateUtc="2026-05-26T17:07:00Z"/>
              <w:color w:val="000000"/>
            </w:rPr>
          </w:rPrChange>
        </w:rPr>
        <w:pPrChange w:id="2629" w:author="Sasha Azazlov" w:date="2026-05-26T20:07:00Z" w16du:dateUtc="2026-05-26T17:07:00Z">
          <w:pPr>
            <w:numPr>
              <w:numId w:val="113"/>
            </w:numPr>
            <w:tabs>
              <w:tab w:val="num" w:pos="720"/>
            </w:tabs>
            <w:spacing w:before="100" w:beforeAutospacing="1" w:after="100" w:afterAutospacing="1"/>
            <w:ind w:left="720" w:hanging="360"/>
          </w:pPr>
        </w:pPrChange>
      </w:pPr>
      <w:ins w:id="2630" w:author="Sasha Azazlov" w:date="2026-05-26T20:07:00Z" w16du:dateUtc="2026-05-26T17:07:00Z">
        <w:r w:rsidRPr="0033383B">
          <w:rPr>
            <w:color w:val="000000"/>
            <w:sz w:val="28"/>
            <w:szCs w:val="28"/>
            <w:rPrChange w:id="2631" w:author="Sasha Azazlov" w:date="2026-05-26T20:07:00Z" w16du:dateUtc="2026-05-26T17:07:00Z">
              <w:rPr>
                <w:color w:val="000000"/>
              </w:rPr>
            </w:rPrChange>
          </w:rPr>
          <w:t>Централизованное управление криптографией и аудитом безопасности.</w:t>
        </w:r>
      </w:ins>
    </w:p>
    <w:p w:rsidR="0033383B" w:rsidRPr="0033383B" w:rsidRDefault="0033383B" w:rsidP="0033383B">
      <w:pPr>
        <w:numPr>
          <w:ilvl w:val="0"/>
          <w:numId w:val="113"/>
        </w:numPr>
        <w:spacing w:before="100" w:beforeAutospacing="1" w:after="100" w:afterAutospacing="1"/>
        <w:jc w:val="both"/>
        <w:rPr>
          <w:ins w:id="2632" w:author="Sasha Azazlov" w:date="2026-05-26T20:07:00Z" w16du:dateUtc="2026-05-26T17:07:00Z"/>
          <w:color w:val="000000"/>
          <w:sz w:val="28"/>
          <w:szCs w:val="28"/>
          <w:rPrChange w:id="2633" w:author="Sasha Azazlov" w:date="2026-05-26T20:07:00Z" w16du:dateUtc="2026-05-26T17:07:00Z">
            <w:rPr>
              <w:ins w:id="2634" w:author="Sasha Azazlov" w:date="2026-05-26T20:07:00Z" w16du:dateUtc="2026-05-26T17:07:00Z"/>
              <w:color w:val="000000"/>
            </w:rPr>
          </w:rPrChange>
        </w:rPr>
        <w:pPrChange w:id="2635" w:author="Sasha Azazlov" w:date="2026-05-26T20:07:00Z" w16du:dateUtc="2026-05-26T17:07:00Z">
          <w:pPr>
            <w:numPr>
              <w:numId w:val="113"/>
            </w:numPr>
            <w:tabs>
              <w:tab w:val="num" w:pos="720"/>
            </w:tabs>
            <w:spacing w:before="100" w:beforeAutospacing="1" w:after="100" w:afterAutospacing="1"/>
            <w:ind w:left="720" w:hanging="360"/>
          </w:pPr>
        </w:pPrChange>
      </w:pPr>
      <w:ins w:id="2636" w:author="Sasha Azazlov" w:date="2026-05-26T20:07:00Z" w16du:dateUtc="2026-05-26T17:07:00Z">
        <w:r w:rsidRPr="0033383B">
          <w:rPr>
            <w:color w:val="000000"/>
            <w:sz w:val="28"/>
            <w:szCs w:val="28"/>
            <w:rPrChange w:id="2637" w:author="Sasha Azazlov" w:date="2026-05-26T20:07:00Z" w16du:dateUtc="2026-05-26T17:07:00Z">
              <w:rPr>
                <w:color w:val="000000"/>
              </w:rPr>
            </w:rPrChange>
          </w:rPr>
          <w:t>Упрощённое тестирование компонентов за счёт использования интерфейсов и изолированных слоёв.</w:t>
        </w:r>
      </w:ins>
    </w:p>
    <w:p w:rsidR="0033383B" w:rsidRPr="0033383B" w:rsidRDefault="0033383B" w:rsidP="0033383B">
      <w:pPr>
        <w:numPr>
          <w:ilvl w:val="0"/>
          <w:numId w:val="113"/>
        </w:numPr>
        <w:spacing w:before="100" w:beforeAutospacing="1" w:after="100" w:afterAutospacing="1"/>
        <w:jc w:val="both"/>
        <w:rPr>
          <w:ins w:id="2638" w:author="Sasha Azazlov" w:date="2026-05-26T20:07:00Z" w16du:dateUtc="2026-05-26T17:07:00Z"/>
          <w:color w:val="000000"/>
          <w:sz w:val="28"/>
          <w:szCs w:val="28"/>
          <w:rPrChange w:id="2639" w:author="Sasha Azazlov" w:date="2026-05-26T20:07:00Z" w16du:dateUtc="2026-05-26T17:07:00Z">
            <w:rPr>
              <w:ins w:id="2640" w:author="Sasha Azazlov" w:date="2026-05-26T20:07:00Z" w16du:dateUtc="2026-05-26T17:07:00Z"/>
              <w:color w:val="000000"/>
            </w:rPr>
          </w:rPrChange>
        </w:rPr>
        <w:pPrChange w:id="2641" w:author="Sasha Azazlov" w:date="2026-05-26T20:07:00Z" w16du:dateUtc="2026-05-26T17:07:00Z">
          <w:pPr>
            <w:numPr>
              <w:numId w:val="113"/>
            </w:numPr>
            <w:tabs>
              <w:tab w:val="num" w:pos="720"/>
            </w:tabs>
            <w:spacing w:before="100" w:beforeAutospacing="1" w:after="100" w:afterAutospacing="1"/>
            <w:ind w:left="720" w:hanging="360"/>
          </w:pPr>
        </w:pPrChange>
      </w:pPr>
      <w:ins w:id="2642" w:author="Sasha Azazlov" w:date="2026-05-26T20:07:00Z" w16du:dateUtc="2026-05-26T17:07:00Z">
        <w:r w:rsidRPr="0033383B">
          <w:rPr>
            <w:color w:val="000000"/>
            <w:sz w:val="28"/>
            <w:szCs w:val="28"/>
            <w:rPrChange w:id="2643" w:author="Sasha Azazlov" w:date="2026-05-26T20:07:00Z" w16du:dateUtc="2026-05-26T17:07:00Z">
              <w:rPr>
                <w:color w:val="000000"/>
              </w:rPr>
            </w:rPrChange>
          </w:rPr>
          <w:t>Возможность масштабирования и расширения функциональности без изменения базовой архитектуры.</w:t>
        </w:r>
      </w:ins>
    </w:p>
    <w:p w:rsidR="00740B91" w:rsidRPr="007226B0" w:rsidRDefault="00740B91" w:rsidP="00024235">
      <w:pPr>
        <w:pStyle w:val="HTML"/>
        <w:spacing w:line="360" w:lineRule="auto"/>
        <w:jc w:val="center"/>
        <w:textAlignment w:val="baseline"/>
        <w:rPr>
          <w:rFonts w:ascii="Times New Roman" w:hAnsi="Times New Roman" w:cs="Times New Roman"/>
          <w:color w:val="1A1A1A"/>
          <w:spacing w:val="8"/>
          <w:sz w:val="28"/>
          <w:szCs w:val="28"/>
        </w:rPr>
        <w:pPrChange w:id="2644" w:author="Sasha Azazlov" w:date="2026-05-26T18:32:00Z" w16du:dateUtc="2026-05-26T15:32:00Z">
          <w:pPr>
            <w:pStyle w:val="HTML"/>
            <w:spacing w:line="360" w:lineRule="auto"/>
            <w:jc w:val="both"/>
            <w:textAlignment w:val="baseline"/>
          </w:pPr>
        </w:pPrChange>
      </w:pPr>
    </w:p>
    <w:p w:rsidR="00740B91" w:rsidRPr="00E01696" w:rsidRDefault="00740B91" w:rsidP="00097C1B">
      <w:pPr>
        <w:pStyle w:val="3"/>
        <w:spacing w:before="360" w:after="240" w:line="360" w:lineRule="auto"/>
        <w:jc w:val="both"/>
        <w:textAlignment w:val="baseline"/>
        <w:rPr>
          <w:rFonts w:ascii="Times New Roman" w:hAnsi="Times New Roman"/>
          <w:b w:val="0"/>
          <w:bCs w:val="0"/>
          <w:sz w:val="28"/>
          <w:szCs w:val="28"/>
          <w:lang w:val="en-US"/>
          <w:rPrChange w:id="2645" w:author="Sasha Azazlov" w:date="2026-05-27T10:23:00Z" w16du:dateUtc="2026-05-27T07:23:00Z">
            <w:rPr>
              <w:rFonts w:ascii="Times New Roman" w:hAnsi="Times New Roman"/>
              <w:b w:val="0"/>
              <w:bCs w:val="0"/>
              <w:sz w:val="28"/>
              <w:szCs w:val="28"/>
            </w:rPr>
          </w:rPrChange>
        </w:rPr>
      </w:pPr>
      <w:bookmarkStart w:id="2646" w:name="_Toc230173186"/>
      <w:r w:rsidRPr="00097C1B">
        <w:rPr>
          <w:rFonts w:ascii="Times New Roman" w:hAnsi="Times New Roman"/>
          <w:b w:val="0"/>
          <w:bCs w:val="0"/>
          <w:sz w:val="28"/>
          <w:szCs w:val="28"/>
        </w:rPr>
        <w:lastRenderedPageBreak/>
        <w:t>2.7.3 Поток данных</w:t>
      </w:r>
      <w:bookmarkEnd w:id="2646"/>
    </w:p>
    <w:p w:rsidR="00740B91" w:rsidRPr="007226B0" w:rsidRDefault="00740B91" w:rsidP="00097C1B">
      <w:pPr>
        <w:numPr>
          <w:ilvl w:val="0"/>
          <w:numId w:val="68"/>
        </w:numPr>
        <w:spacing w:after="120" w:line="360" w:lineRule="auto"/>
        <w:jc w:val="both"/>
        <w:textAlignment w:val="baseline"/>
        <w:rPr>
          <w:sz w:val="28"/>
          <w:szCs w:val="28"/>
        </w:rPr>
      </w:pPr>
      <w:r w:rsidRPr="007226B0">
        <w:rPr>
          <w:sz w:val="28"/>
          <w:szCs w:val="28"/>
        </w:rPr>
        <w:t xml:space="preserve">Пользователь </w:t>
      </w:r>
      <w:r w:rsidR="00F96818" w:rsidRPr="007226B0">
        <w:rPr>
          <w:sz w:val="28"/>
          <w:szCs w:val="28"/>
        </w:rPr>
        <w:t>вводит PIN, создаёт запись, генерирует пароль</w:t>
      </w:r>
      <w:r w:rsidR="00F96818" w:rsidRPr="007226B0" w:rsidDel="00F96818">
        <w:rPr>
          <w:sz w:val="28"/>
          <w:szCs w:val="28"/>
        </w:rPr>
        <w:t xml:space="preserve"> </w:t>
      </w:r>
    </w:p>
    <w:p w:rsidR="00740B91" w:rsidRPr="007226B0" w:rsidRDefault="00740B91" w:rsidP="00097C1B">
      <w:pPr>
        <w:numPr>
          <w:ilvl w:val="0"/>
          <w:numId w:val="68"/>
        </w:numPr>
        <w:spacing w:after="120" w:line="360" w:lineRule="auto"/>
        <w:jc w:val="both"/>
        <w:textAlignment w:val="baseline"/>
        <w:rPr>
          <w:sz w:val="28"/>
          <w:szCs w:val="28"/>
        </w:rPr>
      </w:pPr>
      <w:r w:rsidRPr="007226B0">
        <w:rPr>
          <w:sz w:val="28"/>
          <w:szCs w:val="28"/>
        </w:rPr>
        <w:t xml:space="preserve">UI-уровень через </w:t>
      </w:r>
      <w:proofErr w:type="spellStart"/>
      <w:r w:rsidRPr="007226B0">
        <w:rPr>
          <w:sz w:val="28"/>
          <w:szCs w:val="28"/>
        </w:rPr>
        <w:t>BLoC</w:t>
      </w:r>
      <w:proofErr w:type="spellEnd"/>
      <w:r w:rsidRPr="007226B0">
        <w:rPr>
          <w:sz w:val="28"/>
          <w:szCs w:val="28"/>
        </w:rPr>
        <w:t>/</w:t>
      </w:r>
      <w:proofErr w:type="spellStart"/>
      <w:r w:rsidRPr="007226B0">
        <w:rPr>
          <w:sz w:val="28"/>
          <w:szCs w:val="28"/>
        </w:rPr>
        <w:t>Provider</w:t>
      </w:r>
      <w:proofErr w:type="spellEnd"/>
      <w:r w:rsidRPr="007226B0">
        <w:rPr>
          <w:sz w:val="28"/>
          <w:szCs w:val="28"/>
        </w:rPr>
        <w:t xml:space="preserve"> формирует событие и передаёт его в Domain-уровень.</w:t>
      </w:r>
    </w:p>
    <w:p w:rsidR="00740B91" w:rsidRPr="007226B0" w:rsidRDefault="00740B91" w:rsidP="00097C1B">
      <w:pPr>
        <w:numPr>
          <w:ilvl w:val="0"/>
          <w:numId w:val="68"/>
        </w:numPr>
        <w:spacing w:after="120" w:line="360" w:lineRule="auto"/>
        <w:jc w:val="both"/>
        <w:textAlignment w:val="baseline"/>
        <w:rPr>
          <w:sz w:val="28"/>
          <w:szCs w:val="28"/>
        </w:rPr>
      </w:pPr>
      <w:proofErr w:type="spellStart"/>
      <w:r w:rsidRPr="007226B0">
        <w:rPr>
          <w:sz w:val="28"/>
          <w:szCs w:val="28"/>
        </w:rPr>
        <w:t>Use</w:t>
      </w:r>
      <w:proofErr w:type="spellEnd"/>
      <w:r w:rsidRPr="007226B0">
        <w:rPr>
          <w:sz w:val="28"/>
          <w:szCs w:val="28"/>
        </w:rPr>
        <w:t xml:space="preserve"> Case в Domain-уровне выполняет бизнес-логику, обращаясь к абстрактным интерфейсам репозиториев.</w:t>
      </w:r>
    </w:p>
    <w:p w:rsidR="00740B91" w:rsidRPr="007226B0" w:rsidRDefault="00740B91" w:rsidP="00097C1B">
      <w:pPr>
        <w:numPr>
          <w:ilvl w:val="0"/>
          <w:numId w:val="68"/>
        </w:numPr>
        <w:spacing w:after="120" w:line="360" w:lineRule="auto"/>
        <w:jc w:val="both"/>
        <w:textAlignment w:val="baseline"/>
        <w:rPr>
          <w:sz w:val="28"/>
          <w:szCs w:val="28"/>
        </w:rPr>
      </w:pPr>
      <w:r w:rsidRPr="007226B0">
        <w:rPr>
          <w:sz w:val="28"/>
          <w:szCs w:val="28"/>
        </w:rPr>
        <w:t xml:space="preserve">Реализации репозиториев в Data-уровне выполняют операции с </w:t>
      </w:r>
      <w:proofErr w:type="spellStart"/>
      <w:r w:rsidRPr="007226B0">
        <w:rPr>
          <w:sz w:val="28"/>
          <w:szCs w:val="28"/>
        </w:rPr>
        <w:t>SQLite</w:t>
      </w:r>
      <w:proofErr w:type="spellEnd"/>
      <w:r w:rsidRPr="007226B0">
        <w:rPr>
          <w:sz w:val="28"/>
          <w:szCs w:val="28"/>
        </w:rPr>
        <w:t xml:space="preserve"> через </w:t>
      </w:r>
      <w:proofErr w:type="spellStart"/>
      <w:r w:rsidRPr="007226B0">
        <w:rPr>
          <w:sz w:val="28"/>
          <w:szCs w:val="28"/>
        </w:rPr>
        <w:t>sqflite</w:t>
      </w:r>
      <w:proofErr w:type="spellEnd"/>
      <w:r w:rsidRPr="007226B0">
        <w:rPr>
          <w:sz w:val="28"/>
          <w:szCs w:val="28"/>
        </w:rPr>
        <w:t>.</w:t>
      </w:r>
    </w:p>
    <w:p w:rsidR="00740B91" w:rsidRPr="007226B0" w:rsidRDefault="00740B91" w:rsidP="00097C1B">
      <w:pPr>
        <w:numPr>
          <w:ilvl w:val="0"/>
          <w:numId w:val="68"/>
        </w:numPr>
        <w:spacing w:after="120" w:line="360" w:lineRule="auto"/>
        <w:jc w:val="both"/>
        <w:textAlignment w:val="baseline"/>
        <w:rPr>
          <w:sz w:val="28"/>
          <w:szCs w:val="28"/>
        </w:rPr>
      </w:pPr>
      <w:r w:rsidRPr="007226B0">
        <w:rPr>
          <w:sz w:val="28"/>
          <w:szCs w:val="28"/>
        </w:rPr>
        <w:t>При необходимости шифрования/дешифрования Data-уровень обращается к криптографическому сервису в Core.</w:t>
      </w:r>
    </w:p>
    <w:p w:rsidR="00740B91" w:rsidRPr="007226B0" w:rsidRDefault="00740B91" w:rsidP="00097C1B">
      <w:pPr>
        <w:numPr>
          <w:ilvl w:val="0"/>
          <w:numId w:val="68"/>
        </w:numPr>
        <w:spacing w:after="120" w:line="360" w:lineRule="auto"/>
        <w:jc w:val="both"/>
        <w:textAlignment w:val="baseline"/>
        <w:rPr>
          <w:sz w:val="28"/>
          <w:szCs w:val="28"/>
        </w:rPr>
      </w:pPr>
      <w:r w:rsidRPr="007226B0">
        <w:rPr>
          <w:sz w:val="28"/>
          <w:szCs w:val="28"/>
        </w:rPr>
        <w:t xml:space="preserve">Криптографический сервис выполняет операции </w:t>
      </w:r>
      <w:del w:id="2647" w:author="Sasha Azazlov" w:date="2026-05-27T11:06:00Z" w16du:dateUtc="2026-05-27T08:06:00Z">
        <w:r w:rsidRPr="007226B0" w:rsidDel="00907854">
          <w:rPr>
            <w:sz w:val="28"/>
            <w:szCs w:val="28"/>
          </w:rPr>
          <w:delText xml:space="preserve">(ChaCha20-Poly1305, PBKDF2) </w:delText>
        </w:r>
      </w:del>
      <w:r w:rsidRPr="007226B0">
        <w:rPr>
          <w:sz w:val="28"/>
          <w:szCs w:val="28"/>
        </w:rPr>
        <w:t>и возвращает результат.</w:t>
      </w:r>
    </w:p>
    <w:p w:rsidR="00740B91" w:rsidRPr="007226B0" w:rsidRDefault="00740B91" w:rsidP="00097C1B">
      <w:pPr>
        <w:numPr>
          <w:ilvl w:val="0"/>
          <w:numId w:val="68"/>
        </w:numPr>
        <w:spacing w:after="120" w:line="360" w:lineRule="auto"/>
        <w:jc w:val="both"/>
        <w:textAlignment w:val="baseline"/>
        <w:rPr>
          <w:sz w:val="28"/>
          <w:szCs w:val="28"/>
        </w:rPr>
      </w:pPr>
      <w:r w:rsidRPr="007226B0">
        <w:rPr>
          <w:sz w:val="28"/>
          <w:szCs w:val="28"/>
        </w:rPr>
        <w:t>Все операции фиксируются в журнале аудита через сервис логирования.</w:t>
      </w:r>
    </w:p>
    <w:p w:rsidR="00740B91" w:rsidRPr="007226B0" w:rsidRDefault="00740B91" w:rsidP="00097C1B">
      <w:pPr>
        <w:numPr>
          <w:ilvl w:val="0"/>
          <w:numId w:val="68"/>
        </w:numPr>
        <w:spacing w:line="360" w:lineRule="auto"/>
        <w:jc w:val="both"/>
        <w:textAlignment w:val="baseline"/>
        <w:rPr>
          <w:sz w:val="28"/>
          <w:szCs w:val="28"/>
        </w:rPr>
      </w:pPr>
      <w:r w:rsidRPr="007226B0">
        <w:rPr>
          <w:sz w:val="28"/>
          <w:szCs w:val="28"/>
        </w:rPr>
        <w:t xml:space="preserve">Результат возвращается по цепочке Domain → </w:t>
      </w:r>
      <w:proofErr w:type="spellStart"/>
      <w:r w:rsidRPr="007226B0">
        <w:rPr>
          <w:sz w:val="28"/>
          <w:szCs w:val="28"/>
        </w:rPr>
        <w:t>Presentation</w:t>
      </w:r>
      <w:proofErr w:type="spellEnd"/>
      <w:r w:rsidRPr="007226B0">
        <w:rPr>
          <w:sz w:val="28"/>
          <w:szCs w:val="28"/>
        </w:rPr>
        <w:t xml:space="preserve"> → UI.</w:t>
      </w:r>
    </w:p>
    <w:p w:rsidR="00740B91" w:rsidRPr="007226B0" w:rsidRDefault="00740B91" w:rsidP="00097C1B">
      <w:pPr>
        <w:spacing w:line="360" w:lineRule="auto"/>
        <w:jc w:val="both"/>
        <w:textAlignment w:val="baseline"/>
        <w:rPr>
          <w:sz w:val="28"/>
          <w:szCs w:val="28"/>
        </w:rPr>
      </w:pPr>
      <w:r w:rsidRPr="007226B0">
        <w:rPr>
          <w:sz w:val="28"/>
          <w:szCs w:val="28"/>
        </w:rPr>
        <w:t>Такая архитектура обеспечивает:</w:t>
      </w:r>
    </w:p>
    <w:p w:rsidR="00740B91" w:rsidRPr="007226B0" w:rsidRDefault="00740B91" w:rsidP="00097C1B">
      <w:pPr>
        <w:numPr>
          <w:ilvl w:val="0"/>
          <w:numId w:val="69"/>
        </w:numPr>
        <w:spacing w:line="360" w:lineRule="auto"/>
        <w:jc w:val="both"/>
        <w:textAlignment w:val="baseline"/>
        <w:rPr>
          <w:sz w:val="28"/>
          <w:szCs w:val="28"/>
        </w:rPr>
      </w:pPr>
      <w:r w:rsidRPr="00097C1B">
        <w:rPr>
          <w:rStyle w:val="af"/>
          <w:b w:val="0"/>
          <w:bCs w:val="0"/>
          <w:sz w:val="28"/>
          <w:szCs w:val="28"/>
          <w:bdr w:val="none" w:sz="0" w:space="0" w:color="auto" w:frame="1"/>
        </w:rPr>
        <w:t>Тестируемость.</w:t>
      </w:r>
      <w:r w:rsidRPr="00D941E5">
        <w:rPr>
          <w:sz w:val="28"/>
          <w:szCs w:val="28"/>
        </w:rPr>
        <w:t xml:space="preserve"> </w:t>
      </w:r>
      <w:r w:rsidRPr="007226B0">
        <w:rPr>
          <w:sz w:val="28"/>
          <w:szCs w:val="28"/>
        </w:rPr>
        <w:t xml:space="preserve">Каждый слой может быть протестирован изолированно с использованием </w:t>
      </w:r>
      <w:proofErr w:type="spellStart"/>
      <w:r w:rsidRPr="007226B0">
        <w:rPr>
          <w:sz w:val="28"/>
          <w:szCs w:val="28"/>
        </w:rPr>
        <w:t>моков</w:t>
      </w:r>
      <w:proofErr w:type="spellEnd"/>
      <w:r w:rsidRPr="007226B0">
        <w:rPr>
          <w:sz w:val="28"/>
          <w:szCs w:val="28"/>
        </w:rPr>
        <w:t>.</w:t>
      </w:r>
    </w:p>
    <w:p w:rsidR="00740B91" w:rsidRPr="007226B0" w:rsidRDefault="00740B91" w:rsidP="00097C1B">
      <w:pPr>
        <w:numPr>
          <w:ilvl w:val="0"/>
          <w:numId w:val="69"/>
        </w:numPr>
        <w:spacing w:line="360" w:lineRule="auto"/>
        <w:jc w:val="both"/>
        <w:textAlignment w:val="baseline"/>
        <w:rPr>
          <w:sz w:val="28"/>
          <w:szCs w:val="28"/>
        </w:rPr>
      </w:pPr>
      <w:r w:rsidRPr="00097C1B">
        <w:rPr>
          <w:rStyle w:val="af"/>
          <w:b w:val="0"/>
          <w:bCs w:val="0"/>
          <w:sz w:val="28"/>
          <w:szCs w:val="28"/>
          <w:bdr w:val="none" w:sz="0" w:space="0" w:color="auto" w:frame="1"/>
        </w:rPr>
        <w:t>Независимость.</w:t>
      </w:r>
      <w:r w:rsidRPr="00D941E5">
        <w:rPr>
          <w:sz w:val="28"/>
          <w:szCs w:val="28"/>
        </w:rPr>
        <w:t xml:space="preserve"> </w:t>
      </w:r>
      <w:r w:rsidRPr="007226B0">
        <w:rPr>
          <w:sz w:val="28"/>
          <w:szCs w:val="28"/>
        </w:rPr>
        <w:t xml:space="preserve">Замена </w:t>
      </w:r>
      <w:proofErr w:type="spellStart"/>
      <w:r w:rsidRPr="007226B0">
        <w:rPr>
          <w:sz w:val="28"/>
          <w:szCs w:val="28"/>
        </w:rPr>
        <w:t>SQLite</w:t>
      </w:r>
      <w:proofErr w:type="spellEnd"/>
      <w:r w:rsidRPr="007226B0">
        <w:rPr>
          <w:sz w:val="28"/>
          <w:szCs w:val="28"/>
        </w:rPr>
        <w:t xml:space="preserve"> на другую СУБД или изменение UI не затрагивает бизнес-логику.</w:t>
      </w:r>
    </w:p>
    <w:p w:rsidR="00740B91" w:rsidRPr="007226B0" w:rsidRDefault="00740B91" w:rsidP="00097C1B">
      <w:pPr>
        <w:numPr>
          <w:ilvl w:val="0"/>
          <w:numId w:val="69"/>
        </w:numPr>
        <w:spacing w:line="360" w:lineRule="auto"/>
        <w:jc w:val="both"/>
        <w:textAlignment w:val="baseline"/>
        <w:rPr>
          <w:sz w:val="28"/>
          <w:szCs w:val="28"/>
        </w:rPr>
      </w:pPr>
      <w:r w:rsidRPr="00097C1B">
        <w:rPr>
          <w:rStyle w:val="af"/>
          <w:b w:val="0"/>
          <w:bCs w:val="0"/>
          <w:sz w:val="28"/>
          <w:szCs w:val="28"/>
          <w:bdr w:val="none" w:sz="0" w:space="0" w:color="auto" w:frame="1"/>
        </w:rPr>
        <w:t>Безопасность.</w:t>
      </w:r>
      <w:r w:rsidRPr="007226B0">
        <w:rPr>
          <w:sz w:val="28"/>
          <w:szCs w:val="28"/>
        </w:rPr>
        <w:t xml:space="preserve"> Криптографические операции централизованы и изолированы от UI и бизнес-логики.</w:t>
      </w:r>
    </w:p>
    <w:p w:rsidR="002E5B49" w:rsidRPr="00D4022A" w:rsidRDefault="00740B91" w:rsidP="00097C1B">
      <w:pPr>
        <w:numPr>
          <w:ilvl w:val="0"/>
          <w:numId w:val="69"/>
        </w:numPr>
        <w:spacing w:line="360" w:lineRule="auto"/>
        <w:jc w:val="both"/>
        <w:textAlignment w:val="baseline"/>
        <w:rPr>
          <w:sz w:val="28"/>
          <w:szCs w:val="28"/>
        </w:rPr>
      </w:pPr>
      <w:r w:rsidRPr="00097C1B">
        <w:rPr>
          <w:rStyle w:val="af"/>
          <w:b w:val="0"/>
          <w:bCs w:val="0"/>
          <w:sz w:val="28"/>
          <w:szCs w:val="28"/>
          <w:bdr w:val="none" w:sz="0" w:space="0" w:color="auto" w:frame="1"/>
        </w:rPr>
        <w:t>Масштабируемость.</w:t>
      </w:r>
      <w:r w:rsidRPr="00D941E5">
        <w:rPr>
          <w:sz w:val="28"/>
          <w:szCs w:val="28"/>
        </w:rPr>
        <w:t xml:space="preserve"> </w:t>
      </w:r>
      <w:r w:rsidRPr="007226B0">
        <w:rPr>
          <w:sz w:val="28"/>
          <w:szCs w:val="28"/>
        </w:rPr>
        <w:t>Добавление новых фич не требует изменения существующей архитектуры.</w:t>
      </w:r>
    </w:p>
    <w:p w:rsidR="00740B91" w:rsidRPr="00907854" w:rsidDel="00907854" w:rsidRDefault="00907854" w:rsidP="00907854">
      <w:pPr>
        <w:spacing w:line="360" w:lineRule="auto"/>
        <w:ind w:firstLine="360"/>
        <w:jc w:val="both"/>
        <w:textAlignment w:val="baseline"/>
        <w:rPr>
          <w:del w:id="2648" w:author="Sasha Azazlov" w:date="2026-05-27T11:06:00Z" w16du:dateUtc="2026-05-27T08:06:00Z"/>
          <w:b/>
          <w:sz w:val="28"/>
          <w:szCs w:val="28"/>
          <w:rPrChange w:id="2649" w:author="Sasha Azazlov" w:date="2026-05-27T11:06:00Z" w16du:dateUtc="2026-05-27T08:06:00Z">
            <w:rPr>
              <w:del w:id="2650" w:author="Sasha Azazlov" w:date="2026-05-27T11:06:00Z" w16du:dateUtc="2026-05-27T08:06:00Z"/>
              <w:sz w:val="28"/>
              <w:szCs w:val="28"/>
            </w:rPr>
          </w:rPrChange>
        </w:rPr>
        <w:pPrChange w:id="2651" w:author="Sasha Azazlov" w:date="2026-05-27T11:06:00Z" w16du:dateUtc="2026-05-27T08:06:00Z">
          <w:pPr>
            <w:spacing w:line="360" w:lineRule="auto"/>
            <w:ind w:firstLine="360"/>
            <w:jc w:val="both"/>
            <w:textAlignment w:val="baseline"/>
          </w:pPr>
        </w:pPrChange>
      </w:pPr>
      <w:bookmarkStart w:id="2652" w:name="OLE_LINK1"/>
      <w:ins w:id="2653" w:author="Sasha Azazlov" w:date="2026-05-27T11:06:00Z" w16du:dateUtc="2026-05-27T08:06:00Z">
        <w:r w:rsidRPr="00907854">
          <w:rPr>
            <w:b/>
            <w:color w:val="000000"/>
            <w:sz w:val="28"/>
            <w:szCs w:val="28"/>
            <w:rPrChange w:id="2654" w:author="Sasha Azazlov" w:date="2026-05-27T11:06:00Z" w16du:dateUtc="2026-05-27T08:06:00Z">
              <w:rPr>
                <w:rFonts w:ascii="-webkit-standard" w:hAnsi="-webkit-standard"/>
                <w:color w:val="000000"/>
                <w:sz w:val="27"/>
                <w:szCs w:val="27"/>
              </w:rPr>
            </w:rPrChange>
          </w:rPr>
          <w:t xml:space="preserve">Таким образом, во второй главе обоснован выбор </w:t>
        </w:r>
        <w:proofErr w:type="spellStart"/>
        <w:r w:rsidRPr="00907854">
          <w:rPr>
            <w:b/>
            <w:color w:val="000000"/>
            <w:sz w:val="28"/>
            <w:szCs w:val="28"/>
            <w:rPrChange w:id="2655" w:author="Sasha Azazlov" w:date="2026-05-27T11:06:00Z" w16du:dateUtc="2026-05-27T08:06:00Z">
              <w:rPr>
                <w:rFonts w:ascii="-webkit-standard" w:hAnsi="-webkit-standard"/>
                <w:color w:val="000000"/>
                <w:sz w:val="27"/>
                <w:szCs w:val="27"/>
              </w:rPr>
            </w:rPrChange>
          </w:rPr>
          <w:t>SQLite</w:t>
        </w:r>
        <w:proofErr w:type="spellEnd"/>
        <w:r w:rsidRPr="00907854">
          <w:rPr>
            <w:b/>
            <w:color w:val="000000"/>
            <w:sz w:val="28"/>
            <w:szCs w:val="28"/>
            <w:rPrChange w:id="2656" w:author="Sasha Azazlov" w:date="2026-05-27T11:06:00Z" w16du:dateUtc="2026-05-27T08:06:00Z">
              <w:rPr>
                <w:rFonts w:ascii="-webkit-standard" w:hAnsi="-webkit-standard"/>
                <w:color w:val="000000"/>
                <w:sz w:val="27"/>
                <w:szCs w:val="27"/>
              </w:rPr>
            </w:rPrChange>
          </w:rPr>
          <w:t xml:space="preserve">, </w:t>
        </w:r>
        <w:proofErr w:type="spellStart"/>
        <w:r w:rsidRPr="00907854">
          <w:rPr>
            <w:b/>
            <w:color w:val="000000"/>
            <w:sz w:val="28"/>
            <w:szCs w:val="28"/>
            <w:rPrChange w:id="2657" w:author="Sasha Azazlov" w:date="2026-05-27T11:06:00Z" w16du:dateUtc="2026-05-27T08:06:00Z">
              <w:rPr>
                <w:rFonts w:ascii="-webkit-standard" w:hAnsi="-webkit-standard"/>
                <w:color w:val="000000"/>
                <w:sz w:val="27"/>
                <w:szCs w:val="27"/>
              </w:rPr>
            </w:rPrChange>
          </w:rPr>
          <w:t>Dart</w:t>
        </w:r>
        <w:proofErr w:type="spellEnd"/>
        <w:r w:rsidRPr="00907854">
          <w:rPr>
            <w:b/>
            <w:color w:val="000000"/>
            <w:sz w:val="28"/>
            <w:szCs w:val="28"/>
            <w:rPrChange w:id="2658" w:author="Sasha Azazlov" w:date="2026-05-27T11:06:00Z" w16du:dateUtc="2026-05-27T08:06:00Z">
              <w:rPr>
                <w:rFonts w:ascii="-webkit-standard" w:hAnsi="-webkit-standard"/>
                <w:color w:val="000000"/>
                <w:sz w:val="27"/>
                <w:szCs w:val="27"/>
              </w:rPr>
            </w:rPrChange>
          </w:rPr>
          <w:t xml:space="preserve"> и </w:t>
        </w:r>
        <w:proofErr w:type="spellStart"/>
        <w:r w:rsidRPr="00907854">
          <w:rPr>
            <w:b/>
            <w:color w:val="000000"/>
            <w:sz w:val="28"/>
            <w:szCs w:val="28"/>
            <w:rPrChange w:id="2659" w:author="Sasha Azazlov" w:date="2026-05-27T11:06:00Z" w16du:dateUtc="2026-05-27T08:06:00Z">
              <w:rPr>
                <w:rFonts w:ascii="-webkit-standard" w:hAnsi="-webkit-standard"/>
                <w:color w:val="000000"/>
                <w:sz w:val="27"/>
                <w:szCs w:val="27"/>
              </w:rPr>
            </w:rPrChange>
          </w:rPr>
          <w:t>Flutter</w:t>
        </w:r>
        <w:proofErr w:type="spellEnd"/>
        <w:r w:rsidRPr="00907854">
          <w:rPr>
            <w:b/>
            <w:color w:val="000000"/>
            <w:sz w:val="28"/>
            <w:szCs w:val="28"/>
            <w:rPrChange w:id="2660" w:author="Sasha Azazlov" w:date="2026-05-27T11:06:00Z" w16du:dateUtc="2026-05-27T08:06:00Z">
              <w:rPr>
                <w:rFonts w:ascii="-webkit-standard" w:hAnsi="-webkit-standard"/>
                <w:color w:val="000000"/>
                <w:sz w:val="27"/>
                <w:szCs w:val="27"/>
              </w:rPr>
            </w:rPrChange>
          </w:rPr>
          <w:t xml:space="preserve">, современных криптографических алгоритмов, а также архитектур </w:t>
        </w:r>
        <w:proofErr w:type="spellStart"/>
        <w:r w:rsidRPr="00907854">
          <w:rPr>
            <w:b/>
            <w:color w:val="000000"/>
            <w:sz w:val="28"/>
            <w:szCs w:val="28"/>
            <w:rPrChange w:id="2661" w:author="Sasha Azazlov" w:date="2026-05-27T11:06:00Z" w16du:dateUtc="2026-05-27T08:06:00Z">
              <w:rPr>
                <w:rFonts w:ascii="-webkit-standard" w:hAnsi="-webkit-standard"/>
                <w:color w:val="000000"/>
                <w:sz w:val="27"/>
                <w:szCs w:val="27"/>
              </w:rPr>
            </w:rPrChange>
          </w:rPr>
          <w:t>Clean</w:t>
        </w:r>
        <w:proofErr w:type="spellEnd"/>
        <w:r w:rsidRPr="00907854">
          <w:rPr>
            <w:b/>
            <w:color w:val="000000"/>
            <w:sz w:val="28"/>
            <w:szCs w:val="28"/>
            <w:rPrChange w:id="2662" w:author="Sasha Azazlov" w:date="2026-05-27T11:06:00Z" w16du:dateUtc="2026-05-27T08:06:00Z">
              <w:rPr>
                <w:rFonts w:ascii="-webkit-standard" w:hAnsi="-webkit-standard"/>
                <w:color w:val="000000"/>
                <w:sz w:val="27"/>
                <w:szCs w:val="27"/>
              </w:rPr>
            </w:rPrChange>
          </w:rPr>
          <w:t xml:space="preserve"> Architecture и </w:t>
        </w:r>
        <w:proofErr w:type="spellStart"/>
        <w:r w:rsidRPr="00907854">
          <w:rPr>
            <w:b/>
            <w:color w:val="000000"/>
            <w:sz w:val="28"/>
            <w:szCs w:val="28"/>
            <w:rPrChange w:id="2663" w:author="Sasha Azazlov" w:date="2026-05-27T11:06:00Z" w16du:dateUtc="2026-05-27T08:06:00Z">
              <w:rPr>
                <w:rFonts w:ascii="-webkit-standard" w:hAnsi="-webkit-standard"/>
                <w:color w:val="000000"/>
                <w:sz w:val="27"/>
                <w:szCs w:val="27"/>
              </w:rPr>
            </w:rPrChange>
          </w:rPr>
          <w:t>Feature-Sliced</w:t>
        </w:r>
        <w:proofErr w:type="spellEnd"/>
        <w:r w:rsidRPr="00907854">
          <w:rPr>
            <w:b/>
            <w:color w:val="000000"/>
            <w:sz w:val="28"/>
            <w:szCs w:val="28"/>
            <w:rPrChange w:id="2664" w:author="Sasha Azazlov" w:date="2026-05-27T11:06:00Z" w16du:dateUtc="2026-05-27T08:06:00Z">
              <w:rPr>
                <w:rFonts w:ascii="-webkit-standard" w:hAnsi="-webkit-standard"/>
                <w:color w:val="000000"/>
                <w:sz w:val="27"/>
                <w:szCs w:val="27"/>
              </w:rPr>
            </w:rPrChange>
          </w:rPr>
          <w:t xml:space="preserve"> Design. Выбранные технологии соответствуют требованиям первой главы и обеспечивают реализацию автономной системы управления паролями.</w:t>
        </w:r>
      </w:ins>
      <w:del w:id="2665" w:author="Sasha Azazlov" w:date="2026-05-27T11:06:00Z" w16du:dateUtc="2026-05-27T08:06:00Z">
        <w:r w:rsidR="00740B91" w:rsidRPr="00907854" w:rsidDel="00907854">
          <w:rPr>
            <w:b/>
            <w:sz w:val="28"/>
            <w:szCs w:val="28"/>
            <w:rPrChange w:id="2666" w:author="Sasha Azazlov" w:date="2026-05-27T11:06:00Z" w16du:dateUtc="2026-05-27T08:06:00Z">
              <w:rPr>
                <w:sz w:val="28"/>
                <w:szCs w:val="28"/>
              </w:rPr>
            </w:rPrChange>
          </w:rPr>
          <w:delText>Таким образом, во второй главе обоснован выбор инструментария: SQLite в качестве локальной СУБД, Dart и Flutter для кроссплатформенной разработки, современных криптографических алгоритмов для защиты данных и Clean Architecture с Feature-Sliced Design для построения масштабируемой и тестируемой архитектуры. Выбранные технологии полностью соответствуют требованиям, сформулированным в первой главе, и обеспечивают реализацию автономной системы управления паролями.</w:delText>
        </w:r>
      </w:del>
    </w:p>
    <w:bookmarkEnd w:id="2652"/>
    <w:p w:rsidR="00DD110C" w:rsidRPr="00907854" w:rsidRDefault="00B53DF7" w:rsidP="00907854">
      <w:pPr>
        <w:pStyle w:val="1"/>
        <w:spacing w:before="360" w:after="240" w:line="360" w:lineRule="auto"/>
        <w:ind w:firstLine="360"/>
        <w:jc w:val="both"/>
        <w:textAlignment w:val="baseline"/>
        <w:rPr>
          <w:rFonts w:ascii="Times New Roman" w:hAnsi="Times New Roman"/>
          <w:b w:val="0"/>
          <w:bCs w:val="0"/>
          <w:sz w:val="28"/>
          <w:szCs w:val="28"/>
          <w:rPrChange w:id="2667" w:author="Sasha Azazlov" w:date="2026-05-27T11:06:00Z" w16du:dateUtc="2026-05-27T08:06:00Z">
            <w:rPr>
              <w:rFonts w:ascii="Times New Roman" w:hAnsi="Times New Roman"/>
              <w:b w:val="0"/>
              <w:bCs w:val="0"/>
            </w:rPr>
          </w:rPrChange>
        </w:rPr>
        <w:pPrChange w:id="2668" w:author="Sasha Azazlov" w:date="2026-05-27T11:06:00Z" w16du:dateUtc="2026-05-27T08:06:00Z">
          <w:pPr>
            <w:pStyle w:val="1"/>
            <w:spacing w:before="360" w:after="240" w:line="360" w:lineRule="auto"/>
            <w:jc w:val="both"/>
            <w:textAlignment w:val="baseline"/>
          </w:pPr>
        </w:pPrChange>
      </w:pPr>
      <w:r w:rsidRPr="00907854">
        <w:rPr>
          <w:rFonts w:ascii="Times New Roman" w:hAnsi="Times New Roman"/>
          <w:b w:val="0"/>
          <w:bCs w:val="0"/>
          <w:color w:val="000000"/>
          <w:sz w:val="28"/>
          <w:szCs w:val="28"/>
          <w:rPrChange w:id="2669" w:author="Sasha Azazlov" w:date="2026-05-27T11:06:00Z" w16du:dateUtc="2026-05-27T08:06:00Z">
            <w:rPr>
              <w:rFonts w:ascii="Times New Roman" w:hAnsi="Times New Roman"/>
              <w:b w:val="0"/>
              <w:bCs w:val="0"/>
              <w:color w:val="000000"/>
            </w:rPr>
          </w:rPrChange>
        </w:rPr>
        <w:br w:type="page"/>
      </w:r>
      <w:bookmarkStart w:id="2670" w:name="_Toc230173187"/>
      <w:r w:rsidR="00DD110C" w:rsidRPr="00907854">
        <w:rPr>
          <w:rFonts w:ascii="Times New Roman" w:hAnsi="Times New Roman"/>
          <w:b w:val="0"/>
          <w:bCs w:val="0"/>
          <w:sz w:val="28"/>
          <w:szCs w:val="28"/>
          <w:rPrChange w:id="2671" w:author="Sasha Azazlov" w:date="2026-05-27T11:06:00Z" w16du:dateUtc="2026-05-27T08:06:00Z">
            <w:rPr>
              <w:rFonts w:ascii="Times New Roman" w:hAnsi="Times New Roman"/>
              <w:b w:val="0"/>
              <w:bCs w:val="0"/>
            </w:rPr>
          </w:rPrChange>
        </w:rPr>
        <w:lastRenderedPageBreak/>
        <w:t>ГЛАВА 3. ПРОЕКТИРОВАНИЕ БАЗЫ ДАННЫХ И РАЗРАБОТКА КЛИЕНТСКОГО ПРИЛОЖЕНИЯ</w:t>
      </w:r>
      <w:bookmarkEnd w:id="2670"/>
    </w:p>
    <w:p w:rsidR="00DD110C" w:rsidRPr="00097C1B" w:rsidRDefault="00DD110C" w:rsidP="00097C1B">
      <w:pPr>
        <w:pStyle w:val="2"/>
        <w:spacing w:before="360" w:beforeAutospacing="0" w:after="240" w:afterAutospacing="0" w:line="360" w:lineRule="auto"/>
        <w:jc w:val="both"/>
        <w:textAlignment w:val="baseline"/>
        <w:rPr>
          <w:b w:val="0"/>
          <w:bCs w:val="0"/>
          <w:sz w:val="28"/>
          <w:szCs w:val="28"/>
        </w:rPr>
      </w:pPr>
      <w:bookmarkStart w:id="2672" w:name="_Toc230173188"/>
      <w:r w:rsidRPr="00097C1B">
        <w:rPr>
          <w:b w:val="0"/>
          <w:bCs w:val="0"/>
          <w:sz w:val="28"/>
          <w:szCs w:val="28"/>
        </w:rPr>
        <w:t>3.1 Проектирование базы данных</w:t>
      </w:r>
      <w:bookmarkEnd w:id="2672"/>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673" w:name="_Toc230173189"/>
      <w:r w:rsidRPr="00097C1B">
        <w:rPr>
          <w:rFonts w:ascii="Times New Roman" w:hAnsi="Times New Roman"/>
          <w:b w:val="0"/>
          <w:bCs w:val="0"/>
          <w:sz w:val="28"/>
          <w:szCs w:val="28"/>
        </w:rPr>
        <w:t>3.1.1 ER-диаграмма</w:t>
      </w:r>
      <w:bookmarkEnd w:id="2673"/>
    </w:p>
    <w:p w:rsidR="00DD110C" w:rsidRPr="007226B0" w:rsidRDefault="00DD110C" w:rsidP="00097C1B">
      <w:pPr>
        <w:spacing w:line="360" w:lineRule="auto"/>
        <w:ind w:firstLine="708"/>
        <w:jc w:val="both"/>
        <w:textAlignment w:val="baseline"/>
        <w:rPr>
          <w:sz w:val="28"/>
          <w:szCs w:val="28"/>
        </w:rPr>
      </w:pPr>
      <w:r w:rsidRPr="007226B0">
        <w:rPr>
          <w:sz w:val="28"/>
          <w:szCs w:val="28"/>
        </w:rPr>
        <w:t>База данных спроектирована с учётом требований нормализации и безопасности. Все конфиденциальные данные хранятся в зашифрованном виде (тип BLOB). Структура включает восемь взаимосвязанных таблиц:</w:t>
      </w:r>
    </w:p>
    <w:p w:rsidR="00926027" w:rsidRPr="007226B0" w:rsidRDefault="00926027" w:rsidP="00097C1B">
      <w:pPr>
        <w:spacing w:line="360" w:lineRule="auto"/>
        <w:ind w:firstLine="708"/>
        <w:jc w:val="both"/>
        <w:textAlignment w:val="baseline"/>
        <w:rPr>
          <w:sz w:val="28"/>
          <w:szCs w:val="28"/>
        </w:rPr>
      </w:pPr>
      <w:r w:rsidRPr="007226B0">
        <w:rPr>
          <w:noProof/>
          <w:sz w:val="28"/>
          <w:szCs w:val="28"/>
        </w:rPr>
        <w:drawing>
          <wp:inline distT="0" distB="0" distL="0" distR="0" wp14:anchorId="095E677C" wp14:editId="05B4BF37">
            <wp:extent cx="5624946" cy="5604029"/>
            <wp:effectExtent l="0" t="0" r="1270" b="0"/>
            <wp:docPr id="2100059992" name="Рисунок 27" descr="Изображение выглядит как текст, диаграмма, План, Технический чертеж&#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059992" name="Рисунок 27" descr="Изображение выглядит как текст, диаграмма, План, Технический чертеж&#10;&#10;Содержимое, созданное искусственным интеллектом, может быть неверным."/>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3948" cy="5702663"/>
                    </a:xfrm>
                    <a:prstGeom prst="rect">
                      <a:avLst/>
                    </a:prstGeom>
                  </pic:spPr>
                </pic:pic>
              </a:graphicData>
            </a:graphic>
          </wp:inline>
        </w:drawing>
      </w:r>
    </w:p>
    <w:p w:rsidR="00DD110C" w:rsidRPr="00097C1B" w:rsidRDefault="00DD110C" w:rsidP="00097C1B">
      <w:pPr>
        <w:pStyle w:val="3"/>
        <w:spacing w:before="0" w:after="0" w:line="360" w:lineRule="auto"/>
        <w:jc w:val="both"/>
        <w:textAlignment w:val="baseline"/>
        <w:rPr>
          <w:rFonts w:ascii="Times New Roman" w:hAnsi="Times New Roman"/>
          <w:b w:val="0"/>
          <w:bCs w:val="0"/>
          <w:sz w:val="28"/>
          <w:szCs w:val="28"/>
        </w:rPr>
      </w:pPr>
      <w:bookmarkStart w:id="2674" w:name="_Toc230173190"/>
      <w:r w:rsidRPr="00097C1B">
        <w:rPr>
          <w:rFonts w:ascii="Times New Roman" w:hAnsi="Times New Roman"/>
          <w:b w:val="0"/>
          <w:bCs w:val="0"/>
          <w:sz w:val="28"/>
          <w:szCs w:val="28"/>
        </w:rPr>
        <w:t>3.1.2 Таблица</w:t>
      </w:r>
      <w:r w:rsidRPr="00097C1B">
        <w:rPr>
          <w:rStyle w:val="apple-converted-space"/>
          <w:rFonts w:ascii="Times New Roman" w:hAnsi="Times New Roman"/>
          <w:b w:val="0"/>
          <w:bCs w:val="0"/>
          <w:sz w:val="28"/>
          <w:szCs w:val="28"/>
        </w:rPr>
        <w:t> </w:t>
      </w:r>
      <w:proofErr w:type="spellStart"/>
      <w:r w:rsidRPr="00097C1B">
        <w:rPr>
          <w:rStyle w:val="HTML1"/>
          <w:rFonts w:ascii="Times New Roman" w:hAnsi="Times New Roman" w:cs="Times New Roman"/>
          <w:b w:val="0"/>
          <w:bCs w:val="0"/>
          <w:sz w:val="28"/>
          <w:szCs w:val="28"/>
          <w:bdr w:val="none" w:sz="0" w:space="0" w:color="auto" w:frame="1"/>
        </w:rPr>
        <w:t>categories</w:t>
      </w:r>
      <w:bookmarkEnd w:id="2674"/>
      <w:proofErr w:type="spellEnd"/>
    </w:p>
    <w:p w:rsidR="00DD110C" w:rsidRPr="007226B0"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Назначение:</w:t>
      </w:r>
      <w:r w:rsidRPr="007226B0">
        <w:rPr>
          <w:sz w:val="28"/>
          <w:szCs w:val="28"/>
        </w:rPr>
        <w:t xml:space="preserve"> Хранение категорий для группировки записей паролей (например, «Рабочие», «Личные», «Финансы»).</w:t>
      </w:r>
    </w:p>
    <w:p w:rsidR="00DD110C" w:rsidRPr="007226B0" w:rsidRDefault="00DD110C" w:rsidP="00097C1B">
      <w:pPr>
        <w:spacing w:line="360" w:lineRule="auto"/>
        <w:jc w:val="both"/>
        <w:textAlignment w:val="baseline"/>
        <w:rPr>
          <w:spacing w:val="8"/>
          <w:sz w:val="28"/>
          <w:szCs w:val="28"/>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51"/>
        <w:gridCol w:w="1576"/>
        <w:gridCol w:w="3385"/>
        <w:gridCol w:w="3066"/>
      </w:tblGrid>
      <w:tr w:rsidR="00DD110C" w:rsidRPr="007226B0" w:rsidTr="00DD110C">
        <w:trPr>
          <w:tblHeader/>
        </w:trPr>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Поле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Тип</w:t>
            </w:r>
            <w:r w:rsidRPr="007226B0">
              <w:rPr>
                <w:b/>
                <w:bCs/>
                <w:sz w:val="28"/>
                <w:szCs w:val="28"/>
              </w:rPr>
              <w:t xml:space="preserve"> </w:t>
            </w:r>
            <w:r w:rsidRPr="00097C1B">
              <w:rPr>
                <w:sz w:val="28"/>
                <w:szCs w:val="28"/>
              </w:rPr>
              <w:t>данных</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Ограничения</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rPr>
                <w:sz w:val="28"/>
                <w:szCs w:val="28"/>
              </w:rPr>
            </w:pPr>
            <w:r w:rsidRPr="00097C1B">
              <w:rPr>
                <w:sz w:val="28"/>
                <w:szCs w:val="28"/>
              </w:rPr>
              <w:t>Описание</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PRIMARY KEY, AUTOINCREMENT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Уникальный идентификатор категории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name</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TEXT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Название категории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created_at</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Unix-метка времени создания</w:t>
            </w:r>
          </w:p>
        </w:tc>
      </w:tr>
    </w:tbl>
    <w:p w:rsidR="00DD110C" w:rsidRPr="00097C1B" w:rsidRDefault="00DD110C" w:rsidP="00097C1B">
      <w:pPr>
        <w:pStyle w:val="3"/>
        <w:spacing w:before="0" w:after="0" w:line="360" w:lineRule="auto"/>
        <w:jc w:val="both"/>
        <w:textAlignment w:val="baseline"/>
        <w:rPr>
          <w:rFonts w:ascii="Times New Roman" w:hAnsi="Times New Roman"/>
          <w:b w:val="0"/>
          <w:bCs w:val="0"/>
          <w:sz w:val="28"/>
          <w:szCs w:val="28"/>
        </w:rPr>
      </w:pPr>
      <w:bookmarkStart w:id="2675" w:name="_Toc230173191"/>
      <w:r w:rsidRPr="00097C1B">
        <w:rPr>
          <w:rFonts w:ascii="Times New Roman" w:hAnsi="Times New Roman"/>
          <w:b w:val="0"/>
          <w:bCs w:val="0"/>
          <w:sz w:val="28"/>
          <w:szCs w:val="28"/>
        </w:rPr>
        <w:t>3.1.3 Таблица</w:t>
      </w:r>
      <w:r w:rsidRPr="00097C1B">
        <w:rPr>
          <w:rStyle w:val="apple-converted-space"/>
          <w:rFonts w:ascii="Times New Roman" w:hAnsi="Times New Roman"/>
          <w:b w:val="0"/>
          <w:bCs w:val="0"/>
          <w:sz w:val="28"/>
          <w:szCs w:val="28"/>
        </w:rPr>
        <w:t> </w:t>
      </w:r>
      <w:proofErr w:type="spellStart"/>
      <w:r w:rsidRPr="00097C1B">
        <w:rPr>
          <w:rStyle w:val="HTML1"/>
          <w:rFonts w:ascii="Times New Roman" w:hAnsi="Times New Roman" w:cs="Times New Roman"/>
          <w:b w:val="0"/>
          <w:bCs w:val="0"/>
          <w:sz w:val="28"/>
          <w:szCs w:val="28"/>
          <w:bdr w:val="none" w:sz="0" w:space="0" w:color="auto" w:frame="1"/>
        </w:rPr>
        <w:t>password_entries</w:t>
      </w:r>
      <w:bookmarkEnd w:id="2675"/>
      <w:proofErr w:type="spellEnd"/>
    </w:p>
    <w:p w:rsidR="00DD110C" w:rsidRPr="007226B0"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Назначение:</w:t>
      </w:r>
      <w:r w:rsidRPr="007226B0">
        <w:rPr>
          <w:sz w:val="28"/>
          <w:szCs w:val="28"/>
        </w:rPr>
        <w:t xml:space="preserve"> Основная таблица для хранения записей учётных данных. Все конфиденциальные поля хранятся в зашифрованном виде (BLOB).</w:t>
      </w:r>
    </w:p>
    <w:p w:rsidR="00DD110C" w:rsidRPr="007226B0" w:rsidRDefault="00DD110C" w:rsidP="00097C1B">
      <w:pPr>
        <w:spacing w:line="360" w:lineRule="auto"/>
        <w:jc w:val="both"/>
        <w:textAlignment w:val="baseline"/>
        <w:rPr>
          <w:spacing w:val="8"/>
          <w:sz w:val="28"/>
          <w:szCs w:val="28"/>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22"/>
        <w:gridCol w:w="1544"/>
        <w:gridCol w:w="3578"/>
        <w:gridCol w:w="2734"/>
      </w:tblGrid>
      <w:tr w:rsidR="00DD110C" w:rsidRPr="007226B0" w:rsidTr="00DD110C">
        <w:trPr>
          <w:tblHeader/>
        </w:trPr>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Поле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Тип данных</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Ограничения</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Описание</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PRIMARY KEY, AUTOINCREMENT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Уникальный идентификатор записи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category_id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lang w:val="en-US"/>
              </w:rPr>
            </w:pPr>
            <w:r w:rsidRPr="007226B0">
              <w:rPr>
                <w:sz w:val="28"/>
                <w:szCs w:val="28"/>
                <w:lang w:val="en-US"/>
              </w:rPr>
              <w:t>FOREIGN KEY → categories(id), ON DELETE SET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Категория записи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title</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BLOB</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Зашифрованное название записи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lastRenderedPageBreak/>
              <w:t>username</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BLOB</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Зашифрованный логин</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password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BLOB</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Зашифрованный пароль</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url</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BLOB</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Зашифрованный URL сервиса</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notes</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BLOB</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Зашифрованные заметки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created_at</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Unix-метка времени создания</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updated_at</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Unix-метка времени обновления</w:t>
            </w:r>
          </w:p>
        </w:tc>
      </w:tr>
    </w:tbl>
    <w:p w:rsidR="008369C3" w:rsidDel="00097C1B" w:rsidRDefault="008369C3" w:rsidP="00F8604A">
      <w:pPr>
        <w:pStyle w:val="3"/>
        <w:spacing w:before="0" w:after="0" w:line="360" w:lineRule="auto"/>
        <w:jc w:val="both"/>
        <w:textAlignment w:val="baseline"/>
        <w:rPr>
          <w:del w:id="2676" w:author="Sasha Azazlov" w:date="2026-05-19T13:40:00Z" w16du:dateUtc="2026-05-19T10:40:00Z"/>
          <w:rFonts w:ascii="Times New Roman" w:hAnsi="Times New Roman"/>
          <w:b w:val="0"/>
          <w:bCs w:val="0"/>
          <w:sz w:val="28"/>
          <w:szCs w:val="28"/>
        </w:rPr>
      </w:pPr>
    </w:p>
    <w:p w:rsidR="008369C3" w:rsidDel="00097C1B" w:rsidRDefault="008369C3" w:rsidP="00F8604A">
      <w:pPr>
        <w:pStyle w:val="3"/>
        <w:spacing w:before="0" w:after="0" w:line="360" w:lineRule="auto"/>
        <w:jc w:val="both"/>
        <w:textAlignment w:val="baseline"/>
        <w:rPr>
          <w:del w:id="2677" w:author="Sasha Azazlov" w:date="2026-05-19T13:40:00Z" w16du:dateUtc="2026-05-19T10:40:00Z"/>
          <w:rFonts w:ascii="Times New Roman" w:hAnsi="Times New Roman"/>
          <w:b w:val="0"/>
          <w:bCs w:val="0"/>
          <w:sz w:val="28"/>
          <w:szCs w:val="28"/>
        </w:rPr>
      </w:pPr>
    </w:p>
    <w:p w:rsidR="008369C3" w:rsidDel="00097C1B" w:rsidRDefault="008369C3" w:rsidP="00F8604A">
      <w:pPr>
        <w:pStyle w:val="3"/>
        <w:spacing w:before="0" w:after="0" w:line="360" w:lineRule="auto"/>
        <w:jc w:val="both"/>
        <w:textAlignment w:val="baseline"/>
        <w:rPr>
          <w:del w:id="2678" w:author="Sasha Azazlov" w:date="2026-05-19T13:40:00Z" w16du:dateUtc="2026-05-19T10:40:00Z"/>
          <w:rFonts w:ascii="Times New Roman" w:hAnsi="Times New Roman"/>
          <w:b w:val="0"/>
          <w:bCs w:val="0"/>
          <w:sz w:val="28"/>
          <w:szCs w:val="28"/>
        </w:rPr>
      </w:pPr>
    </w:p>
    <w:p w:rsidR="008369C3" w:rsidDel="00097C1B" w:rsidRDefault="008369C3" w:rsidP="00F8604A">
      <w:pPr>
        <w:pStyle w:val="3"/>
        <w:spacing w:before="0" w:after="0" w:line="360" w:lineRule="auto"/>
        <w:jc w:val="both"/>
        <w:textAlignment w:val="baseline"/>
        <w:rPr>
          <w:del w:id="2679" w:author="Sasha Azazlov" w:date="2026-05-19T13:40:00Z" w16du:dateUtc="2026-05-19T10:40:00Z"/>
          <w:rFonts w:ascii="Times New Roman" w:hAnsi="Times New Roman"/>
          <w:b w:val="0"/>
          <w:bCs w:val="0"/>
          <w:sz w:val="28"/>
          <w:szCs w:val="28"/>
        </w:rPr>
      </w:pPr>
    </w:p>
    <w:p w:rsidR="008369C3" w:rsidDel="00097C1B" w:rsidRDefault="008369C3" w:rsidP="00F8604A">
      <w:pPr>
        <w:pStyle w:val="3"/>
        <w:spacing w:before="0" w:after="0" w:line="360" w:lineRule="auto"/>
        <w:jc w:val="both"/>
        <w:textAlignment w:val="baseline"/>
        <w:rPr>
          <w:del w:id="2680" w:author="Sasha Azazlov" w:date="2026-05-19T13:40:00Z" w16du:dateUtc="2026-05-19T10:40:00Z"/>
          <w:rFonts w:ascii="Times New Roman" w:hAnsi="Times New Roman"/>
          <w:b w:val="0"/>
          <w:bCs w:val="0"/>
          <w:sz w:val="28"/>
          <w:szCs w:val="28"/>
        </w:rPr>
      </w:pPr>
    </w:p>
    <w:p w:rsidR="008369C3" w:rsidDel="00097C1B" w:rsidRDefault="008369C3" w:rsidP="00F8604A">
      <w:pPr>
        <w:pStyle w:val="3"/>
        <w:spacing w:before="0" w:after="0" w:line="360" w:lineRule="auto"/>
        <w:jc w:val="both"/>
        <w:textAlignment w:val="baseline"/>
        <w:rPr>
          <w:del w:id="2681" w:author="Sasha Azazlov" w:date="2026-05-19T13:41:00Z" w16du:dateUtc="2026-05-19T10:41:00Z"/>
          <w:rFonts w:ascii="Times New Roman" w:hAnsi="Times New Roman"/>
          <w:b w:val="0"/>
          <w:bCs w:val="0"/>
          <w:sz w:val="28"/>
          <w:szCs w:val="28"/>
        </w:rPr>
      </w:pPr>
    </w:p>
    <w:p w:rsidR="008369C3" w:rsidRDefault="008369C3">
      <w:pPr>
        <w:rPr>
          <w:sz w:val="28"/>
          <w:szCs w:val="28"/>
        </w:rPr>
      </w:pPr>
      <w:r>
        <w:rPr>
          <w:b/>
          <w:bCs/>
          <w:sz w:val="28"/>
          <w:szCs w:val="28"/>
        </w:rPr>
        <w:br w:type="page"/>
      </w:r>
    </w:p>
    <w:p w:rsidR="00DD110C" w:rsidRPr="00097C1B" w:rsidRDefault="00DD110C" w:rsidP="00097C1B">
      <w:pPr>
        <w:pStyle w:val="3"/>
        <w:spacing w:before="0" w:after="0" w:line="360" w:lineRule="auto"/>
        <w:jc w:val="both"/>
        <w:textAlignment w:val="baseline"/>
        <w:rPr>
          <w:rFonts w:ascii="Times New Roman" w:hAnsi="Times New Roman"/>
          <w:b w:val="0"/>
          <w:bCs w:val="0"/>
          <w:sz w:val="28"/>
          <w:szCs w:val="28"/>
        </w:rPr>
      </w:pPr>
      <w:bookmarkStart w:id="2682" w:name="_Toc230173192"/>
      <w:r w:rsidRPr="00097C1B">
        <w:rPr>
          <w:rFonts w:ascii="Times New Roman" w:hAnsi="Times New Roman"/>
          <w:b w:val="0"/>
          <w:bCs w:val="0"/>
          <w:sz w:val="28"/>
          <w:szCs w:val="28"/>
        </w:rPr>
        <w:lastRenderedPageBreak/>
        <w:t>3.1.4 Таблица</w:t>
      </w:r>
      <w:r w:rsidRPr="00097C1B">
        <w:rPr>
          <w:rStyle w:val="apple-converted-space"/>
          <w:rFonts w:ascii="Times New Roman" w:hAnsi="Times New Roman"/>
          <w:b w:val="0"/>
          <w:bCs w:val="0"/>
          <w:sz w:val="28"/>
          <w:szCs w:val="28"/>
        </w:rPr>
        <w:t> </w:t>
      </w:r>
      <w:proofErr w:type="spellStart"/>
      <w:r w:rsidRPr="00097C1B">
        <w:rPr>
          <w:rStyle w:val="HTML1"/>
          <w:rFonts w:ascii="Times New Roman" w:hAnsi="Times New Roman" w:cs="Times New Roman"/>
          <w:b w:val="0"/>
          <w:bCs w:val="0"/>
          <w:sz w:val="28"/>
          <w:szCs w:val="28"/>
          <w:bdr w:val="none" w:sz="0" w:space="0" w:color="auto" w:frame="1"/>
        </w:rPr>
        <w:t>password_configs</w:t>
      </w:r>
      <w:bookmarkEnd w:id="2682"/>
      <w:proofErr w:type="spellEnd"/>
    </w:p>
    <w:p w:rsidR="00DD110C" w:rsidRPr="007226B0" w:rsidRDefault="00DD110C" w:rsidP="00097C1B">
      <w:pPr>
        <w:spacing w:line="360" w:lineRule="auto"/>
        <w:jc w:val="both"/>
        <w:textAlignment w:val="baseline"/>
        <w:rPr>
          <w:spacing w:val="8"/>
          <w:sz w:val="28"/>
          <w:szCs w:val="28"/>
        </w:rPr>
      </w:pPr>
      <w:r w:rsidRPr="00097C1B">
        <w:rPr>
          <w:rStyle w:val="af"/>
          <w:b w:val="0"/>
          <w:bCs w:val="0"/>
          <w:sz w:val="28"/>
          <w:szCs w:val="28"/>
          <w:bdr w:val="none" w:sz="0" w:space="0" w:color="auto" w:frame="1"/>
        </w:rPr>
        <w:t>Назначение:</w:t>
      </w:r>
      <w:r w:rsidRPr="007226B0">
        <w:rPr>
          <w:sz w:val="28"/>
          <w:szCs w:val="28"/>
        </w:rPr>
        <w:t xml:space="preserve"> Хранение параметров генерации паролей для каждой записи (настройки генератора).</w:t>
      </w: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20"/>
        <w:gridCol w:w="1373"/>
        <w:gridCol w:w="3397"/>
        <w:gridCol w:w="2488"/>
      </w:tblGrid>
      <w:tr w:rsidR="00DD110C" w:rsidRPr="007226B0" w:rsidTr="00097C1B">
        <w:trPr>
          <w:trHeight w:val="516"/>
          <w:tblHeader/>
        </w:trPr>
        <w:tc>
          <w:tcPr>
            <w:tcW w:w="0" w:type="auto"/>
            <w:tcMar>
              <w:top w:w="150" w:type="dxa"/>
              <w:left w:w="150" w:type="dxa"/>
              <w:bottom w:w="150" w:type="dxa"/>
              <w:right w:w="150" w:type="dxa"/>
            </w:tcMar>
            <w:hideMark/>
          </w:tcPr>
          <w:p w:rsidR="00DD110C" w:rsidRPr="00097C1B" w:rsidRDefault="00DD110C" w:rsidP="00097C1B">
            <w:pPr>
              <w:spacing w:line="360" w:lineRule="auto"/>
              <w:jc w:val="both"/>
              <w:rPr>
                <w:b/>
                <w:bCs/>
              </w:rPr>
            </w:pPr>
            <w:r w:rsidRPr="00097C1B">
              <w:t>Поле</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Тип данных</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rPr>
                <w:b/>
                <w:bCs/>
              </w:rPr>
            </w:pPr>
            <w:r w:rsidRPr="00097C1B">
              <w:t>Ограничения</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rPr>
                <w:b/>
                <w:bCs/>
              </w:rPr>
            </w:pPr>
            <w:r w:rsidRPr="00097C1B">
              <w:t>Описание</w:t>
            </w:r>
          </w:p>
        </w:tc>
      </w:tr>
      <w:tr w:rsidR="00DD110C" w:rsidRPr="007226B0" w:rsidTr="00DD110C">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id</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PRIMARY KEY, AUTOINCREMENT</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Уникальный идентификатор</w:t>
            </w:r>
          </w:p>
        </w:tc>
      </w:tr>
      <w:tr w:rsidR="00DD110C" w:rsidRPr="007226B0" w:rsidTr="00097C1B">
        <w:trPr>
          <w:trHeight w:val="524"/>
        </w:trPr>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entry_id</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rPr>
                <w:lang w:val="en-US"/>
              </w:rPr>
            </w:pPr>
            <w:r w:rsidRPr="00097C1B">
              <w:rPr>
                <w:lang w:val="en-US"/>
              </w:rPr>
              <w:t xml:space="preserve">FOREIGN KEY → </w:t>
            </w:r>
            <w:proofErr w:type="spellStart"/>
            <w:r w:rsidRPr="00097C1B">
              <w:rPr>
                <w:lang w:val="en-US"/>
              </w:rPr>
              <w:t>password_entries</w:t>
            </w:r>
            <w:proofErr w:type="spellEnd"/>
            <w:r w:rsidRPr="00097C1B">
              <w:rPr>
                <w:lang w:val="en-US"/>
              </w:rPr>
              <w:t>(id), ON DELETE CASCADE</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Связанная запись</w:t>
            </w:r>
          </w:p>
        </w:tc>
      </w:tr>
      <w:tr w:rsidR="00DD110C" w:rsidRPr="007226B0" w:rsidTr="00DD110C">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length</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NOT NULL, DEFAULT 16</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Длина генерируемого пароля</w:t>
            </w:r>
          </w:p>
        </w:tc>
      </w:tr>
      <w:tr w:rsidR="00DD110C" w:rsidRPr="007226B0" w:rsidTr="00DD110C">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use_uppercase</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NOT NULL, DEFAULT 1</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Использовать заглавные буквы (0/1)</w:t>
            </w:r>
          </w:p>
        </w:tc>
      </w:tr>
      <w:tr w:rsidR="00DD110C" w:rsidRPr="007226B0" w:rsidTr="00DD110C">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use_lowercase</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NOT NULL, DEFAULT 1</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Использовать строчные буквы (0/1)</w:t>
            </w:r>
          </w:p>
        </w:tc>
      </w:tr>
      <w:tr w:rsidR="00DD110C" w:rsidRPr="007226B0" w:rsidTr="00DD110C">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use_numbers</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NOT NULL, DEFAULT 1</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Использовать цифры (0/1)</w:t>
            </w:r>
          </w:p>
        </w:tc>
      </w:tr>
      <w:tr w:rsidR="00DD110C" w:rsidRPr="007226B0" w:rsidTr="00DD110C">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use_special</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NOT NULL, DEFAULT 1</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Использовать спецсимволы (0/1)</w:t>
            </w:r>
          </w:p>
        </w:tc>
      </w:tr>
      <w:tr w:rsidR="00DD110C" w:rsidRPr="007226B0" w:rsidTr="00DD110C">
        <w:tc>
          <w:tcPr>
            <w:tcW w:w="0" w:type="auto"/>
            <w:tcMar>
              <w:top w:w="150" w:type="dxa"/>
              <w:left w:w="150" w:type="dxa"/>
              <w:bottom w:w="150" w:type="dxa"/>
              <w:right w:w="150" w:type="dxa"/>
            </w:tcMar>
            <w:hideMark/>
          </w:tcPr>
          <w:p w:rsidR="00DD110C" w:rsidRPr="00097C1B" w:rsidRDefault="00DD110C" w:rsidP="00097C1B">
            <w:pPr>
              <w:spacing w:line="360" w:lineRule="auto"/>
              <w:jc w:val="both"/>
            </w:pPr>
            <w:proofErr w:type="spellStart"/>
            <w:r w:rsidRPr="00097C1B">
              <w:rPr>
                <w:rStyle w:val="HTML1"/>
                <w:rFonts w:ascii="Times New Roman" w:hAnsi="Times New Roman" w:cs="Times New Roman"/>
                <w:sz w:val="24"/>
                <w:szCs w:val="24"/>
                <w:bdr w:val="none" w:sz="0" w:space="0" w:color="auto" w:frame="1"/>
              </w:rPr>
              <w:t>exclude_ambiguous</w:t>
            </w:r>
            <w:proofErr w:type="spellEnd"/>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INTEGER</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NOT NULL, DEFAULT 1</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pPr>
            <w:r w:rsidRPr="00097C1B">
              <w:t>Исключить неоднозначные символы (0/1)</w:t>
            </w:r>
          </w:p>
        </w:tc>
      </w:tr>
    </w:tbl>
    <w:p w:rsidR="00934904" w:rsidDel="00097C1B" w:rsidRDefault="00934904" w:rsidP="00F8604A">
      <w:pPr>
        <w:pStyle w:val="3"/>
        <w:spacing w:before="0" w:after="0" w:line="360" w:lineRule="auto"/>
        <w:jc w:val="both"/>
        <w:textAlignment w:val="baseline"/>
        <w:rPr>
          <w:del w:id="2683" w:author="Sasha Azazlov" w:date="2026-05-19T13:41:00Z" w16du:dateUtc="2026-05-19T10:41:00Z"/>
          <w:rFonts w:ascii="Times New Roman" w:hAnsi="Times New Roman"/>
          <w:b w:val="0"/>
          <w:bCs w:val="0"/>
          <w:sz w:val="28"/>
          <w:szCs w:val="28"/>
        </w:rPr>
      </w:pPr>
    </w:p>
    <w:p w:rsidR="00934904" w:rsidRDefault="00934904">
      <w:pPr>
        <w:rPr>
          <w:sz w:val="28"/>
          <w:szCs w:val="28"/>
        </w:rPr>
      </w:pPr>
      <w:r>
        <w:rPr>
          <w:b/>
          <w:bCs/>
          <w:sz w:val="28"/>
          <w:szCs w:val="28"/>
        </w:rPr>
        <w:br w:type="page"/>
      </w:r>
    </w:p>
    <w:p w:rsidR="00DD110C" w:rsidRPr="00097C1B" w:rsidRDefault="00DD110C" w:rsidP="00097C1B">
      <w:pPr>
        <w:pStyle w:val="3"/>
        <w:spacing w:before="0" w:after="0" w:line="360" w:lineRule="auto"/>
        <w:jc w:val="both"/>
        <w:textAlignment w:val="baseline"/>
        <w:rPr>
          <w:rFonts w:ascii="Times New Roman" w:hAnsi="Times New Roman"/>
          <w:b w:val="0"/>
          <w:bCs w:val="0"/>
          <w:sz w:val="28"/>
          <w:szCs w:val="28"/>
        </w:rPr>
      </w:pPr>
      <w:bookmarkStart w:id="2684" w:name="_Toc230173193"/>
      <w:r w:rsidRPr="00097C1B">
        <w:rPr>
          <w:rFonts w:ascii="Times New Roman" w:hAnsi="Times New Roman"/>
          <w:b w:val="0"/>
          <w:bCs w:val="0"/>
          <w:sz w:val="28"/>
          <w:szCs w:val="28"/>
        </w:rPr>
        <w:lastRenderedPageBreak/>
        <w:t>3.1.5 Таблица</w:t>
      </w:r>
      <w:r w:rsidRPr="00097C1B">
        <w:rPr>
          <w:rStyle w:val="apple-converted-space"/>
          <w:rFonts w:ascii="Times New Roman" w:hAnsi="Times New Roman"/>
          <w:b w:val="0"/>
          <w:bCs w:val="0"/>
          <w:sz w:val="28"/>
          <w:szCs w:val="28"/>
        </w:rPr>
        <w:t> </w:t>
      </w:r>
      <w:proofErr w:type="spellStart"/>
      <w:r w:rsidRPr="00097C1B">
        <w:rPr>
          <w:rStyle w:val="HTML1"/>
          <w:rFonts w:ascii="Times New Roman" w:hAnsi="Times New Roman" w:cs="Times New Roman"/>
          <w:b w:val="0"/>
          <w:bCs w:val="0"/>
          <w:sz w:val="28"/>
          <w:szCs w:val="28"/>
          <w:bdr w:val="none" w:sz="0" w:space="0" w:color="auto" w:frame="1"/>
        </w:rPr>
        <w:t>password_history</w:t>
      </w:r>
      <w:bookmarkEnd w:id="2684"/>
      <w:proofErr w:type="spellEnd"/>
    </w:p>
    <w:p w:rsidR="00DD110C" w:rsidRPr="007226B0"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Назначение:</w:t>
      </w:r>
      <w:r w:rsidRPr="007226B0">
        <w:rPr>
          <w:sz w:val="28"/>
          <w:szCs w:val="28"/>
        </w:rPr>
        <w:t xml:space="preserve"> Хранение истории изменений паролей для каждой записи. Позволяет восстановить предыдущие версии.</w:t>
      </w:r>
    </w:p>
    <w:p w:rsidR="00DD110C" w:rsidRPr="007226B0" w:rsidRDefault="00DD110C" w:rsidP="00097C1B">
      <w:pPr>
        <w:spacing w:line="360" w:lineRule="auto"/>
        <w:jc w:val="both"/>
        <w:textAlignment w:val="baseline"/>
        <w:rPr>
          <w:spacing w:val="8"/>
          <w:sz w:val="28"/>
          <w:szCs w:val="28"/>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57"/>
        <w:gridCol w:w="1531"/>
        <w:gridCol w:w="3454"/>
        <w:gridCol w:w="2636"/>
      </w:tblGrid>
      <w:tr w:rsidR="00DD110C" w:rsidRPr="007226B0" w:rsidTr="00DD110C">
        <w:trPr>
          <w:tblHeader/>
        </w:trPr>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Поле</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rPr>
                <w:sz w:val="28"/>
                <w:szCs w:val="28"/>
              </w:rPr>
            </w:pPr>
            <w:r w:rsidRPr="00097C1B">
              <w:rPr>
                <w:sz w:val="28"/>
                <w:szCs w:val="28"/>
              </w:rPr>
              <w:t>Тип данных</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Ограничения</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Описание</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PRIMARY KEY, AUTOINCREMENT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Уникальный идентификатор</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entry_id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lang w:val="en-US"/>
              </w:rPr>
            </w:pPr>
            <w:r w:rsidRPr="007226B0">
              <w:rPr>
                <w:sz w:val="28"/>
                <w:szCs w:val="28"/>
                <w:lang w:val="en-US"/>
              </w:rPr>
              <w:t xml:space="preserve">FOREIGN KEY → </w:t>
            </w:r>
            <w:proofErr w:type="spellStart"/>
            <w:r w:rsidRPr="007226B0">
              <w:rPr>
                <w:sz w:val="28"/>
                <w:szCs w:val="28"/>
                <w:lang w:val="en-US"/>
              </w:rPr>
              <w:t>password_entries</w:t>
            </w:r>
            <w:proofErr w:type="spellEnd"/>
            <w:r w:rsidRPr="007226B0">
              <w:rPr>
                <w:sz w:val="28"/>
                <w:szCs w:val="28"/>
                <w:lang w:val="en-US"/>
              </w:rPr>
              <w:t>(id), ON DELETE CASCADE</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Связанная запись</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old_password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BLOB</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Зашифрованный предыдущий пароль</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changed_at</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Unix-метка времени изменения</w:t>
            </w:r>
          </w:p>
        </w:tc>
      </w:tr>
    </w:tbl>
    <w:p w:rsidR="00934904" w:rsidDel="00097C1B" w:rsidRDefault="00934904" w:rsidP="00F8604A">
      <w:pPr>
        <w:pStyle w:val="3"/>
        <w:spacing w:before="0" w:after="0" w:line="360" w:lineRule="auto"/>
        <w:jc w:val="both"/>
        <w:textAlignment w:val="baseline"/>
        <w:rPr>
          <w:del w:id="2685" w:author="Sasha Azazlov" w:date="2026-05-19T13:41:00Z" w16du:dateUtc="2026-05-19T10:41:00Z"/>
          <w:rFonts w:ascii="Times New Roman" w:hAnsi="Times New Roman"/>
          <w:b w:val="0"/>
          <w:bCs w:val="0"/>
          <w:sz w:val="28"/>
          <w:szCs w:val="28"/>
        </w:rPr>
      </w:pPr>
    </w:p>
    <w:p w:rsidR="00934904" w:rsidRDefault="00934904">
      <w:pPr>
        <w:rPr>
          <w:sz w:val="28"/>
          <w:szCs w:val="28"/>
        </w:rPr>
      </w:pPr>
      <w:r>
        <w:rPr>
          <w:b/>
          <w:bCs/>
          <w:sz w:val="28"/>
          <w:szCs w:val="28"/>
        </w:rPr>
        <w:br w:type="page"/>
      </w:r>
    </w:p>
    <w:p w:rsidR="00DD110C" w:rsidRPr="00097C1B" w:rsidRDefault="00DD110C" w:rsidP="00097C1B">
      <w:pPr>
        <w:pStyle w:val="3"/>
        <w:spacing w:before="0" w:after="0" w:line="360" w:lineRule="auto"/>
        <w:jc w:val="both"/>
        <w:textAlignment w:val="baseline"/>
        <w:rPr>
          <w:rFonts w:ascii="Times New Roman" w:hAnsi="Times New Roman"/>
          <w:b w:val="0"/>
          <w:bCs w:val="0"/>
          <w:sz w:val="28"/>
          <w:szCs w:val="28"/>
        </w:rPr>
      </w:pPr>
      <w:bookmarkStart w:id="2686" w:name="_Toc230173194"/>
      <w:r w:rsidRPr="00097C1B">
        <w:rPr>
          <w:rFonts w:ascii="Times New Roman" w:hAnsi="Times New Roman"/>
          <w:b w:val="0"/>
          <w:bCs w:val="0"/>
          <w:sz w:val="28"/>
          <w:szCs w:val="28"/>
        </w:rPr>
        <w:lastRenderedPageBreak/>
        <w:t>3.1.6 Таблица</w:t>
      </w:r>
      <w:r w:rsidRPr="00097C1B">
        <w:rPr>
          <w:rStyle w:val="apple-converted-space"/>
          <w:rFonts w:ascii="Times New Roman" w:hAnsi="Times New Roman"/>
          <w:b w:val="0"/>
          <w:bCs w:val="0"/>
          <w:sz w:val="28"/>
          <w:szCs w:val="28"/>
        </w:rPr>
        <w:t> </w:t>
      </w:r>
      <w:proofErr w:type="spellStart"/>
      <w:r w:rsidRPr="00097C1B">
        <w:rPr>
          <w:rStyle w:val="HTML1"/>
          <w:rFonts w:ascii="Times New Roman" w:hAnsi="Times New Roman" w:cs="Times New Roman"/>
          <w:b w:val="0"/>
          <w:bCs w:val="0"/>
          <w:sz w:val="28"/>
          <w:szCs w:val="28"/>
          <w:bdr w:val="none" w:sz="0" w:space="0" w:color="auto" w:frame="1"/>
        </w:rPr>
        <w:t>security_logs</w:t>
      </w:r>
      <w:bookmarkEnd w:id="2686"/>
      <w:proofErr w:type="spellEnd"/>
    </w:p>
    <w:p w:rsidR="00DD110C" w:rsidRPr="007226B0" w:rsidRDefault="00DD110C" w:rsidP="00097C1B">
      <w:pPr>
        <w:spacing w:line="360" w:lineRule="auto"/>
        <w:jc w:val="both"/>
        <w:textAlignment w:val="baseline"/>
        <w:rPr>
          <w:spacing w:val="8"/>
          <w:sz w:val="28"/>
          <w:szCs w:val="28"/>
        </w:rPr>
      </w:pPr>
      <w:r w:rsidRPr="00097C1B">
        <w:rPr>
          <w:rStyle w:val="af"/>
          <w:b w:val="0"/>
          <w:bCs w:val="0"/>
          <w:sz w:val="28"/>
          <w:szCs w:val="28"/>
          <w:bdr w:val="none" w:sz="0" w:space="0" w:color="auto" w:frame="1"/>
        </w:rPr>
        <w:t>Назначение:</w:t>
      </w:r>
      <w:r w:rsidRPr="007226B0">
        <w:rPr>
          <w:sz w:val="28"/>
          <w:szCs w:val="28"/>
        </w:rPr>
        <w:t xml:space="preserve"> Журнал аудита безопасности. Фиксирует все операции пользователей с временными метками.</w:t>
      </w: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607"/>
        <w:gridCol w:w="1522"/>
        <w:gridCol w:w="2922"/>
        <w:gridCol w:w="3427"/>
      </w:tblGrid>
      <w:tr w:rsidR="00DD110C" w:rsidRPr="007226B0" w:rsidTr="00DD110C">
        <w:trPr>
          <w:tblHeader/>
        </w:trPr>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Поле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Тип данных</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Ограничения</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Описание</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PRIMARY KEY, AUTOINCREMENT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Уникальный идентификатор события</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user_id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TEXT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Идентификатор пользователя/роли</w:t>
            </w:r>
          </w:p>
        </w:tc>
      </w:tr>
      <w:tr w:rsidR="00DD110C" w:rsidRPr="00F256EB"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action_type</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TEXT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lang w:val="en-US"/>
              </w:rPr>
            </w:pPr>
            <w:r w:rsidRPr="007226B0">
              <w:rPr>
                <w:sz w:val="28"/>
                <w:szCs w:val="28"/>
              </w:rPr>
              <w:t>Тип</w:t>
            </w:r>
            <w:r w:rsidRPr="007226B0">
              <w:rPr>
                <w:sz w:val="28"/>
                <w:szCs w:val="28"/>
                <w:lang w:val="en-US"/>
              </w:rPr>
              <w:t xml:space="preserve"> </w:t>
            </w:r>
            <w:r w:rsidRPr="007226B0">
              <w:rPr>
                <w:sz w:val="28"/>
                <w:szCs w:val="28"/>
              </w:rPr>
              <w:t>действия</w:t>
            </w:r>
            <w:r w:rsidRPr="007226B0">
              <w:rPr>
                <w:sz w:val="28"/>
                <w:szCs w:val="28"/>
                <w:lang w:val="en-US"/>
              </w:rPr>
              <w:t xml:space="preserve"> (CREATE, READ, UPDATE, DELETE, EXPORT, IMPORT, LOGIN, LOGOUT)</w:t>
            </w:r>
          </w:p>
        </w:tc>
      </w:tr>
      <w:tr w:rsidR="00DD110C" w:rsidRPr="00F256EB"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entity_type</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TEXT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lang w:val="en-US"/>
              </w:rPr>
            </w:pPr>
            <w:r w:rsidRPr="007226B0">
              <w:rPr>
                <w:sz w:val="28"/>
                <w:szCs w:val="28"/>
              </w:rPr>
              <w:t>Тип</w:t>
            </w:r>
            <w:r w:rsidRPr="007226B0">
              <w:rPr>
                <w:sz w:val="28"/>
                <w:szCs w:val="28"/>
                <w:lang w:val="en-US"/>
              </w:rPr>
              <w:t xml:space="preserve"> </w:t>
            </w:r>
            <w:r w:rsidRPr="007226B0">
              <w:rPr>
                <w:sz w:val="28"/>
                <w:szCs w:val="28"/>
              </w:rPr>
              <w:t>сущности</w:t>
            </w:r>
            <w:r w:rsidRPr="007226B0">
              <w:rPr>
                <w:sz w:val="28"/>
                <w:szCs w:val="28"/>
                <w:lang w:val="en-US"/>
              </w:rPr>
              <w:t xml:space="preserve"> (</w:t>
            </w:r>
            <w:proofErr w:type="spellStart"/>
            <w:r w:rsidRPr="007226B0">
              <w:rPr>
                <w:sz w:val="28"/>
                <w:szCs w:val="28"/>
                <w:lang w:val="en-US"/>
              </w:rPr>
              <w:t>password_entry</w:t>
            </w:r>
            <w:proofErr w:type="spellEnd"/>
            <w:r w:rsidRPr="007226B0">
              <w:rPr>
                <w:sz w:val="28"/>
                <w:szCs w:val="28"/>
                <w:lang w:val="en-US"/>
              </w:rPr>
              <w:t>, setting, etc.)</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entity_id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Идентификатор затронутой сущности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timestamp</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Unix-метка времени события</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details</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BLOB</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Зашифрованные дополнительные детали (IP, устройство)</w:t>
            </w:r>
          </w:p>
        </w:tc>
      </w:tr>
    </w:tbl>
    <w:p w:rsidR="00DD110C" w:rsidRPr="00097C1B" w:rsidRDefault="00DD110C" w:rsidP="00097C1B">
      <w:pPr>
        <w:pStyle w:val="3"/>
        <w:spacing w:before="0" w:after="0" w:line="360" w:lineRule="auto"/>
        <w:jc w:val="both"/>
        <w:textAlignment w:val="baseline"/>
        <w:rPr>
          <w:rFonts w:ascii="Times New Roman" w:hAnsi="Times New Roman"/>
          <w:b w:val="0"/>
          <w:bCs w:val="0"/>
          <w:sz w:val="28"/>
          <w:szCs w:val="28"/>
        </w:rPr>
      </w:pPr>
      <w:bookmarkStart w:id="2687" w:name="_Toc230173195"/>
      <w:r w:rsidRPr="00097C1B">
        <w:rPr>
          <w:rFonts w:ascii="Times New Roman" w:hAnsi="Times New Roman"/>
          <w:b w:val="0"/>
          <w:bCs w:val="0"/>
          <w:sz w:val="28"/>
          <w:szCs w:val="28"/>
        </w:rPr>
        <w:lastRenderedPageBreak/>
        <w:t>3.1.7 Таблица</w:t>
      </w:r>
      <w:r w:rsidRPr="00097C1B">
        <w:rPr>
          <w:rStyle w:val="apple-converted-space"/>
          <w:rFonts w:ascii="Times New Roman" w:hAnsi="Times New Roman"/>
          <w:b w:val="0"/>
          <w:bCs w:val="0"/>
          <w:sz w:val="28"/>
          <w:szCs w:val="28"/>
        </w:rPr>
        <w:t> </w:t>
      </w:r>
      <w:proofErr w:type="spellStart"/>
      <w:r w:rsidRPr="00097C1B">
        <w:rPr>
          <w:rStyle w:val="HTML1"/>
          <w:rFonts w:ascii="Times New Roman" w:hAnsi="Times New Roman" w:cs="Times New Roman"/>
          <w:b w:val="0"/>
          <w:bCs w:val="0"/>
          <w:sz w:val="28"/>
          <w:szCs w:val="28"/>
          <w:bdr w:val="none" w:sz="0" w:space="0" w:color="auto" w:frame="1"/>
        </w:rPr>
        <w:t>app_settings</w:t>
      </w:r>
      <w:bookmarkEnd w:id="2687"/>
      <w:proofErr w:type="spellEnd"/>
    </w:p>
    <w:p w:rsidR="00DD110C" w:rsidRPr="007226B0" w:rsidRDefault="00DD110C" w:rsidP="00097C1B">
      <w:pPr>
        <w:spacing w:line="360" w:lineRule="auto"/>
        <w:jc w:val="both"/>
        <w:textAlignment w:val="baseline"/>
        <w:rPr>
          <w:spacing w:val="8"/>
          <w:sz w:val="28"/>
          <w:szCs w:val="28"/>
        </w:rPr>
      </w:pPr>
      <w:r w:rsidRPr="00097C1B">
        <w:rPr>
          <w:rStyle w:val="af"/>
          <w:b w:val="0"/>
          <w:bCs w:val="0"/>
          <w:sz w:val="28"/>
          <w:szCs w:val="28"/>
          <w:bdr w:val="none" w:sz="0" w:space="0" w:color="auto" w:frame="1"/>
        </w:rPr>
        <w:t>Назначение:</w:t>
      </w:r>
      <w:r w:rsidRPr="00890CA9">
        <w:rPr>
          <w:sz w:val="28"/>
          <w:szCs w:val="28"/>
        </w:rPr>
        <w:t xml:space="preserve"> </w:t>
      </w:r>
      <w:r w:rsidRPr="007226B0">
        <w:rPr>
          <w:sz w:val="28"/>
          <w:szCs w:val="28"/>
        </w:rPr>
        <w:t>Хранение пользовательских настроек приложения и параметров безопасности.</w:t>
      </w: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93"/>
        <w:gridCol w:w="1572"/>
        <w:gridCol w:w="3349"/>
        <w:gridCol w:w="2764"/>
      </w:tblGrid>
      <w:tr w:rsidR="00DD110C" w:rsidRPr="007226B0" w:rsidTr="00DD110C">
        <w:trPr>
          <w:tblHeader/>
        </w:trPr>
        <w:tc>
          <w:tcPr>
            <w:tcW w:w="0" w:type="auto"/>
            <w:tcMar>
              <w:top w:w="150" w:type="dxa"/>
              <w:left w:w="150" w:type="dxa"/>
              <w:bottom w:w="150" w:type="dxa"/>
              <w:right w:w="150" w:type="dxa"/>
            </w:tcMar>
            <w:hideMark/>
          </w:tcPr>
          <w:p w:rsidR="00DD110C" w:rsidRPr="00097C1B" w:rsidRDefault="00DD110C" w:rsidP="00097C1B">
            <w:pPr>
              <w:spacing w:line="360" w:lineRule="auto"/>
              <w:jc w:val="both"/>
              <w:rPr>
                <w:sz w:val="28"/>
                <w:szCs w:val="28"/>
              </w:rPr>
            </w:pPr>
            <w:r w:rsidRPr="00097C1B">
              <w:rPr>
                <w:sz w:val="28"/>
                <w:szCs w:val="28"/>
              </w:rPr>
              <w:t>Поле</w:t>
            </w:r>
          </w:p>
        </w:tc>
        <w:tc>
          <w:tcPr>
            <w:tcW w:w="0" w:type="auto"/>
            <w:tcMar>
              <w:top w:w="150" w:type="dxa"/>
              <w:left w:w="150" w:type="dxa"/>
              <w:bottom w:w="150" w:type="dxa"/>
              <w:right w:w="150" w:type="dxa"/>
            </w:tcMar>
            <w:hideMark/>
          </w:tcPr>
          <w:p w:rsidR="00DD110C" w:rsidRPr="00097C1B" w:rsidRDefault="00DD110C" w:rsidP="00097C1B">
            <w:pPr>
              <w:spacing w:line="360" w:lineRule="auto"/>
              <w:jc w:val="both"/>
              <w:rPr>
                <w:sz w:val="28"/>
                <w:szCs w:val="28"/>
              </w:rPr>
            </w:pPr>
            <w:r w:rsidRPr="00097C1B">
              <w:rPr>
                <w:sz w:val="28"/>
                <w:szCs w:val="28"/>
              </w:rPr>
              <w:t>Тип данных</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Ограничения</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Описание</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id</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PRIMARY KEY, AUTOINCREMENT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Уникальный идентификатор</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setting_key</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TEXT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 UNIQUE</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Ключ настройки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setting_value</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TEXT</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Значение настройки</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rStyle w:val="HTML1"/>
                <w:rFonts w:ascii="Times New Roman" w:hAnsi="Times New Roman" w:cs="Times New Roman"/>
                <w:sz w:val="28"/>
                <w:szCs w:val="28"/>
                <w:bdr w:val="none" w:sz="0" w:space="0" w:color="auto" w:frame="1"/>
              </w:rPr>
              <w:t>updated_at</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INTEGER</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NOT NULL</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Unix-метка времени обновления</w:t>
            </w:r>
          </w:p>
        </w:tc>
      </w:tr>
    </w:tbl>
    <w:p w:rsidR="006E58C0" w:rsidRDefault="006E58C0" w:rsidP="00F8604A">
      <w:pPr>
        <w:spacing w:line="360" w:lineRule="auto"/>
        <w:jc w:val="both"/>
        <w:textAlignment w:val="baseline"/>
        <w:rPr>
          <w:rStyle w:val="af"/>
          <w:b w:val="0"/>
          <w:bCs w:val="0"/>
          <w:sz w:val="28"/>
          <w:szCs w:val="28"/>
          <w:bdr w:val="none" w:sz="0" w:space="0" w:color="auto" w:frame="1"/>
        </w:rPr>
      </w:pPr>
    </w:p>
    <w:p w:rsidR="00DD110C" w:rsidRPr="00890CA9"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Ключевые настройки:</w:t>
      </w:r>
    </w:p>
    <w:p w:rsidR="00DD110C" w:rsidRPr="007226B0" w:rsidRDefault="00DD110C" w:rsidP="00097C1B">
      <w:pPr>
        <w:numPr>
          <w:ilvl w:val="0"/>
          <w:numId w:val="70"/>
        </w:numPr>
        <w:spacing w:line="360" w:lineRule="auto"/>
        <w:jc w:val="both"/>
        <w:textAlignment w:val="baseline"/>
        <w:rPr>
          <w:sz w:val="28"/>
          <w:szCs w:val="28"/>
          <w:lang w:val="en-US"/>
        </w:rPr>
      </w:pPr>
      <w:proofErr w:type="spellStart"/>
      <w:r w:rsidRPr="007226B0">
        <w:rPr>
          <w:rStyle w:val="HTML1"/>
          <w:rFonts w:ascii="Times New Roman" w:hAnsi="Times New Roman" w:cs="Times New Roman"/>
          <w:sz w:val="28"/>
          <w:szCs w:val="28"/>
          <w:bdr w:val="none" w:sz="0" w:space="0" w:color="auto" w:frame="1"/>
          <w:lang w:val="en-US"/>
        </w:rPr>
        <w:t>master_pin_hash</w:t>
      </w:r>
      <w:proofErr w:type="spellEnd"/>
      <w:r w:rsidRPr="007226B0">
        <w:rPr>
          <w:sz w:val="28"/>
          <w:szCs w:val="28"/>
          <w:lang w:val="en-US"/>
        </w:rPr>
        <w:t xml:space="preserve"> — </w:t>
      </w:r>
      <w:r w:rsidRPr="007226B0">
        <w:rPr>
          <w:sz w:val="28"/>
          <w:szCs w:val="28"/>
        </w:rPr>
        <w:t>хэш</w:t>
      </w:r>
      <w:r w:rsidRPr="007226B0">
        <w:rPr>
          <w:sz w:val="28"/>
          <w:szCs w:val="28"/>
          <w:lang w:val="en-US"/>
        </w:rPr>
        <w:t xml:space="preserve"> </w:t>
      </w:r>
      <w:r w:rsidRPr="007226B0">
        <w:rPr>
          <w:sz w:val="28"/>
          <w:szCs w:val="28"/>
        </w:rPr>
        <w:t>мастер</w:t>
      </w:r>
      <w:r w:rsidRPr="007226B0">
        <w:rPr>
          <w:sz w:val="28"/>
          <w:szCs w:val="28"/>
          <w:lang w:val="en-US"/>
        </w:rPr>
        <w:t>-PIN (PBKDF2);</w:t>
      </w:r>
    </w:p>
    <w:p w:rsidR="00DD110C" w:rsidRPr="007226B0" w:rsidRDefault="00DD110C" w:rsidP="00097C1B">
      <w:pPr>
        <w:numPr>
          <w:ilvl w:val="0"/>
          <w:numId w:val="70"/>
        </w:numPr>
        <w:spacing w:line="360" w:lineRule="auto"/>
        <w:jc w:val="both"/>
        <w:textAlignment w:val="baseline"/>
        <w:rPr>
          <w:sz w:val="28"/>
          <w:szCs w:val="28"/>
        </w:rPr>
      </w:pPr>
      <w:proofErr w:type="spellStart"/>
      <w:r w:rsidRPr="007226B0">
        <w:rPr>
          <w:rStyle w:val="HTML1"/>
          <w:rFonts w:ascii="Times New Roman" w:hAnsi="Times New Roman" w:cs="Times New Roman"/>
          <w:sz w:val="28"/>
          <w:szCs w:val="28"/>
          <w:bdr w:val="none" w:sz="0" w:space="0" w:color="auto" w:frame="1"/>
        </w:rPr>
        <w:t>auto_lock_timeout</w:t>
      </w:r>
      <w:proofErr w:type="spellEnd"/>
      <w:r w:rsidRPr="007226B0">
        <w:rPr>
          <w:sz w:val="28"/>
          <w:szCs w:val="28"/>
        </w:rPr>
        <w:t xml:space="preserve"> — время до автоблокировки (сек);</w:t>
      </w:r>
    </w:p>
    <w:p w:rsidR="00DD110C" w:rsidRPr="007226B0" w:rsidRDefault="00DD110C" w:rsidP="00097C1B">
      <w:pPr>
        <w:numPr>
          <w:ilvl w:val="0"/>
          <w:numId w:val="70"/>
        </w:numPr>
        <w:spacing w:line="360" w:lineRule="auto"/>
        <w:jc w:val="both"/>
        <w:textAlignment w:val="baseline"/>
        <w:rPr>
          <w:sz w:val="28"/>
          <w:szCs w:val="28"/>
        </w:rPr>
      </w:pPr>
      <w:proofErr w:type="spellStart"/>
      <w:r w:rsidRPr="007226B0">
        <w:rPr>
          <w:rStyle w:val="HTML1"/>
          <w:rFonts w:ascii="Times New Roman" w:hAnsi="Times New Roman" w:cs="Times New Roman"/>
          <w:sz w:val="28"/>
          <w:szCs w:val="28"/>
          <w:bdr w:val="none" w:sz="0" w:space="0" w:color="auto" w:frame="1"/>
        </w:rPr>
        <w:t>max_pin_attempts</w:t>
      </w:r>
      <w:proofErr w:type="spellEnd"/>
      <w:r w:rsidRPr="007226B0">
        <w:rPr>
          <w:sz w:val="28"/>
          <w:szCs w:val="28"/>
        </w:rPr>
        <w:t xml:space="preserve"> — максимальное число попыток ввода PIN;</w:t>
      </w:r>
    </w:p>
    <w:p w:rsidR="00DD110C" w:rsidRPr="007226B0" w:rsidRDefault="00DD110C" w:rsidP="00097C1B">
      <w:pPr>
        <w:numPr>
          <w:ilvl w:val="0"/>
          <w:numId w:val="70"/>
        </w:numPr>
        <w:spacing w:line="360" w:lineRule="auto"/>
        <w:jc w:val="both"/>
        <w:textAlignment w:val="baseline"/>
        <w:rPr>
          <w:sz w:val="28"/>
          <w:szCs w:val="28"/>
        </w:rPr>
      </w:pPr>
      <w:r w:rsidRPr="007226B0">
        <w:rPr>
          <w:rStyle w:val="HTML1"/>
          <w:rFonts w:ascii="Times New Roman" w:hAnsi="Times New Roman" w:cs="Times New Roman"/>
          <w:sz w:val="28"/>
          <w:szCs w:val="28"/>
          <w:bdr w:val="none" w:sz="0" w:space="0" w:color="auto" w:frame="1"/>
        </w:rPr>
        <w:t>pbkdf2_iterations</w:t>
      </w:r>
      <w:r w:rsidRPr="007226B0">
        <w:rPr>
          <w:sz w:val="28"/>
          <w:szCs w:val="28"/>
        </w:rPr>
        <w:t xml:space="preserve"> — количество итераций PBKDF2;</w:t>
      </w:r>
    </w:p>
    <w:p w:rsidR="00DD110C" w:rsidRPr="007226B0" w:rsidRDefault="00DD110C" w:rsidP="00097C1B">
      <w:pPr>
        <w:numPr>
          <w:ilvl w:val="0"/>
          <w:numId w:val="70"/>
        </w:numPr>
        <w:spacing w:line="360" w:lineRule="auto"/>
        <w:jc w:val="both"/>
        <w:textAlignment w:val="baseline"/>
        <w:rPr>
          <w:sz w:val="28"/>
          <w:szCs w:val="28"/>
        </w:rPr>
      </w:pPr>
      <w:proofErr w:type="spellStart"/>
      <w:r w:rsidRPr="007226B0">
        <w:rPr>
          <w:rStyle w:val="HTML1"/>
          <w:rFonts w:ascii="Times New Roman" w:hAnsi="Times New Roman" w:cs="Times New Roman"/>
          <w:sz w:val="28"/>
          <w:szCs w:val="28"/>
          <w:bdr w:val="none" w:sz="0" w:space="0" w:color="auto" w:frame="1"/>
        </w:rPr>
        <w:t>last_backup_date</w:t>
      </w:r>
      <w:proofErr w:type="spellEnd"/>
      <w:r w:rsidRPr="007226B0">
        <w:rPr>
          <w:sz w:val="28"/>
          <w:szCs w:val="28"/>
        </w:rPr>
        <w:t xml:space="preserve"> — дата последнего резервного копирования.</w:t>
      </w:r>
    </w:p>
    <w:p w:rsidR="007226B0" w:rsidRPr="007226B0" w:rsidRDefault="007226B0" w:rsidP="00097C1B">
      <w:pPr>
        <w:pStyle w:val="3"/>
        <w:spacing w:after="120" w:line="360" w:lineRule="auto"/>
        <w:jc w:val="both"/>
        <w:textAlignment w:val="baseline"/>
        <w:rPr>
          <w:rFonts w:ascii="Times New Roman" w:hAnsi="Times New Roman"/>
          <w:b w:val="0"/>
          <w:bCs w:val="0"/>
          <w:sz w:val="28"/>
          <w:szCs w:val="28"/>
        </w:rPr>
      </w:pPr>
      <w:bookmarkStart w:id="2688" w:name="_Toc230173196"/>
      <w:r w:rsidRPr="007226B0">
        <w:rPr>
          <w:rFonts w:ascii="Times New Roman" w:hAnsi="Times New Roman"/>
          <w:b w:val="0"/>
          <w:bCs w:val="0"/>
          <w:sz w:val="28"/>
          <w:szCs w:val="28"/>
        </w:rPr>
        <w:t xml:space="preserve">3.1.8 Таблица </w:t>
      </w:r>
      <w:proofErr w:type="spellStart"/>
      <w:r w:rsidRPr="007226B0">
        <w:rPr>
          <w:rFonts w:ascii="Times New Roman" w:hAnsi="Times New Roman"/>
          <w:b w:val="0"/>
          <w:bCs w:val="0"/>
          <w:sz w:val="28"/>
          <w:szCs w:val="28"/>
        </w:rPr>
        <w:t>profiles</w:t>
      </w:r>
      <w:bookmarkEnd w:id="2688"/>
      <w:proofErr w:type="spellEnd"/>
    </w:p>
    <w:p w:rsidR="007226B0" w:rsidRPr="007226B0" w:rsidRDefault="007226B0" w:rsidP="00097C1B">
      <w:pPr>
        <w:spacing w:after="120" w:line="360" w:lineRule="auto"/>
        <w:ind w:firstLine="709"/>
        <w:jc w:val="both"/>
        <w:textAlignment w:val="baseline"/>
        <w:rPr>
          <w:sz w:val="28"/>
          <w:szCs w:val="28"/>
        </w:rPr>
      </w:pPr>
      <w:r w:rsidRPr="007226B0">
        <w:rPr>
          <w:sz w:val="28"/>
          <w:szCs w:val="28"/>
        </w:rPr>
        <w:t>Назначение: хранение метаданных пользовательских профилей. Введена в схеме v4 для поддержки многопрофильности — у каждого профиля собственный набор данных и собственный ключ шифрования (см. раздел 3.2).</w:t>
      </w:r>
    </w:p>
    <w:p w:rsidR="007226B0" w:rsidRPr="007226B0" w:rsidRDefault="007226B0" w:rsidP="00097C1B">
      <w:pPr>
        <w:spacing w:after="120" w:line="360" w:lineRule="auto"/>
        <w:ind w:firstLine="709"/>
        <w:jc w:val="both"/>
        <w:textAlignment w:val="baseline"/>
        <w:rPr>
          <w:sz w:val="28"/>
          <w:szCs w:val="28"/>
        </w:rPr>
      </w:pPr>
      <w:r w:rsidRPr="007226B0">
        <w:rPr>
          <w:sz w:val="28"/>
          <w:szCs w:val="28"/>
        </w:rPr>
        <w:t xml:space="preserve">Поля: </w:t>
      </w:r>
      <w:proofErr w:type="spellStart"/>
      <w:r w:rsidRPr="007226B0">
        <w:rPr>
          <w:sz w:val="28"/>
          <w:szCs w:val="28"/>
        </w:rPr>
        <w:t>id</w:t>
      </w:r>
      <w:proofErr w:type="spellEnd"/>
      <w:r w:rsidRPr="007226B0">
        <w:rPr>
          <w:sz w:val="28"/>
          <w:szCs w:val="28"/>
        </w:rPr>
        <w:t xml:space="preserve"> (INTEGER PK, AUTOINCREMENT), </w:t>
      </w:r>
      <w:proofErr w:type="spellStart"/>
      <w:r w:rsidRPr="007226B0">
        <w:rPr>
          <w:sz w:val="28"/>
          <w:szCs w:val="28"/>
        </w:rPr>
        <w:t>name</w:t>
      </w:r>
      <w:proofErr w:type="spellEnd"/>
      <w:r w:rsidRPr="007226B0">
        <w:rPr>
          <w:sz w:val="28"/>
          <w:szCs w:val="28"/>
        </w:rPr>
        <w:t xml:space="preserve"> (TEXT NOT NULL — отображаемое имя профиля), </w:t>
      </w:r>
      <w:proofErr w:type="spellStart"/>
      <w:r w:rsidRPr="007226B0">
        <w:rPr>
          <w:sz w:val="28"/>
          <w:szCs w:val="28"/>
        </w:rPr>
        <w:t>avatar_emoji</w:t>
      </w:r>
      <w:proofErr w:type="spellEnd"/>
      <w:r w:rsidRPr="007226B0">
        <w:rPr>
          <w:sz w:val="28"/>
          <w:szCs w:val="28"/>
        </w:rPr>
        <w:t xml:space="preserve"> (TEXT — эмодзи для визуальной идентификации), </w:t>
      </w:r>
      <w:proofErr w:type="spellStart"/>
      <w:r w:rsidRPr="007226B0">
        <w:rPr>
          <w:sz w:val="28"/>
          <w:szCs w:val="28"/>
        </w:rPr>
        <w:t>created_at</w:t>
      </w:r>
      <w:proofErr w:type="spellEnd"/>
      <w:r w:rsidRPr="007226B0">
        <w:rPr>
          <w:sz w:val="28"/>
          <w:szCs w:val="28"/>
        </w:rPr>
        <w:t xml:space="preserve"> (INTEGER NOT NULL — Unix-метка), </w:t>
      </w:r>
      <w:proofErr w:type="spellStart"/>
      <w:r w:rsidRPr="007226B0">
        <w:rPr>
          <w:sz w:val="28"/>
          <w:szCs w:val="28"/>
        </w:rPr>
        <w:t>last_accessed_at</w:t>
      </w:r>
      <w:proofErr w:type="spellEnd"/>
      <w:r w:rsidRPr="007226B0">
        <w:rPr>
          <w:sz w:val="28"/>
          <w:szCs w:val="28"/>
        </w:rPr>
        <w:t xml:space="preserve"> (INTEGER — Unix-метка последнего успешного входа).</w:t>
      </w:r>
    </w:p>
    <w:p w:rsidR="007226B0" w:rsidRPr="007226B0" w:rsidRDefault="007226B0" w:rsidP="00097C1B">
      <w:pPr>
        <w:spacing w:after="120" w:line="360" w:lineRule="auto"/>
        <w:ind w:firstLine="709"/>
        <w:jc w:val="both"/>
        <w:textAlignment w:val="baseline"/>
        <w:rPr>
          <w:sz w:val="28"/>
          <w:szCs w:val="28"/>
        </w:rPr>
      </w:pPr>
      <w:r w:rsidRPr="007226B0">
        <w:rPr>
          <w:sz w:val="28"/>
          <w:szCs w:val="28"/>
        </w:rPr>
        <w:lastRenderedPageBreak/>
        <w:t>Связь с другими таблицами: все таблицы данных профиля (</w:t>
      </w:r>
      <w:proofErr w:type="spellStart"/>
      <w:r w:rsidRPr="007226B0">
        <w:rPr>
          <w:sz w:val="28"/>
          <w:szCs w:val="28"/>
        </w:rPr>
        <w:t>categories</w:t>
      </w:r>
      <w:proofErr w:type="spellEnd"/>
      <w:r w:rsidRPr="007226B0">
        <w:rPr>
          <w:sz w:val="28"/>
          <w:szCs w:val="28"/>
        </w:rPr>
        <w:t xml:space="preserve">, </w:t>
      </w:r>
      <w:proofErr w:type="spellStart"/>
      <w:r w:rsidRPr="007226B0">
        <w:rPr>
          <w:sz w:val="28"/>
          <w:szCs w:val="28"/>
        </w:rPr>
        <w:t>password_entries</w:t>
      </w:r>
      <w:proofErr w:type="spellEnd"/>
      <w:r w:rsidRPr="007226B0">
        <w:rPr>
          <w:sz w:val="28"/>
          <w:szCs w:val="28"/>
        </w:rPr>
        <w:t xml:space="preserve">, </w:t>
      </w:r>
      <w:proofErr w:type="spellStart"/>
      <w:r w:rsidRPr="007226B0">
        <w:rPr>
          <w:sz w:val="28"/>
          <w:szCs w:val="28"/>
        </w:rPr>
        <w:t>password_configs</w:t>
      </w:r>
      <w:proofErr w:type="spellEnd"/>
      <w:r w:rsidRPr="007226B0">
        <w:rPr>
          <w:sz w:val="28"/>
          <w:szCs w:val="28"/>
        </w:rPr>
        <w:t xml:space="preserve">, </w:t>
      </w:r>
      <w:proofErr w:type="spellStart"/>
      <w:r w:rsidRPr="007226B0">
        <w:rPr>
          <w:sz w:val="28"/>
          <w:szCs w:val="28"/>
        </w:rPr>
        <w:t>security_logs</w:t>
      </w:r>
      <w:proofErr w:type="spellEnd"/>
      <w:r w:rsidRPr="007226B0">
        <w:rPr>
          <w:sz w:val="28"/>
          <w:szCs w:val="28"/>
        </w:rPr>
        <w:t xml:space="preserve">, </w:t>
      </w:r>
      <w:proofErr w:type="spellStart"/>
      <w:r w:rsidRPr="007226B0">
        <w:rPr>
          <w:sz w:val="28"/>
          <w:szCs w:val="28"/>
        </w:rPr>
        <w:t>password_history</w:t>
      </w:r>
      <w:proofErr w:type="spellEnd"/>
      <w:r w:rsidRPr="007226B0">
        <w:rPr>
          <w:sz w:val="28"/>
          <w:szCs w:val="28"/>
        </w:rPr>
        <w:t xml:space="preserve">, </w:t>
      </w:r>
      <w:proofErr w:type="spellStart"/>
      <w:r w:rsidRPr="007226B0">
        <w:rPr>
          <w:sz w:val="28"/>
          <w:szCs w:val="28"/>
        </w:rPr>
        <w:t>auth_data</w:t>
      </w:r>
      <w:proofErr w:type="spellEnd"/>
      <w:r w:rsidRPr="007226B0">
        <w:rPr>
          <w:sz w:val="28"/>
          <w:szCs w:val="28"/>
        </w:rPr>
        <w:t xml:space="preserve">) содержат внешний ключ </w:t>
      </w:r>
      <w:proofErr w:type="spellStart"/>
      <w:r w:rsidRPr="007226B0">
        <w:rPr>
          <w:sz w:val="28"/>
          <w:szCs w:val="28"/>
        </w:rPr>
        <w:t>profile_id</w:t>
      </w:r>
      <w:proofErr w:type="spellEnd"/>
      <w:r w:rsidRPr="007226B0">
        <w:rPr>
          <w:sz w:val="28"/>
          <w:szCs w:val="28"/>
        </w:rPr>
        <w:t xml:space="preserve"> REFERENCES </w:t>
      </w:r>
      <w:proofErr w:type="spellStart"/>
      <w:r w:rsidRPr="007226B0">
        <w:rPr>
          <w:sz w:val="28"/>
          <w:szCs w:val="28"/>
        </w:rPr>
        <w:t>profiles</w:t>
      </w:r>
      <w:proofErr w:type="spellEnd"/>
      <w:r w:rsidRPr="007226B0">
        <w:rPr>
          <w:sz w:val="28"/>
          <w:szCs w:val="28"/>
        </w:rPr>
        <w:t>(</w:t>
      </w:r>
      <w:proofErr w:type="spellStart"/>
      <w:r w:rsidRPr="007226B0">
        <w:rPr>
          <w:sz w:val="28"/>
          <w:szCs w:val="28"/>
        </w:rPr>
        <w:t>id</w:t>
      </w:r>
      <w:proofErr w:type="spellEnd"/>
      <w:r w:rsidRPr="007226B0">
        <w:rPr>
          <w:sz w:val="28"/>
          <w:szCs w:val="28"/>
        </w:rPr>
        <w:t>), что гарантирует физическое разделение данных на уровне базы.</w:t>
      </w:r>
    </w:p>
    <w:p w:rsidR="007226B0" w:rsidRPr="007226B0" w:rsidRDefault="007226B0" w:rsidP="00097C1B">
      <w:pPr>
        <w:pStyle w:val="3"/>
        <w:spacing w:after="120" w:line="360" w:lineRule="auto"/>
        <w:jc w:val="both"/>
        <w:textAlignment w:val="baseline"/>
        <w:rPr>
          <w:rFonts w:ascii="Times New Roman" w:hAnsi="Times New Roman"/>
          <w:b w:val="0"/>
          <w:bCs w:val="0"/>
          <w:sz w:val="28"/>
          <w:szCs w:val="28"/>
        </w:rPr>
      </w:pPr>
      <w:bookmarkStart w:id="2689" w:name="_Toc230173197"/>
      <w:r w:rsidRPr="007226B0">
        <w:rPr>
          <w:rFonts w:ascii="Times New Roman" w:hAnsi="Times New Roman"/>
          <w:b w:val="0"/>
          <w:bCs w:val="0"/>
          <w:sz w:val="28"/>
          <w:szCs w:val="28"/>
        </w:rPr>
        <w:t xml:space="preserve">3.1.9 Таблица </w:t>
      </w:r>
      <w:proofErr w:type="spellStart"/>
      <w:r w:rsidRPr="007226B0">
        <w:rPr>
          <w:rFonts w:ascii="Times New Roman" w:hAnsi="Times New Roman"/>
          <w:b w:val="0"/>
          <w:bCs w:val="0"/>
          <w:sz w:val="28"/>
          <w:szCs w:val="28"/>
        </w:rPr>
        <w:t>auth_data</w:t>
      </w:r>
      <w:bookmarkEnd w:id="2689"/>
      <w:proofErr w:type="spellEnd"/>
    </w:p>
    <w:p w:rsidR="007226B0" w:rsidRPr="007226B0" w:rsidRDefault="007226B0" w:rsidP="00097C1B">
      <w:pPr>
        <w:spacing w:after="120" w:line="360" w:lineRule="auto"/>
        <w:ind w:firstLine="709"/>
        <w:jc w:val="both"/>
        <w:textAlignment w:val="baseline"/>
        <w:rPr>
          <w:sz w:val="28"/>
          <w:szCs w:val="28"/>
        </w:rPr>
      </w:pPr>
      <w:r w:rsidRPr="007226B0">
        <w:rPr>
          <w:sz w:val="28"/>
          <w:szCs w:val="28"/>
        </w:rPr>
        <w:t xml:space="preserve">Назначение: хранение криптографических параметров аутентификации для каждого профиля. Выделена из таблицы </w:t>
      </w:r>
      <w:proofErr w:type="spellStart"/>
      <w:r w:rsidRPr="007226B0">
        <w:rPr>
          <w:sz w:val="28"/>
          <w:szCs w:val="28"/>
        </w:rPr>
        <w:t>app_settings</w:t>
      </w:r>
      <w:proofErr w:type="spellEnd"/>
      <w:r w:rsidRPr="007226B0">
        <w:rPr>
          <w:sz w:val="28"/>
          <w:szCs w:val="28"/>
        </w:rPr>
        <w:t xml:space="preserve"> в схеме v4 для обеспечения </w:t>
      </w:r>
      <w:proofErr w:type="spellStart"/>
      <w:r w:rsidRPr="007226B0">
        <w:rPr>
          <w:sz w:val="28"/>
          <w:szCs w:val="28"/>
        </w:rPr>
        <w:t>per-profile</w:t>
      </w:r>
      <w:proofErr w:type="spellEnd"/>
      <w:r w:rsidRPr="007226B0">
        <w:rPr>
          <w:sz w:val="28"/>
          <w:szCs w:val="28"/>
        </w:rPr>
        <w:t xml:space="preserve"> блокировок и индивидуальной соли PBKDF2.</w:t>
      </w:r>
    </w:p>
    <w:p w:rsidR="007226B0" w:rsidRPr="007226B0" w:rsidRDefault="007226B0" w:rsidP="00097C1B">
      <w:pPr>
        <w:spacing w:after="120" w:line="360" w:lineRule="auto"/>
        <w:ind w:firstLine="709"/>
        <w:jc w:val="both"/>
        <w:textAlignment w:val="baseline"/>
        <w:rPr>
          <w:sz w:val="28"/>
          <w:szCs w:val="28"/>
        </w:rPr>
      </w:pPr>
      <w:r w:rsidRPr="007226B0">
        <w:rPr>
          <w:sz w:val="28"/>
          <w:szCs w:val="28"/>
        </w:rPr>
        <w:t xml:space="preserve">Поля: </w:t>
      </w:r>
      <w:proofErr w:type="spellStart"/>
      <w:r w:rsidRPr="007226B0">
        <w:rPr>
          <w:sz w:val="28"/>
          <w:szCs w:val="28"/>
        </w:rPr>
        <w:t>profile_id</w:t>
      </w:r>
      <w:proofErr w:type="spellEnd"/>
      <w:r w:rsidRPr="007226B0">
        <w:rPr>
          <w:sz w:val="28"/>
          <w:szCs w:val="28"/>
        </w:rPr>
        <w:t xml:space="preserve"> (INTEGER PK, REFERENCES </w:t>
      </w:r>
      <w:proofErr w:type="spellStart"/>
      <w:r w:rsidRPr="007226B0">
        <w:rPr>
          <w:sz w:val="28"/>
          <w:szCs w:val="28"/>
        </w:rPr>
        <w:t>profiles</w:t>
      </w:r>
      <w:proofErr w:type="spellEnd"/>
      <w:r w:rsidRPr="007226B0">
        <w:rPr>
          <w:sz w:val="28"/>
          <w:szCs w:val="28"/>
        </w:rPr>
        <w:t>(</w:t>
      </w:r>
      <w:proofErr w:type="spellStart"/>
      <w:r w:rsidRPr="007226B0">
        <w:rPr>
          <w:sz w:val="28"/>
          <w:szCs w:val="28"/>
        </w:rPr>
        <w:t>id</w:t>
      </w:r>
      <w:proofErr w:type="spellEnd"/>
      <w:r w:rsidRPr="007226B0">
        <w:rPr>
          <w:sz w:val="28"/>
          <w:szCs w:val="28"/>
        </w:rPr>
        <w:t xml:space="preserve">) — идентификатор владельца), </w:t>
      </w:r>
      <w:proofErr w:type="spellStart"/>
      <w:r w:rsidRPr="007226B0">
        <w:rPr>
          <w:sz w:val="28"/>
          <w:szCs w:val="28"/>
        </w:rPr>
        <w:t>pin_hash</w:t>
      </w:r>
      <w:proofErr w:type="spellEnd"/>
      <w:r w:rsidRPr="007226B0">
        <w:rPr>
          <w:sz w:val="28"/>
          <w:szCs w:val="28"/>
        </w:rPr>
        <w:t xml:space="preserve"> (TEXT NOT NULL — Base64-кодированный хэш PIN-кода, полученный через PBKDF2-HMAC-SHA256), </w:t>
      </w:r>
      <w:proofErr w:type="spellStart"/>
      <w:r w:rsidRPr="007226B0">
        <w:rPr>
          <w:sz w:val="28"/>
          <w:szCs w:val="28"/>
        </w:rPr>
        <w:t>pin_salt</w:t>
      </w:r>
      <w:proofErr w:type="spellEnd"/>
      <w:r w:rsidRPr="007226B0">
        <w:rPr>
          <w:sz w:val="28"/>
          <w:szCs w:val="28"/>
        </w:rPr>
        <w:t xml:space="preserve"> (TEXT NOT NULL — Base64-кодированная соль 16 байт, уникальная для каждого профиля), </w:t>
      </w:r>
      <w:proofErr w:type="spellStart"/>
      <w:r w:rsidRPr="007226B0">
        <w:rPr>
          <w:sz w:val="28"/>
          <w:szCs w:val="28"/>
        </w:rPr>
        <w:t>failed_attempts</w:t>
      </w:r>
      <w:proofErr w:type="spellEnd"/>
      <w:r w:rsidRPr="007226B0">
        <w:rPr>
          <w:sz w:val="28"/>
          <w:szCs w:val="28"/>
        </w:rPr>
        <w:t xml:space="preserve"> (INTEGER DEFAULT 0 — счётчик неудачных попыток в текущей серии), </w:t>
      </w:r>
      <w:proofErr w:type="spellStart"/>
      <w:r w:rsidRPr="007226B0">
        <w:rPr>
          <w:sz w:val="28"/>
          <w:szCs w:val="28"/>
        </w:rPr>
        <w:t>series_index</w:t>
      </w:r>
      <w:proofErr w:type="spellEnd"/>
      <w:r w:rsidRPr="007226B0">
        <w:rPr>
          <w:sz w:val="28"/>
          <w:szCs w:val="28"/>
        </w:rPr>
        <w:t xml:space="preserve"> (INTEGER DEFAULT 0 — номер серии для экспоненциальной задержки), </w:t>
      </w:r>
      <w:proofErr w:type="spellStart"/>
      <w:r w:rsidRPr="007226B0">
        <w:rPr>
          <w:sz w:val="28"/>
          <w:szCs w:val="28"/>
        </w:rPr>
        <w:t>lockout_until</w:t>
      </w:r>
      <w:proofErr w:type="spellEnd"/>
      <w:r w:rsidRPr="007226B0">
        <w:rPr>
          <w:sz w:val="28"/>
          <w:szCs w:val="28"/>
        </w:rPr>
        <w:t xml:space="preserve"> (INTEGER — Unix-метка окончания блокировки), </w:t>
      </w:r>
      <w:proofErr w:type="spellStart"/>
      <w:r w:rsidRPr="007226B0">
        <w:rPr>
          <w:sz w:val="28"/>
          <w:szCs w:val="28"/>
        </w:rPr>
        <w:t>biometric_enabled</w:t>
      </w:r>
      <w:proofErr w:type="spellEnd"/>
      <w:r w:rsidRPr="007226B0">
        <w:rPr>
          <w:sz w:val="28"/>
          <w:szCs w:val="28"/>
        </w:rPr>
        <w:t xml:space="preserve"> (INTEGER DEFAULT 0 — флаг включения биометрической авторизации 0/1), </w:t>
      </w:r>
      <w:proofErr w:type="spellStart"/>
      <w:r w:rsidRPr="007226B0">
        <w:rPr>
          <w:sz w:val="28"/>
          <w:szCs w:val="28"/>
        </w:rPr>
        <w:t>created_at</w:t>
      </w:r>
      <w:proofErr w:type="spellEnd"/>
      <w:r w:rsidRPr="007226B0">
        <w:rPr>
          <w:sz w:val="28"/>
          <w:szCs w:val="28"/>
        </w:rPr>
        <w:t xml:space="preserve"> (INTEGER NOT NULL).</w:t>
      </w:r>
    </w:p>
    <w:p w:rsidR="007226B0" w:rsidRPr="00F256EB" w:rsidRDefault="007226B0" w:rsidP="00097C1B">
      <w:pPr>
        <w:pStyle w:val="3"/>
        <w:spacing w:after="120" w:line="360" w:lineRule="auto"/>
        <w:jc w:val="both"/>
        <w:textAlignment w:val="baseline"/>
        <w:rPr>
          <w:rFonts w:ascii="Times New Roman" w:hAnsi="Times New Roman"/>
          <w:b w:val="0"/>
          <w:bCs w:val="0"/>
          <w:sz w:val="28"/>
          <w:szCs w:val="28"/>
          <w:lang w:val="en-US"/>
          <w:rPrChange w:id="2690" w:author="Sasha Azazlov" w:date="2026-05-20T12:14:00Z" w16du:dateUtc="2026-05-20T09:14:00Z">
            <w:rPr>
              <w:rFonts w:ascii="Times New Roman" w:hAnsi="Times New Roman"/>
              <w:b w:val="0"/>
              <w:bCs w:val="0"/>
              <w:sz w:val="28"/>
              <w:szCs w:val="28"/>
            </w:rPr>
          </w:rPrChange>
        </w:rPr>
      </w:pPr>
      <w:bookmarkStart w:id="2691" w:name="_Toc230173198"/>
      <w:r w:rsidRPr="00F256EB">
        <w:rPr>
          <w:rFonts w:ascii="Times New Roman" w:hAnsi="Times New Roman"/>
          <w:b w:val="0"/>
          <w:bCs w:val="0"/>
          <w:sz w:val="28"/>
          <w:szCs w:val="28"/>
          <w:lang w:val="en-US"/>
          <w:rPrChange w:id="2692" w:author="Sasha Azazlov" w:date="2026-05-20T12:14:00Z" w16du:dateUtc="2026-05-20T09:14:00Z">
            <w:rPr>
              <w:rFonts w:ascii="Times New Roman" w:hAnsi="Times New Roman"/>
              <w:b w:val="0"/>
              <w:bCs w:val="0"/>
              <w:sz w:val="28"/>
              <w:szCs w:val="28"/>
            </w:rPr>
          </w:rPrChange>
        </w:rPr>
        <w:t xml:space="preserve">3.1.10 </w:t>
      </w:r>
      <w:r w:rsidRPr="007226B0">
        <w:rPr>
          <w:rFonts w:ascii="Times New Roman" w:hAnsi="Times New Roman"/>
          <w:b w:val="0"/>
          <w:bCs w:val="0"/>
          <w:sz w:val="28"/>
          <w:szCs w:val="28"/>
        </w:rPr>
        <w:t>Расширение</w:t>
      </w:r>
      <w:r w:rsidRPr="00F256EB">
        <w:rPr>
          <w:rFonts w:ascii="Times New Roman" w:hAnsi="Times New Roman"/>
          <w:b w:val="0"/>
          <w:bCs w:val="0"/>
          <w:sz w:val="28"/>
          <w:szCs w:val="28"/>
          <w:lang w:val="en-US"/>
          <w:rPrChange w:id="2693" w:author="Sasha Azazlov" w:date="2026-05-20T12:14:00Z" w16du:dateUtc="2026-05-20T09:14:00Z">
            <w:rPr>
              <w:rFonts w:ascii="Times New Roman" w:hAnsi="Times New Roman"/>
              <w:b w:val="0"/>
              <w:bCs w:val="0"/>
              <w:sz w:val="28"/>
              <w:szCs w:val="28"/>
            </w:rPr>
          </w:rPrChange>
        </w:rPr>
        <w:t xml:space="preserve"> </w:t>
      </w:r>
      <w:proofErr w:type="spellStart"/>
      <w:r w:rsidRPr="00F256EB">
        <w:rPr>
          <w:rFonts w:ascii="Times New Roman" w:hAnsi="Times New Roman"/>
          <w:b w:val="0"/>
          <w:bCs w:val="0"/>
          <w:sz w:val="28"/>
          <w:szCs w:val="28"/>
          <w:lang w:val="en-US"/>
          <w:rPrChange w:id="2694" w:author="Sasha Azazlov" w:date="2026-05-20T12:14:00Z" w16du:dateUtc="2026-05-20T09:14:00Z">
            <w:rPr>
              <w:rFonts w:ascii="Times New Roman" w:hAnsi="Times New Roman"/>
              <w:b w:val="0"/>
              <w:bCs w:val="0"/>
              <w:sz w:val="28"/>
              <w:szCs w:val="28"/>
            </w:rPr>
          </w:rPrChange>
        </w:rPr>
        <w:t>password_entries</w:t>
      </w:r>
      <w:proofErr w:type="spellEnd"/>
      <w:r w:rsidRPr="00F256EB">
        <w:rPr>
          <w:rFonts w:ascii="Times New Roman" w:hAnsi="Times New Roman"/>
          <w:b w:val="0"/>
          <w:bCs w:val="0"/>
          <w:sz w:val="28"/>
          <w:szCs w:val="28"/>
          <w:lang w:val="en-US"/>
          <w:rPrChange w:id="2695" w:author="Sasha Azazlov" w:date="2026-05-20T12:14:00Z" w16du:dateUtc="2026-05-20T09:14:00Z">
            <w:rPr>
              <w:rFonts w:ascii="Times New Roman" w:hAnsi="Times New Roman"/>
              <w:b w:val="0"/>
              <w:bCs w:val="0"/>
              <w:sz w:val="28"/>
              <w:szCs w:val="28"/>
            </w:rPr>
          </w:rPrChange>
        </w:rPr>
        <w:t xml:space="preserve"> </w:t>
      </w:r>
      <w:r w:rsidRPr="007226B0">
        <w:rPr>
          <w:rFonts w:ascii="Times New Roman" w:hAnsi="Times New Roman"/>
          <w:b w:val="0"/>
          <w:bCs w:val="0"/>
          <w:sz w:val="28"/>
          <w:szCs w:val="28"/>
        </w:rPr>
        <w:t>и</w:t>
      </w:r>
      <w:r w:rsidRPr="00F256EB">
        <w:rPr>
          <w:rFonts w:ascii="Times New Roman" w:hAnsi="Times New Roman"/>
          <w:b w:val="0"/>
          <w:bCs w:val="0"/>
          <w:sz w:val="28"/>
          <w:szCs w:val="28"/>
          <w:lang w:val="en-US"/>
          <w:rPrChange w:id="2696" w:author="Sasha Azazlov" w:date="2026-05-20T12:14:00Z" w16du:dateUtc="2026-05-20T09:14:00Z">
            <w:rPr>
              <w:rFonts w:ascii="Times New Roman" w:hAnsi="Times New Roman"/>
              <w:b w:val="0"/>
              <w:bCs w:val="0"/>
              <w:sz w:val="28"/>
              <w:szCs w:val="28"/>
            </w:rPr>
          </w:rPrChange>
        </w:rPr>
        <w:t xml:space="preserve"> </w:t>
      </w:r>
      <w:proofErr w:type="spellStart"/>
      <w:r w:rsidRPr="00F256EB">
        <w:rPr>
          <w:rFonts w:ascii="Times New Roman" w:hAnsi="Times New Roman"/>
          <w:b w:val="0"/>
          <w:bCs w:val="0"/>
          <w:sz w:val="28"/>
          <w:szCs w:val="28"/>
          <w:lang w:val="en-US"/>
          <w:rPrChange w:id="2697" w:author="Sasha Azazlov" w:date="2026-05-20T12:14:00Z" w16du:dateUtc="2026-05-20T09:14:00Z">
            <w:rPr>
              <w:rFonts w:ascii="Times New Roman" w:hAnsi="Times New Roman"/>
              <w:b w:val="0"/>
              <w:bCs w:val="0"/>
              <w:sz w:val="28"/>
              <w:szCs w:val="28"/>
            </w:rPr>
          </w:rPrChange>
        </w:rPr>
        <w:t>password_history</w:t>
      </w:r>
      <w:bookmarkEnd w:id="2691"/>
      <w:proofErr w:type="spellEnd"/>
    </w:p>
    <w:p w:rsidR="007226B0" w:rsidRPr="007226B0" w:rsidRDefault="007226B0" w:rsidP="00097C1B">
      <w:pPr>
        <w:spacing w:after="120" w:line="360" w:lineRule="auto"/>
        <w:ind w:firstLine="709"/>
        <w:jc w:val="both"/>
        <w:textAlignment w:val="baseline"/>
        <w:rPr>
          <w:sz w:val="28"/>
          <w:szCs w:val="28"/>
        </w:rPr>
      </w:pPr>
      <w:r w:rsidRPr="007226B0">
        <w:rPr>
          <w:sz w:val="28"/>
          <w:szCs w:val="28"/>
        </w:rPr>
        <w:t>Для</w:t>
      </w:r>
      <w:r w:rsidRPr="00F256EB">
        <w:rPr>
          <w:sz w:val="28"/>
          <w:szCs w:val="28"/>
          <w:lang w:val="en-US"/>
          <w:rPrChange w:id="2698" w:author="Sasha Azazlov" w:date="2026-05-20T12:14:00Z" w16du:dateUtc="2026-05-20T09:14:00Z">
            <w:rPr>
              <w:sz w:val="28"/>
              <w:szCs w:val="28"/>
            </w:rPr>
          </w:rPrChange>
        </w:rPr>
        <w:t xml:space="preserve"> </w:t>
      </w:r>
      <w:r w:rsidRPr="007226B0">
        <w:rPr>
          <w:sz w:val="28"/>
          <w:szCs w:val="28"/>
        </w:rPr>
        <w:t>криптографической</w:t>
      </w:r>
      <w:r w:rsidRPr="00F256EB">
        <w:rPr>
          <w:sz w:val="28"/>
          <w:szCs w:val="28"/>
          <w:lang w:val="en-US"/>
          <w:rPrChange w:id="2699" w:author="Sasha Azazlov" w:date="2026-05-20T12:14:00Z" w16du:dateUtc="2026-05-20T09:14:00Z">
            <w:rPr>
              <w:sz w:val="28"/>
              <w:szCs w:val="28"/>
            </w:rPr>
          </w:rPrChange>
        </w:rPr>
        <w:t xml:space="preserve"> </w:t>
      </w:r>
      <w:r w:rsidRPr="007226B0">
        <w:rPr>
          <w:sz w:val="28"/>
          <w:szCs w:val="28"/>
        </w:rPr>
        <w:t>изоляции</w:t>
      </w:r>
      <w:r w:rsidRPr="00F256EB">
        <w:rPr>
          <w:sz w:val="28"/>
          <w:szCs w:val="28"/>
          <w:lang w:val="en-US"/>
          <w:rPrChange w:id="2700" w:author="Sasha Azazlov" w:date="2026-05-20T12:14:00Z" w16du:dateUtc="2026-05-20T09:14:00Z">
            <w:rPr>
              <w:sz w:val="28"/>
              <w:szCs w:val="28"/>
            </w:rPr>
          </w:rPrChange>
        </w:rPr>
        <w:t xml:space="preserve"> </w:t>
      </w:r>
      <w:r w:rsidRPr="007226B0">
        <w:rPr>
          <w:sz w:val="28"/>
          <w:szCs w:val="28"/>
        </w:rPr>
        <w:t>метаданных</w:t>
      </w:r>
      <w:r w:rsidRPr="00F256EB">
        <w:rPr>
          <w:sz w:val="28"/>
          <w:szCs w:val="28"/>
          <w:lang w:val="en-US"/>
          <w:rPrChange w:id="2701" w:author="Sasha Azazlov" w:date="2026-05-20T12:14:00Z" w16du:dateUtc="2026-05-20T09:14:00Z">
            <w:rPr>
              <w:sz w:val="28"/>
              <w:szCs w:val="28"/>
            </w:rPr>
          </w:rPrChange>
        </w:rPr>
        <w:t xml:space="preserve"> </w:t>
      </w:r>
      <w:r w:rsidRPr="007226B0">
        <w:rPr>
          <w:sz w:val="28"/>
          <w:szCs w:val="28"/>
        </w:rPr>
        <w:t>профилей</w:t>
      </w:r>
      <w:r w:rsidRPr="00F256EB">
        <w:rPr>
          <w:sz w:val="28"/>
          <w:szCs w:val="28"/>
          <w:lang w:val="en-US"/>
          <w:rPrChange w:id="2702" w:author="Sasha Azazlov" w:date="2026-05-20T12:14:00Z" w16du:dateUtc="2026-05-20T09:14:00Z">
            <w:rPr>
              <w:sz w:val="28"/>
              <w:szCs w:val="28"/>
            </w:rPr>
          </w:rPrChange>
        </w:rPr>
        <w:t xml:space="preserve"> </w:t>
      </w:r>
      <w:r w:rsidRPr="007226B0">
        <w:rPr>
          <w:sz w:val="28"/>
          <w:szCs w:val="28"/>
        </w:rPr>
        <w:t>в</w:t>
      </w:r>
      <w:r w:rsidRPr="00F256EB">
        <w:rPr>
          <w:sz w:val="28"/>
          <w:szCs w:val="28"/>
          <w:lang w:val="en-US"/>
          <w:rPrChange w:id="2703" w:author="Sasha Azazlov" w:date="2026-05-20T12:14:00Z" w16du:dateUtc="2026-05-20T09:14:00Z">
            <w:rPr>
              <w:sz w:val="28"/>
              <w:szCs w:val="28"/>
            </w:rPr>
          </w:rPrChange>
        </w:rPr>
        <w:t xml:space="preserve"> </w:t>
      </w:r>
      <w:r w:rsidRPr="007226B0">
        <w:rPr>
          <w:sz w:val="28"/>
          <w:szCs w:val="28"/>
        </w:rPr>
        <w:t>схему</w:t>
      </w:r>
      <w:r w:rsidRPr="00F256EB">
        <w:rPr>
          <w:sz w:val="28"/>
          <w:szCs w:val="28"/>
          <w:lang w:val="en-US"/>
          <w:rPrChange w:id="2704" w:author="Sasha Azazlov" w:date="2026-05-20T12:14:00Z" w16du:dateUtc="2026-05-20T09:14:00Z">
            <w:rPr>
              <w:sz w:val="28"/>
              <w:szCs w:val="28"/>
            </w:rPr>
          </w:rPrChange>
        </w:rPr>
        <w:t xml:space="preserve"> v5 </w:t>
      </w:r>
      <w:r w:rsidRPr="007226B0">
        <w:rPr>
          <w:sz w:val="28"/>
          <w:szCs w:val="28"/>
        </w:rPr>
        <w:t>добавлены</w:t>
      </w:r>
      <w:r w:rsidRPr="00F256EB">
        <w:rPr>
          <w:sz w:val="28"/>
          <w:szCs w:val="28"/>
          <w:lang w:val="en-US"/>
          <w:rPrChange w:id="2705" w:author="Sasha Azazlov" w:date="2026-05-20T12:14:00Z" w16du:dateUtc="2026-05-20T09:14:00Z">
            <w:rPr>
              <w:sz w:val="28"/>
              <w:szCs w:val="28"/>
            </w:rPr>
          </w:rPrChange>
        </w:rPr>
        <w:t xml:space="preserve"> </w:t>
      </w:r>
      <w:r w:rsidRPr="007226B0">
        <w:rPr>
          <w:sz w:val="28"/>
          <w:szCs w:val="28"/>
        </w:rPr>
        <w:t>полевые</w:t>
      </w:r>
      <w:r w:rsidRPr="00F256EB">
        <w:rPr>
          <w:sz w:val="28"/>
          <w:szCs w:val="28"/>
          <w:lang w:val="en-US"/>
          <w:rPrChange w:id="2706" w:author="Sasha Azazlov" w:date="2026-05-20T12:14:00Z" w16du:dateUtc="2026-05-20T09:14:00Z">
            <w:rPr>
              <w:sz w:val="28"/>
              <w:szCs w:val="28"/>
            </w:rPr>
          </w:rPrChange>
        </w:rPr>
        <w:t xml:space="preserve"> BLOB-</w:t>
      </w:r>
      <w:r w:rsidRPr="007226B0">
        <w:rPr>
          <w:sz w:val="28"/>
          <w:szCs w:val="28"/>
        </w:rPr>
        <w:t>колонки</w:t>
      </w:r>
      <w:r w:rsidRPr="00F256EB">
        <w:rPr>
          <w:sz w:val="28"/>
          <w:szCs w:val="28"/>
          <w:lang w:val="en-US"/>
          <w:rPrChange w:id="2707" w:author="Sasha Azazlov" w:date="2026-05-20T12:14:00Z" w16du:dateUtc="2026-05-20T09:14:00Z">
            <w:rPr>
              <w:sz w:val="28"/>
              <w:szCs w:val="28"/>
            </w:rPr>
          </w:rPrChange>
        </w:rPr>
        <w:t xml:space="preserve">: </w:t>
      </w:r>
      <w:proofErr w:type="spellStart"/>
      <w:r w:rsidRPr="00F256EB">
        <w:rPr>
          <w:sz w:val="28"/>
          <w:szCs w:val="28"/>
          <w:lang w:val="en-US"/>
          <w:rPrChange w:id="2708" w:author="Sasha Azazlov" w:date="2026-05-20T12:14:00Z" w16du:dateUtc="2026-05-20T09:14:00Z">
            <w:rPr>
              <w:sz w:val="28"/>
              <w:szCs w:val="28"/>
            </w:rPr>
          </w:rPrChange>
        </w:rPr>
        <w:t>encrypted_service</w:t>
      </w:r>
      <w:proofErr w:type="spellEnd"/>
      <w:r w:rsidRPr="00F256EB">
        <w:rPr>
          <w:sz w:val="28"/>
          <w:szCs w:val="28"/>
          <w:lang w:val="en-US"/>
          <w:rPrChange w:id="2709" w:author="Sasha Azazlov" w:date="2026-05-20T12:14:00Z" w16du:dateUtc="2026-05-20T09:14:00Z">
            <w:rPr>
              <w:sz w:val="28"/>
              <w:szCs w:val="28"/>
            </w:rPr>
          </w:rPrChange>
        </w:rPr>
        <w:t xml:space="preserve"> </w:t>
      </w:r>
      <w:r w:rsidRPr="007226B0">
        <w:rPr>
          <w:sz w:val="28"/>
          <w:szCs w:val="28"/>
        </w:rPr>
        <w:t>и</w:t>
      </w:r>
      <w:r w:rsidRPr="00F256EB">
        <w:rPr>
          <w:sz w:val="28"/>
          <w:szCs w:val="28"/>
          <w:lang w:val="en-US"/>
          <w:rPrChange w:id="2710" w:author="Sasha Azazlov" w:date="2026-05-20T12:14:00Z" w16du:dateUtc="2026-05-20T09:14:00Z">
            <w:rPr>
              <w:sz w:val="28"/>
              <w:szCs w:val="28"/>
            </w:rPr>
          </w:rPrChange>
        </w:rPr>
        <w:t xml:space="preserve"> </w:t>
      </w:r>
      <w:proofErr w:type="spellStart"/>
      <w:r w:rsidRPr="00F256EB">
        <w:rPr>
          <w:sz w:val="28"/>
          <w:szCs w:val="28"/>
          <w:lang w:val="en-US"/>
          <w:rPrChange w:id="2711" w:author="Sasha Azazlov" w:date="2026-05-20T12:14:00Z" w16du:dateUtc="2026-05-20T09:14:00Z">
            <w:rPr>
              <w:sz w:val="28"/>
              <w:szCs w:val="28"/>
            </w:rPr>
          </w:rPrChange>
        </w:rPr>
        <w:t>encrypted_login</w:t>
      </w:r>
      <w:proofErr w:type="spellEnd"/>
      <w:r w:rsidRPr="00F256EB">
        <w:rPr>
          <w:sz w:val="28"/>
          <w:szCs w:val="28"/>
          <w:lang w:val="en-US"/>
          <w:rPrChange w:id="2712" w:author="Sasha Azazlov" w:date="2026-05-20T12:14:00Z" w16du:dateUtc="2026-05-20T09:14:00Z">
            <w:rPr>
              <w:sz w:val="28"/>
              <w:szCs w:val="28"/>
            </w:rPr>
          </w:rPrChange>
        </w:rPr>
        <w:t xml:space="preserve"> </w:t>
      </w:r>
      <w:r w:rsidRPr="007226B0">
        <w:rPr>
          <w:sz w:val="28"/>
          <w:szCs w:val="28"/>
        </w:rPr>
        <w:t>в</w:t>
      </w:r>
      <w:r w:rsidRPr="00F256EB">
        <w:rPr>
          <w:sz w:val="28"/>
          <w:szCs w:val="28"/>
          <w:lang w:val="en-US"/>
          <w:rPrChange w:id="2713" w:author="Sasha Azazlov" w:date="2026-05-20T12:14:00Z" w16du:dateUtc="2026-05-20T09:14:00Z">
            <w:rPr>
              <w:sz w:val="28"/>
              <w:szCs w:val="28"/>
            </w:rPr>
          </w:rPrChange>
        </w:rPr>
        <w:t xml:space="preserve"> </w:t>
      </w:r>
      <w:r w:rsidRPr="007226B0">
        <w:rPr>
          <w:sz w:val="28"/>
          <w:szCs w:val="28"/>
        </w:rPr>
        <w:t>таблицах</w:t>
      </w:r>
      <w:r w:rsidRPr="00F256EB">
        <w:rPr>
          <w:sz w:val="28"/>
          <w:szCs w:val="28"/>
          <w:lang w:val="en-US"/>
          <w:rPrChange w:id="2714" w:author="Sasha Azazlov" w:date="2026-05-20T12:14:00Z" w16du:dateUtc="2026-05-20T09:14:00Z">
            <w:rPr>
              <w:sz w:val="28"/>
              <w:szCs w:val="28"/>
            </w:rPr>
          </w:rPrChange>
        </w:rPr>
        <w:t xml:space="preserve"> </w:t>
      </w:r>
      <w:proofErr w:type="spellStart"/>
      <w:r w:rsidRPr="00F256EB">
        <w:rPr>
          <w:sz w:val="28"/>
          <w:szCs w:val="28"/>
          <w:lang w:val="en-US"/>
          <w:rPrChange w:id="2715" w:author="Sasha Azazlov" w:date="2026-05-20T12:14:00Z" w16du:dateUtc="2026-05-20T09:14:00Z">
            <w:rPr>
              <w:sz w:val="28"/>
              <w:szCs w:val="28"/>
            </w:rPr>
          </w:rPrChange>
        </w:rPr>
        <w:t>password_entries</w:t>
      </w:r>
      <w:proofErr w:type="spellEnd"/>
      <w:r w:rsidRPr="00F256EB">
        <w:rPr>
          <w:sz w:val="28"/>
          <w:szCs w:val="28"/>
          <w:lang w:val="en-US"/>
          <w:rPrChange w:id="2716" w:author="Sasha Azazlov" w:date="2026-05-20T12:14:00Z" w16du:dateUtc="2026-05-20T09:14:00Z">
            <w:rPr>
              <w:sz w:val="28"/>
              <w:szCs w:val="28"/>
            </w:rPr>
          </w:rPrChange>
        </w:rPr>
        <w:t xml:space="preserve"> </w:t>
      </w:r>
      <w:r w:rsidRPr="007226B0">
        <w:rPr>
          <w:sz w:val="28"/>
          <w:szCs w:val="28"/>
        </w:rPr>
        <w:t>и</w:t>
      </w:r>
      <w:r w:rsidRPr="00F256EB">
        <w:rPr>
          <w:sz w:val="28"/>
          <w:szCs w:val="28"/>
          <w:lang w:val="en-US"/>
          <w:rPrChange w:id="2717" w:author="Sasha Azazlov" w:date="2026-05-20T12:14:00Z" w16du:dateUtc="2026-05-20T09:14:00Z">
            <w:rPr>
              <w:sz w:val="28"/>
              <w:szCs w:val="28"/>
            </w:rPr>
          </w:rPrChange>
        </w:rPr>
        <w:t xml:space="preserve"> </w:t>
      </w:r>
      <w:proofErr w:type="spellStart"/>
      <w:r w:rsidRPr="00F256EB">
        <w:rPr>
          <w:sz w:val="28"/>
          <w:szCs w:val="28"/>
          <w:lang w:val="en-US"/>
          <w:rPrChange w:id="2718" w:author="Sasha Azazlov" w:date="2026-05-20T12:14:00Z" w16du:dateUtc="2026-05-20T09:14:00Z">
            <w:rPr>
              <w:sz w:val="28"/>
              <w:szCs w:val="28"/>
            </w:rPr>
          </w:rPrChange>
        </w:rPr>
        <w:t>password_history</w:t>
      </w:r>
      <w:proofErr w:type="spellEnd"/>
      <w:r w:rsidRPr="00F256EB">
        <w:rPr>
          <w:sz w:val="28"/>
          <w:szCs w:val="28"/>
          <w:lang w:val="en-US"/>
          <w:rPrChange w:id="2719" w:author="Sasha Azazlov" w:date="2026-05-20T12:14:00Z" w16du:dateUtc="2026-05-20T09:14:00Z">
            <w:rPr>
              <w:sz w:val="28"/>
              <w:szCs w:val="28"/>
            </w:rPr>
          </w:rPrChange>
        </w:rPr>
        <w:t xml:space="preserve">. </w:t>
      </w:r>
      <w:r w:rsidRPr="007226B0">
        <w:rPr>
          <w:sz w:val="28"/>
          <w:szCs w:val="28"/>
        </w:rPr>
        <w:t xml:space="preserve">Они хранят зашифрованные значения сервиса и логина, полученные через ChaCha20-Poly1305 с </w:t>
      </w:r>
      <w:proofErr w:type="spellStart"/>
      <w:r w:rsidRPr="007226B0">
        <w:rPr>
          <w:sz w:val="28"/>
          <w:szCs w:val="28"/>
        </w:rPr>
        <w:t>per-profile</w:t>
      </w:r>
      <w:proofErr w:type="spellEnd"/>
      <w:r w:rsidRPr="007226B0">
        <w:rPr>
          <w:sz w:val="28"/>
          <w:szCs w:val="28"/>
        </w:rPr>
        <w:t xml:space="preserve"> ключом, выведенным из мастер-PIN (см. раздел 3.2).</w:t>
      </w:r>
    </w:p>
    <w:p w:rsidR="007226B0" w:rsidRPr="007226B0" w:rsidRDefault="007226B0" w:rsidP="00097C1B">
      <w:pPr>
        <w:spacing w:after="120" w:line="360" w:lineRule="auto"/>
        <w:ind w:firstLine="709"/>
        <w:jc w:val="both"/>
        <w:textAlignment w:val="baseline"/>
        <w:rPr>
          <w:sz w:val="28"/>
          <w:szCs w:val="28"/>
        </w:rPr>
      </w:pPr>
      <w:r w:rsidRPr="007226B0">
        <w:rPr>
          <w:sz w:val="28"/>
          <w:szCs w:val="28"/>
        </w:rPr>
        <w:t xml:space="preserve">Соответствующие </w:t>
      </w:r>
      <w:proofErr w:type="spellStart"/>
      <w:r w:rsidRPr="007226B0">
        <w:rPr>
          <w:sz w:val="28"/>
          <w:szCs w:val="28"/>
        </w:rPr>
        <w:t>plaintext</w:t>
      </w:r>
      <w:proofErr w:type="spellEnd"/>
      <w:r w:rsidRPr="007226B0">
        <w:rPr>
          <w:sz w:val="28"/>
          <w:szCs w:val="28"/>
        </w:rPr>
        <w:t xml:space="preserve">-колонки </w:t>
      </w:r>
      <w:proofErr w:type="spellStart"/>
      <w:r w:rsidRPr="007226B0">
        <w:rPr>
          <w:sz w:val="28"/>
          <w:szCs w:val="28"/>
        </w:rPr>
        <w:t>service</w:t>
      </w:r>
      <w:proofErr w:type="spellEnd"/>
      <w:r w:rsidRPr="007226B0">
        <w:rPr>
          <w:sz w:val="28"/>
          <w:szCs w:val="28"/>
        </w:rPr>
        <w:t xml:space="preserve"> (NOT NULL) и </w:t>
      </w:r>
      <w:proofErr w:type="spellStart"/>
      <w:r w:rsidRPr="007226B0">
        <w:rPr>
          <w:sz w:val="28"/>
          <w:szCs w:val="28"/>
        </w:rPr>
        <w:t>login</w:t>
      </w:r>
      <w:proofErr w:type="spellEnd"/>
      <w:r w:rsidRPr="007226B0">
        <w:rPr>
          <w:sz w:val="28"/>
          <w:szCs w:val="28"/>
        </w:rPr>
        <w:t xml:space="preserve"> оставлены в схеме для обратной совместимости с записями v</w:t>
      </w:r>
      <w:proofErr w:type="gramStart"/>
      <w:r w:rsidRPr="007226B0">
        <w:rPr>
          <w:sz w:val="28"/>
          <w:szCs w:val="28"/>
        </w:rPr>
        <w:t>1..</w:t>
      </w:r>
      <w:proofErr w:type="gramEnd"/>
      <w:r w:rsidRPr="007226B0">
        <w:rPr>
          <w:sz w:val="28"/>
          <w:szCs w:val="28"/>
        </w:rPr>
        <w:t xml:space="preserve">v4. После первого успешного входа в профиль (миграция в </w:t>
      </w:r>
      <w:proofErr w:type="spellStart"/>
      <w:r w:rsidRPr="007226B0">
        <w:rPr>
          <w:sz w:val="28"/>
          <w:szCs w:val="28"/>
        </w:rPr>
        <w:t>runtime</w:t>
      </w:r>
      <w:proofErr w:type="spellEnd"/>
      <w:r w:rsidRPr="007226B0">
        <w:rPr>
          <w:sz w:val="28"/>
          <w:szCs w:val="28"/>
        </w:rPr>
        <w:t xml:space="preserve">) </w:t>
      </w:r>
      <w:proofErr w:type="spellStart"/>
      <w:r w:rsidRPr="007226B0">
        <w:rPr>
          <w:sz w:val="28"/>
          <w:szCs w:val="28"/>
        </w:rPr>
        <w:t>plaintext</w:t>
      </w:r>
      <w:proofErr w:type="spellEnd"/>
      <w:r w:rsidRPr="007226B0">
        <w:rPr>
          <w:sz w:val="28"/>
          <w:szCs w:val="28"/>
        </w:rPr>
        <w:t xml:space="preserve">-значения заменяются на пустую строку, а реальные значения хранятся только в </w:t>
      </w:r>
      <w:proofErr w:type="spellStart"/>
      <w:r w:rsidRPr="007226B0">
        <w:rPr>
          <w:sz w:val="28"/>
          <w:szCs w:val="28"/>
        </w:rPr>
        <w:t>encrypted_service</w:t>
      </w:r>
      <w:proofErr w:type="spellEnd"/>
      <w:r w:rsidRPr="007226B0">
        <w:rPr>
          <w:sz w:val="28"/>
          <w:szCs w:val="28"/>
        </w:rPr>
        <w:t xml:space="preserve"> / </w:t>
      </w:r>
      <w:proofErr w:type="spellStart"/>
      <w:r w:rsidRPr="007226B0">
        <w:rPr>
          <w:sz w:val="28"/>
          <w:szCs w:val="28"/>
        </w:rPr>
        <w:lastRenderedPageBreak/>
        <w:t>encrypted_login</w:t>
      </w:r>
      <w:proofErr w:type="spellEnd"/>
      <w:r w:rsidRPr="007226B0">
        <w:rPr>
          <w:sz w:val="28"/>
          <w:szCs w:val="28"/>
        </w:rPr>
        <w:t xml:space="preserve">. В колонке </w:t>
      </w:r>
      <w:proofErr w:type="spellStart"/>
      <w:r w:rsidRPr="007226B0">
        <w:rPr>
          <w:sz w:val="28"/>
          <w:szCs w:val="28"/>
        </w:rPr>
        <w:t>nonce</w:t>
      </w:r>
      <w:proofErr w:type="spellEnd"/>
      <w:r w:rsidRPr="007226B0">
        <w:rPr>
          <w:sz w:val="28"/>
          <w:szCs w:val="28"/>
        </w:rPr>
        <w:t xml:space="preserve"> (BLOB NOT NULL, длина 12 байт) хранится случайный </w:t>
      </w:r>
      <w:proofErr w:type="spellStart"/>
      <w:r w:rsidRPr="007226B0">
        <w:rPr>
          <w:sz w:val="28"/>
          <w:szCs w:val="28"/>
        </w:rPr>
        <w:t>nonce</w:t>
      </w:r>
      <w:proofErr w:type="spellEnd"/>
      <w:r w:rsidRPr="007226B0">
        <w:rPr>
          <w:sz w:val="28"/>
          <w:szCs w:val="28"/>
        </w:rPr>
        <w:t xml:space="preserve"> для AEAD.</w:t>
      </w:r>
    </w:p>
    <w:p w:rsidR="007226B0" w:rsidRPr="007226B0" w:rsidRDefault="007226B0" w:rsidP="00097C1B">
      <w:pPr>
        <w:pStyle w:val="3"/>
        <w:spacing w:after="120" w:line="360" w:lineRule="auto"/>
        <w:jc w:val="both"/>
        <w:textAlignment w:val="baseline"/>
        <w:rPr>
          <w:rFonts w:ascii="Times New Roman" w:hAnsi="Times New Roman"/>
          <w:b w:val="0"/>
          <w:bCs w:val="0"/>
          <w:sz w:val="28"/>
          <w:szCs w:val="28"/>
        </w:rPr>
      </w:pPr>
      <w:bookmarkStart w:id="2720" w:name="_Toc230173199"/>
      <w:r w:rsidRPr="007226B0">
        <w:rPr>
          <w:rFonts w:ascii="Times New Roman" w:hAnsi="Times New Roman"/>
          <w:b w:val="0"/>
          <w:bCs w:val="0"/>
          <w:sz w:val="28"/>
          <w:szCs w:val="28"/>
        </w:rPr>
        <w:t xml:space="preserve">3.1.11 Особенности схемы </w:t>
      </w:r>
      <w:proofErr w:type="spellStart"/>
      <w:r w:rsidRPr="007226B0">
        <w:rPr>
          <w:rFonts w:ascii="Times New Roman" w:hAnsi="Times New Roman"/>
          <w:b w:val="0"/>
          <w:bCs w:val="0"/>
          <w:sz w:val="28"/>
          <w:szCs w:val="28"/>
        </w:rPr>
        <w:t>password_configs</w:t>
      </w:r>
      <w:bookmarkEnd w:id="2720"/>
      <w:proofErr w:type="spellEnd"/>
    </w:p>
    <w:p w:rsidR="007226B0" w:rsidRPr="007226B0" w:rsidRDefault="007226B0" w:rsidP="00097C1B">
      <w:pPr>
        <w:spacing w:after="120" w:line="360" w:lineRule="auto"/>
        <w:ind w:firstLine="709"/>
        <w:jc w:val="both"/>
        <w:textAlignment w:val="baseline"/>
        <w:rPr>
          <w:sz w:val="28"/>
          <w:szCs w:val="28"/>
        </w:rPr>
      </w:pPr>
      <w:r w:rsidRPr="007226B0">
        <w:rPr>
          <w:sz w:val="28"/>
          <w:szCs w:val="28"/>
        </w:rPr>
        <w:t xml:space="preserve">В отличие от первоначального проекта, параметры генерации хранятся не в шести отдельных колонках, а в одной BLOB-колонке </w:t>
      </w:r>
      <w:proofErr w:type="spellStart"/>
      <w:r w:rsidRPr="007226B0">
        <w:rPr>
          <w:sz w:val="28"/>
          <w:szCs w:val="28"/>
        </w:rPr>
        <w:t>encrypted_config</w:t>
      </w:r>
      <w:proofErr w:type="spellEnd"/>
      <w:r w:rsidRPr="007226B0">
        <w:rPr>
          <w:sz w:val="28"/>
          <w:szCs w:val="28"/>
        </w:rPr>
        <w:t xml:space="preserve"> — компактный формат содержит длину, набор символов и флаг исключения похожих символов в зашифрованном виде. Колонки </w:t>
      </w:r>
      <w:proofErr w:type="spellStart"/>
      <w:r w:rsidRPr="007226B0">
        <w:rPr>
          <w:sz w:val="28"/>
          <w:szCs w:val="28"/>
        </w:rPr>
        <w:t>strength</w:t>
      </w:r>
      <w:proofErr w:type="spellEnd"/>
      <w:r w:rsidRPr="007226B0">
        <w:rPr>
          <w:sz w:val="28"/>
          <w:szCs w:val="28"/>
        </w:rPr>
        <w:t xml:space="preserve"> (уровень сложности 0–3), </w:t>
      </w:r>
      <w:proofErr w:type="spellStart"/>
      <w:r w:rsidRPr="007226B0">
        <w:rPr>
          <w:sz w:val="28"/>
          <w:szCs w:val="28"/>
        </w:rPr>
        <w:t>min_length</w:t>
      </w:r>
      <w:proofErr w:type="spellEnd"/>
      <w:r w:rsidRPr="007226B0">
        <w:rPr>
          <w:sz w:val="28"/>
          <w:szCs w:val="28"/>
        </w:rPr>
        <w:t xml:space="preserve">, </w:t>
      </w:r>
      <w:proofErr w:type="spellStart"/>
      <w:r w:rsidRPr="007226B0">
        <w:rPr>
          <w:sz w:val="28"/>
          <w:szCs w:val="28"/>
        </w:rPr>
        <w:t>max_length</w:t>
      </w:r>
      <w:proofErr w:type="spellEnd"/>
      <w:r w:rsidRPr="007226B0">
        <w:rPr>
          <w:sz w:val="28"/>
          <w:szCs w:val="28"/>
        </w:rPr>
        <w:t xml:space="preserve">, </w:t>
      </w:r>
      <w:proofErr w:type="spellStart"/>
      <w:r w:rsidRPr="007226B0">
        <w:rPr>
          <w:sz w:val="28"/>
          <w:szCs w:val="28"/>
        </w:rPr>
        <w:t>flags</w:t>
      </w:r>
      <w:proofErr w:type="spellEnd"/>
      <w:r w:rsidRPr="007226B0">
        <w:rPr>
          <w:sz w:val="28"/>
          <w:szCs w:val="28"/>
        </w:rPr>
        <w:t xml:space="preserve"> и </w:t>
      </w:r>
      <w:proofErr w:type="spellStart"/>
      <w:r w:rsidRPr="007226B0">
        <w:rPr>
          <w:sz w:val="28"/>
          <w:szCs w:val="28"/>
        </w:rPr>
        <w:t>require_unique</w:t>
      </w:r>
      <w:proofErr w:type="spellEnd"/>
      <w:r w:rsidRPr="007226B0">
        <w:rPr>
          <w:sz w:val="28"/>
          <w:szCs w:val="28"/>
        </w:rPr>
        <w:t xml:space="preserve"> оставлены для быстрого поиска и фильтрации без необходимости расшифровки.</w:t>
      </w:r>
    </w:p>
    <w:p w:rsidR="007226B0" w:rsidRPr="007226B0" w:rsidRDefault="007226B0" w:rsidP="00097C1B">
      <w:pPr>
        <w:pStyle w:val="3"/>
        <w:spacing w:after="120" w:line="360" w:lineRule="auto"/>
        <w:jc w:val="both"/>
        <w:textAlignment w:val="baseline"/>
        <w:rPr>
          <w:rFonts w:ascii="Times New Roman" w:hAnsi="Times New Roman"/>
          <w:b w:val="0"/>
          <w:bCs w:val="0"/>
          <w:sz w:val="28"/>
          <w:szCs w:val="28"/>
        </w:rPr>
      </w:pPr>
      <w:bookmarkStart w:id="2721" w:name="_Toc230173200"/>
      <w:r w:rsidRPr="007226B0">
        <w:rPr>
          <w:rFonts w:ascii="Times New Roman" w:hAnsi="Times New Roman"/>
          <w:b w:val="0"/>
          <w:bCs w:val="0"/>
          <w:sz w:val="28"/>
          <w:szCs w:val="28"/>
        </w:rPr>
        <w:t xml:space="preserve">3.1.12 Особенности схемы </w:t>
      </w:r>
      <w:proofErr w:type="spellStart"/>
      <w:r w:rsidRPr="007226B0">
        <w:rPr>
          <w:rFonts w:ascii="Times New Roman" w:hAnsi="Times New Roman"/>
          <w:b w:val="0"/>
          <w:bCs w:val="0"/>
          <w:sz w:val="28"/>
          <w:szCs w:val="28"/>
        </w:rPr>
        <w:t>security_logs</w:t>
      </w:r>
      <w:bookmarkEnd w:id="2721"/>
      <w:proofErr w:type="spellEnd"/>
    </w:p>
    <w:p w:rsidR="007226B0" w:rsidRPr="00F256EB" w:rsidRDefault="007226B0" w:rsidP="00097C1B">
      <w:pPr>
        <w:spacing w:after="120" w:line="360" w:lineRule="auto"/>
        <w:ind w:firstLine="709"/>
        <w:jc w:val="both"/>
        <w:textAlignment w:val="baseline"/>
        <w:rPr>
          <w:sz w:val="28"/>
          <w:szCs w:val="28"/>
          <w:lang w:val="en-US"/>
          <w:rPrChange w:id="2722" w:author="Sasha Azazlov" w:date="2026-05-20T12:14:00Z" w16du:dateUtc="2026-05-20T09:14:00Z">
            <w:rPr>
              <w:sz w:val="28"/>
              <w:szCs w:val="28"/>
            </w:rPr>
          </w:rPrChange>
        </w:rPr>
      </w:pPr>
      <w:r w:rsidRPr="007226B0">
        <w:rPr>
          <w:sz w:val="28"/>
          <w:szCs w:val="28"/>
        </w:rPr>
        <w:t xml:space="preserve">Поле </w:t>
      </w:r>
      <w:proofErr w:type="spellStart"/>
      <w:r w:rsidRPr="007226B0">
        <w:rPr>
          <w:sz w:val="28"/>
          <w:szCs w:val="28"/>
        </w:rPr>
        <w:t>details</w:t>
      </w:r>
      <w:proofErr w:type="spellEnd"/>
      <w:r w:rsidRPr="007226B0">
        <w:rPr>
          <w:sz w:val="28"/>
          <w:szCs w:val="28"/>
        </w:rPr>
        <w:t xml:space="preserve"> типизировано как TEXT (а не BLOB) и содержит JSON-</w:t>
      </w:r>
      <w:proofErr w:type="spellStart"/>
      <w:r w:rsidRPr="007226B0">
        <w:rPr>
          <w:sz w:val="28"/>
          <w:szCs w:val="28"/>
        </w:rPr>
        <w:t>сериализованные</w:t>
      </w:r>
      <w:proofErr w:type="spellEnd"/>
      <w:r w:rsidRPr="007226B0">
        <w:rPr>
          <w:sz w:val="28"/>
          <w:szCs w:val="28"/>
        </w:rPr>
        <w:t xml:space="preserve"> дополнительные параметры события (</w:t>
      </w:r>
      <w:proofErr w:type="spellStart"/>
      <w:r w:rsidRPr="007226B0">
        <w:rPr>
          <w:sz w:val="28"/>
          <w:szCs w:val="28"/>
        </w:rPr>
        <w:t>reason</w:t>
      </w:r>
      <w:proofErr w:type="spellEnd"/>
      <w:r w:rsidRPr="007226B0">
        <w:rPr>
          <w:sz w:val="28"/>
          <w:szCs w:val="28"/>
        </w:rPr>
        <w:t xml:space="preserve">, </w:t>
      </w:r>
      <w:proofErr w:type="spellStart"/>
      <w:r w:rsidRPr="007226B0">
        <w:rPr>
          <w:sz w:val="28"/>
          <w:szCs w:val="28"/>
        </w:rPr>
        <w:t>service</w:t>
      </w:r>
      <w:proofErr w:type="spellEnd"/>
      <w:r w:rsidRPr="007226B0">
        <w:rPr>
          <w:sz w:val="28"/>
          <w:szCs w:val="28"/>
        </w:rPr>
        <w:t xml:space="preserve">, </w:t>
      </w:r>
      <w:proofErr w:type="spellStart"/>
      <w:r w:rsidRPr="007226B0">
        <w:rPr>
          <w:sz w:val="28"/>
          <w:szCs w:val="28"/>
        </w:rPr>
        <w:t>ip</w:t>
      </w:r>
      <w:proofErr w:type="spellEnd"/>
      <w:r w:rsidRPr="007226B0">
        <w:rPr>
          <w:sz w:val="28"/>
          <w:szCs w:val="28"/>
        </w:rPr>
        <w:t xml:space="preserve"> и т. п.). Шифрование журнала не применяется (сами события не являются критически конфиденциальными), однако тип события (</w:t>
      </w:r>
      <w:proofErr w:type="spellStart"/>
      <w:r w:rsidRPr="007226B0">
        <w:rPr>
          <w:sz w:val="28"/>
          <w:szCs w:val="28"/>
        </w:rPr>
        <w:t>action_type</w:t>
      </w:r>
      <w:proofErr w:type="spellEnd"/>
      <w:r w:rsidRPr="007226B0">
        <w:rPr>
          <w:sz w:val="28"/>
          <w:szCs w:val="28"/>
        </w:rPr>
        <w:t>) всегда хранится в открытом виде для возможности фильтрации без расшифровки. В</w:t>
      </w:r>
      <w:r w:rsidRPr="00F256EB">
        <w:rPr>
          <w:sz w:val="28"/>
          <w:szCs w:val="28"/>
          <w:lang w:val="en-US"/>
          <w:rPrChange w:id="2723" w:author="Sasha Azazlov" w:date="2026-05-20T12:14:00Z" w16du:dateUtc="2026-05-20T09:14:00Z">
            <w:rPr>
              <w:sz w:val="28"/>
              <w:szCs w:val="28"/>
            </w:rPr>
          </w:rPrChange>
        </w:rPr>
        <w:t xml:space="preserve"> </w:t>
      </w:r>
      <w:r w:rsidRPr="007226B0">
        <w:rPr>
          <w:sz w:val="28"/>
          <w:szCs w:val="28"/>
        </w:rPr>
        <w:t>коде</w:t>
      </w:r>
      <w:r w:rsidRPr="00F256EB">
        <w:rPr>
          <w:sz w:val="28"/>
          <w:szCs w:val="28"/>
          <w:lang w:val="en-US"/>
          <w:rPrChange w:id="2724" w:author="Sasha Azazlov" w:date="2026-05-20T12:14:00Z" w16du:dateUtc="2026-05-20T09:14:00Z">
            <w:rPr>
              <w:sz w:val="28"/>
              <w:szCs w:val="28"/>
            </w:rPr>
          </w:rPrChange>
        </w:rPr>
        <w:t xml:space="preserve"> </w:t>
      </w:r>
      <w:r w:rsidRPr="007226B0">
        <w:rPr>
          <w:sz w:val="28"/>
          <w:szCs w:val="28"/>
        </w:rPr>
        <w:t>закреплены</w:t>
      </w:r>
      <w:r w:rsidRPr="00F256EB">
        <w:rPr>
          <w:sz w:val="28"/>
          <w:szCs w:val="28"/>
          <w:lang w:val="en-US"/>
          <w:rPrChange w:id="2725" w:author="Sasha Azazlov" w:date="2026-05-20T12:14:00Z" w16du:dateUtc="2026-05-20T09:14:00Z">
            <w:rPr>
              <w:sz w:val="28"/>
              <w:szCs w:val="28"/>
            </w:rPr>
          </w:rPrChange>
        </w:rPr>
        <w:t xml:space="preserve"> </w:t>
      </w:r>
      <w:r w:rsidRPr="007226B0">
        <w:rPr>
          <w:sz w:val="28"/>
          <w:szCs w:val="28"/>
        </w:rPr>
        <w:t>типы</w:t>
      </w:r>
      <w:r w:rsidRPr="00F256EB">
        <w:rPr>
          <w:sz w:val="28"/>
          <w:szCs w:val="28"/>
          <w:lang w:val="en-US"/>
          <w:rPrChange w:id="2726" w:author="Sasha Azazlov" w:date="2026-05-20T12:14:00Z" w16du:dateUtc="2026-05-20T09:14:00Z">
            <w:rPr>
              <w:sz w:val="28"/>
              <w:szCs w:val="28"/>
            </w:rPr>
          </w:rPrChange>
        </w:rPr>
        <w:t xml:space="preserve"> </w:t>
      </w:r>
      <w:r w:rsidRPr="007226B0">
        <w:rPr>
          <w:sz w:val="28"/>
          <w:szCs w:val="28"/>
        </w:rPr>
        <w:t>событий</w:t>
      </w:r>
      <w:r w:rsidRPr="00F256EB">
        <w:rPr>
          <w:sz w:val="28"/>
          <w:szCs w:val="28"/>
          <w:lang w:val="en-US"/>
          <w:rPrChange w:id="2727" w:author="Sasha Azazlov" w:date="2026-05-20T12:14:00Z" w16du:dateUtc="2026-05-20T09:14:00Z">
            <w:rPr>
              <w:sz w:val="28"/>
              <w:szCs w:val="28"/>
            </w:rPr>
          </w:rPrChange>
        </w:rPr>
        <w:t>: AUTH_SUCCESS, AUTH_FAILURE, AUTH_LOCKOUT, PIN_SETUP, PIN_CHANGED, PIN_REMOVED, PWD_CREATED, PWD_ACCESSED, PWD_UPDATED, PWD_DELETED, DATA_EXPORT, DATA_IMPORT, SETTINGS_CHG (</w:t>
      </w:r>
      <w:r w:rsidRPr="007226B0">
        <w:rPr>
          <w:sz w:val="28"/>
          <w:szCs w:val="28"/>
        </w:rPr>
        <w:t>см</w:t>
      </w:r>
      <w:r w:rsidRPr="00F256EB">
        <w:rPr>
          <w:sz w:val="28"/>
          <w:szCs w:val="28"/>
          <w:lang w:val="en-US"/>
          <w:rPrChange w:id="2728" w:author="Sasha Azazlov" w:date="2026-05-20T12:14:00Z" w16du:dateUtc="2026-05-20T09:14:00Z">
            <w:rPr>
              <w:sz w:val="28"/>
              <w:szCs w:val="28"/>
            </w:rPr>
          </w:rPrChange>
        </w:rPr>
        <w:t xml:space="preserve">. </w:t>
      </w:r>
      <w:r w:rsidRPr="007226B0">
        <w:rPr>
          <w:sz w:val="28"/>
          <w:szCs w:val="28"/>
        </w:rPr>
        <w:t>перечисление</w:t>
      </w:r>
      <w:r w:rsidRPr="00F256EB">
        <w:rPr>
          <w:sz w:val="28"/>
          <w:szCs w:val="28"/>
          <w:lang w:val="en-US"/>
          <w:rPrChange w:id="2729" w:author="Sasha Azazlov" w:date="2026-05-20T12:14:00Z" w16du:dateUtc="2026-05-20T09:14:00Z">
            <w:rPr>
              <w:sz w:val="28"/>
              <w:szCs w:val="28"/>
            </w:rPr>
          </w:rPrChange>
        </w:rPr>
        <w:t xml:space="preserve"> </w:t>
      </w:r>
      <w:proofErr w:type="spellStart"/>
      <w:r w:rsidRPr="00F256EB">
        <w:rPr>
          <w:sz w:val="28"/>
          <w:szCs w:val="28"/>
          <w:lang w:val="en-US"/>
          <w:rPrChange w:id="2730" w:author="Sasha Azazlov" w:date="2026-05-20T12:14:00Z" w16du:dateUtc="2026-05-20T09:14:00Z">
            <w:rPr>
              <w:sz w:val="28"/>
              <w:szCs w:val="28"/>
            </w:rPr>
          </w:rPrChange>
        </w:rPr>
        <w:t>EventTypes</w:t>
      </w:r>
      <w:proofErr w:type="spellEnd"/>
      <w:r w:rsidRPr="00F256EB">
        <w:rPr>
          <w:sz w:val="28"/>
          <w:szCs w:val="28"/>
          <w:lang w:val="en-US"/>
          <w:rPrChange w:id="2731" w:author="Sasha Azazlov" w:date="2026-05-20T12:14:00Z" w16du:dateUtc="2026-05-20T09:14:00Z">
            <w:rPr>
              <w:sz w:val="28"/>
              <w:szCs w:val="28"/>
            </w:rPr>
          </w:rPrChange>
        </w:rPr>
        <w:t>).</w:t>
      </w:r>
    </w:p>
    <w:p w:rsidR="00DD110C" w:rsidRPr="00097C1B" w:rsidRDefault="00DD110C" w:rsidP="00097C1B">
      <w:pPr>
        <w:pStyle w:val="2"/>
        <w:spacing w:before="360" w:beforeAutospacing="0" w:after="240" w:afterAutospacing="0" w:line="360" w:lineRule="auto"/>
        <w:jc w:val="both"/>
        <w:textAlignment w:val="baseline"/>
        <w:rPr>
          <w:b w:val="0"/>
          <w:bCs w:val="0"/>
          <w:sz w:val="28"/>
          <w:szCs w:val="28"/>
        </w:rPr>
      </w:pPr>
      <w:bookmarkStart w:id="2732" w:name="_Toc230173201"/>
      <w:r w:rsidRPr="00097C1B">
        <w:rPr>
          <w:b w:val="0"/>
          <w:bCs w:val="0"/>
          <w:sz w:val="28"/>
          <w:szCs w:val="28"/>
        </w:rPr>
        <w:t>3.2 Реализация криптографической защиты</w:t>
      </w:r>
      <w:bookmarkEnd w:id="2732"/>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33" w:name="_Toc230173202"/>
      <w:r w:rsidRPr="00097C1B">
        <w:rPr>
          <w:rFonts w:ascii="Times New Roman" w:hAnsi="Times New Roman"/>
          <w:b w:val="0"/>
          <w:bCs w:val="0"/>
          <w:sz w:val="28"/>
          <w:szCs w:val="28"/>
        </w:rPr>
        <w:t>3.2.1 Общая концепция</w:t>
      </w:r>
      <w:bookmarkEnd w:id="2733"/>
    </w:p>
    <w:p w:rsidR="00DD110C" w:rsidRPr="007226B0" w:rsidRDefault="00DD110C" w:rsidP="00097C1B">
      <w:pPr>
        <w:spacing w:line="360" w:lineRule="auto"/>
        <w:jc w:val="both"/>
        <w:textAlignment w:val="baseline"/>
        <w:rPr>
          <w:sz w:val="28"/>
          <w:szCs w:val="28"/>
        </w:rPr>
      </w:pPr>
      <w:r w:rsidRPr="007226B0">
        <w:rPr>
          <w:sz w:val="28"/>
          <w:szCs w:val="28"/>
        </w:rPr>
        <w:t xml:space="preserve">Безопасность системы построена на принципе «нулевого доверия» — все конфиденциальные данные шифруются перед сохранением в базе данных. Ключ шифрования не хранится на устройстве в открытом виде, а </w:t>
      </w:r>
      <w:proofErr w:type="spellStart"/>
      <w:r w:rsidRPr="007226B0">
        <w:rPr>
          <w:sz w:val="28"/>
          <w:szCs w:val="28"/>
        </w:rPr>
        <w:t>деривируется</w:t>
      </w:r>
      <w:proofErr w:type="spellEnd"/>
      <w:r w:rsidRPr="007226B0">
        <w:rPr>
          <w:sz w:val="28"/>
          <w:szCs w:val="28"/>
        </w:rPr>
        <w:t xml:space="preserve"> из мастер-PIN пользователя при каждом входе в систему.</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34" w:name="_Toc230173203"/>
      <w:r w:rsidRPr="00097C1B">
        <w:rPr>
          <w:rFonts w:ascii="Times New Roman" w:hAnsi="Times New Roman"/>
          <w:b w:val="0"/>
          <w:bCs w:val="0"/>
          <w:sz w:val="28"/>
          <w:szCs w:val="28"/>
        </w:rPr>
        <w:lastRenderedPageBreak/>
        <w:t>3.2.2 Деривация ключа: PBKDF2-HMAC-SHA256</w:t>
      </w:r>
      <w:bookmarkEnd w:id="2734"/>
    </w:p>
    <w:p w:rsidR="00DD110C" w:rsidRPr="007226B0" w:rsidRDefault="00DD110C" w:rsidP="00097C1B">
      <w:pPr>
        <w:spacing w:line="360" w:lineRule="auto"/>
        <w:jc w:val="both"/>
        <w:textAlignment w:val="baseline"/>
        <w:rPr>
          <w:sz w:val="28"/>
          <w:szCs w:val="28"/>
        </w:rPr>
      </w:pPr>
      <w:r w:rsidRPr="007226B0">
        <w:rPr>
          <w:sz w:val="28"/>
          <w:szCs w:val="28"/>
        </w:rPr>
        <w:t xml:space="preserve">Для преобразования мастер-PIN пользователя в криптографический ключ применяется алгоритм PBKDF2 (Password-Based Key </w:t>
      </w:r>
      <w:proofErr w:type="spellStart"/>
      <w:r w:rsidRPr="007226B0">
        <w:rPr>
          <w:sz w:val="28"/>
          <w:szCs w:val="28"/>
        </w:rPr>
        <w:t>Derivation</w:t>
      </w:r>
      <w:proofErr w:type="spellEnd"/>
      <w:r w:rsidRPr="007226B0">
        <w:rPr>
          <w:sz w:val="28"/>
          <w:szCs w:val="28"/>
        </w:rPr>
        <w:t xml:space="preserve"> </w:t>
      </w:r>
      <w:proofErr w:type="spellStart"/>
      <w:r w:rsidRPr="007226B0">
        <w:rPr>
          <w:sz w:val="28"/>
          <w:szCs w:val="28"/>
        </w:rPr>
        <w:t>Function</w:t>
      </w:r>
      <w:proofErr w:type="spellEnd"/>
      <w:r w:rsidRPr="007226B0">
        <w:rPr>
          <w:sz w:val="28"/>
          <w:szCs w:val="28"/>
        </w:rPr>
        <w:t xml:space="preserve"> 2) с HMAC-SHA256:</w:t>
      </w:r>
    </w:p>
    <w:p w:rsidR="00DD110C" w:rsidRPr="007226B0" w:rsidRDefault="00DD110C" w:rsidP="00097C1B">
      <w:pPr>
        <w:spacing w:line="360" w:lineRule="auto"/>
        <w:jc w:val="both"/>
        <w:textAlignment w:val="baseline"/>
        <w:rPr>
          <w:sz w:val="28"/>
          <w:szCs w:val="28"/>
        </w:rPr>
      </w:pPr>
      <w:r w:rsidRPr="007226B0">
        <w:rPr>
          <w:sz w:val="28"/>
          <w:szCs w:val="28"/>
        </w:rPr>
        <w:t>где:</w:t>
      </w:r>
    </w:p>
    <w:p w:rsidR="00DD110C" w:rsidRPr="007226B0" w:rsidRDefault="00DD110C" w:rsidP="00097C1B">
      <w:pPr>
        <w:numPr>
          <w:ilvl w:val="0"/>
          <w:numId w:val="71"/>
        </w:numPr>
        <w:spacing w:line="360" w:lineRule="auto"/>
        <w:jc w:val="both"/>
        <w:textAlignment w:val="baseline"/>
        <w:rPr>
          <w:sz w:val="28"/>
          <w:szCs w:val="28"/>
        </w:rPr>
      </w:pPr>
      <w:r w:rsidRPr="007226B0">
        <w:rPr>
          <w:sz w:val="28"/>
          <w:szCs w:val="28"/>
        </w:rPr>
        <w:t>мастер-PIN пользователя;</w:t>
      </w:r>
    </w:p>
    <w:p w:rsidR="00DD110C" w:rsidRPr="007226B0" w:rsidRDefault="00DD110C" w:rsidP="00097C1B">
      <w:pPr>
        <w:numPr>
          <w:ilvl w:val="0"/>
          <w:numId w:val="71"/>
        </w:numPr>
        <w:spacing w:line="360" w:lineRule="auto"/>
        <w:jc w:val="both"/>
        <w:textAlignment w:val="baseline"/>
        <w:rPr>
          <w:sz w:val="28"/>
          <w:szCs w:val="28"/>
        </w:rPr>
      </w:pPr>
      <w:r w:rsidRPr="007226B0">
        <w:rPr>
          <w:sz w:val="28"/>
          <w:szCs w:val="28"/>
        </w:rPr>
        <w:t>криптографическая соль (16 байт, генерируется CSPRNG при первой настройке);</w:t>
      </w:r>
    </w:p>
    <w:p w:rsidR="00DD110C" w:rsidRPr="007226B0" w:rsidRDefault="00DD110C" w:rsidP="00097C1B">
      <w:pPr>
        <w:numPr>
          <w:ilvl w:val="0"/>
          <w:numId w:val="71"/>
        </w:numPr>
        <w:spacing w:line="360" w:lineRule="auto"/>
        <w:jc w:val="both"/>
        <w:textAlignment w:val="baseline"/>
        <w:rPr>
          <w:sz w:val="28"/>
          <w:szCs w:val="28"/>
        </w:rPr>
      </w:pPr>
      <w:r w:rsidRPr="007226B0">
        <w:rPr>
          <w:sz w:val="28"/>
          <w:szCs w:val="28"/>
        </w:rPr>
        <w:t>количество итераций (по умолчанию 600 000 — рекомендация OWASP 2024);</w:t>
      </w:r>
    </w:p>
    <w:p w:rsidR="00DD110C" w:rsidRPr="007226B0" w:rsidRDefault="00DD110C" w:rsidP="00097C1B">
      <w:pPr>
        <w:numPr>
          <w:ilvl w:val="0"/>
          <w:numId w:val="71"/>
        </w:numPr>
        <w:spacing w:line="360" w:lineRule="auto"/>
        <w:jc w:val="both"/>
        <w:textAlignment w:val="baseline"/>
        <w:rPr>
          <w:sz w:val="28"/>
          <w:szCs w:val="28"/>
        </w:rPr>
      </w:pPr>
      <w:r w:rsidRPr="007226B0">
        <w:rPr>
          <w:sz w:val="28"/>
          <w:szCs w:val="28"/>
        </w:rPr>
        <w:t>длина производного ключа (32 байта = 256 бит для ChaCha20).</w:t>
      </w:r>
    </w:p>
    <w:p w:rsidR="00DD110C" w:rsidRPr="007226B0" w:rsidRDefault="00DD110C" w:rsidP="00097C1B">
      <w:pPr>
        <w:spacing w:line="360" w:lineRule="auto"/>
        <w:jc w:val="both"/>
        <w:textAlignment w:val="baseline"/>
        <w:rPr>
          <w:sz w:val="28"/>
          <w:szCs w:val="28"/>
        </w:rPr>
      </w:pPr>
      <w:r w:rsidRPr="007226B0">
        <w:rPr>
          <w:sz w:val="28"/>
          <w:szCs w:val="28"/>
        </w:rPr>
        <w:t>Соль хранится в настройках приложения (</w:t>
      </w:r>
      <w:proofErr w:type="spellStart"/>
      <w:r w:rsidRPr="007226B0">
        <w:rPr>
          <w:rStyle w:val="HTML1"/>
          <w:rFonts w:ascii="Times New Roman" w:hAnsi="Times New Roman" w:cs="Times New Roman"/>
          <w:sz w:val="28"/>
          <w:szCs w:val="28"/>
          <w:bdr w:val="none" w:sz="0" w:space="0" w:color="auto" w:frame="1"/>
        </w:rPr>
        <w:t>salt</w:t>
      </w:r>
      <w:proofErr w:type="spellEnd"/>
      <w:r w:rsidRPr="007226B0">
        <w:rPr>
          <w:sz w:val="28"/>
          <w:szCs w:val="28"/>
        </w:rPr>
        <w:t xml:space="preserve"> в </w:t>
      </w:r>
      <w:proofErr w:type="spellStart"/>
      <w:r w:rsidRPr="007226B0">
        <w:rPr>
          <w:rStyle w:val="HTML1"/>
          <w:rFonts w:ascii="Times New Roman" w:hAnsi="Times New Roman" w:cs="Times New Roman"/>
          <w:sz w:val="28"/>
          <w:szCs w:val="28"/>
          <w:bdr w:val="none" w:sz="0" w:space="0" w:color="auto" w:frame="1"/>
        </w:rPr>
        <w:t>app_settings</w:t>
      </w:r>
      <w:proofErr w:type="spellEnd"/>
      <w:r w:rsidRPr="007226B0">
        <w:rPr>
          <w:sz w:val="28"/>
          <w:szCs w:val="28"/>
        </w:rPr>
        <w:t>), но сам ключ никогда не сохраняется — вычисляется на лету при каждой аутентификации.</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35" w:name="_Toc230173204"/>
      <w:r w:rsidRPr="00097C1B">
        <w:rPr>
          <w:rFonts w:ascii="Times New Roman" w:hAnsi="Times New Roman"/>
          <w:b w:val="0"/>
          <w:bCs w:val="0"/>
          <w:sz w:val="28"/>
          <w:szCs w:val="28"/>
        </w:rPr>
        <w:t>3.2.3 Шифрование: ChaCha20-Poly1305</w:t>
      </w:r>
      <w:bookmarkEnd w:id="2735"/>
    </w:p>
    <w:p w:rsidR="00DD110C" w:rsidRPr="007226B0" w:rsidRDefault="00DD110C" w:rsidP="00097C1B">
      <w:pPr>
        <w:spacing w:line="360" w:lineRule="auto"/>
        <w:jc w:val="both"/>
        <w:textAlignment w:val="baseline"/>
        <w:rPr>
          <w:sz w:val="28"/>
          <w:szCs w:val="28"/>
        </w:rPr>
      </w:pPr>
      <w:r w:rsidRPr="007226B0">
        <w:rPr>
          <w:sz w:val="28"/>
          <w:szCs w:val="28"/>
        </w:rPr>
        <w:t>Для шифрования конфиденциальных данных используется аутентифицированный алгоритм ChaCha20-Poly1305:</w:t>
      </w:r>
    </w:p>
    <w:p w:rsidR="00DD110C" w:rsidRPr="007226B0" w:rsidRDefault="00DD110C" w:rsidP="00097C1B">
      <w:pPr>
        <w:spacing w:line="360" w:lineRule="auto"/>
        <w:jc w:val="both"/>
        <w:textAlignment w:val="baseline"/>
        <w:rPr>
          <w:sz w:val="28"/>
          <w:szCs w:val="28"/>
        </w:rPr>
      </w:pPr>
      <w:r w:rsidRPr="007226B0">
        <w:rPr>
          <w:sz w:val="28"/>
          <w:szCs w:val="28"/>
        </w:rPr>
        <w:t>где:</w:t>
      </w:r>
    </w:p>
    <w:p w:rsidR="00DD110C" w:rsidRPr="007226B0" w:rsidRDefault="00DD110C" w:rsidP="00097C1B">
      <w:pPr>
        <w:numPr>
          <w:ilvl w:val="0"/>
          <w:numId w:val="72"/>
        </w:numPr>
        <w:spacing w:line="360" w:lineRule="auto"/>
        <w:jc w:val="both"/>
        <w:textAlignment w:val="baseline"/>
        <w:rPr>
          <w:sz w:val="28"/>
          <w:szCs w:val="28"/>
        </w:rPr>
      </w:pPr>
      <w:r w:rsidRPr="007226B0">
        <w:rPr>
          <w:sz w:val="28"/>
          <w:szCs w:val="28"/>
        </w:rPr>
        <w:t>256-битный ключ, полученный из PBKDF2;</w:t>
      </w:r>
    </w:p>
    <w:p w:rsidR="00DD110C" w:rsidRPr="007226B0" w:rsidRDefault="00DD110C" w:rsidP="00097C1B">
      <w:pPr>
        <w:numPr>
          <w:ilvl w:val="0"/>
          <w:numId w:val="72"/>
        </w:numPr>
        <w:spacing w:line="360" w:lineRule="auto"/>
        <w:jc w:val="both"/>
        <w:textAlignment w:val="baseline"/>
        <w:rPr>
          <w:sz w:val="28"/>
          <w:szCs w:val="28"/>
        </w:rPr>
      </w:pPr>
      <w:r w:rsidRPr="007226B0">
        <w:rPr>
          <w:sz w:val="28"/>
          <w:szCs w:val="28"/>
        </w:rPr>
        <w:t>96-битное (12 байт) уникальное значение для каждой операции шифрования;</w:t>
      </w:r>
    </w:p>
    <w:p w:rsidR="00DD110C" w:rsidRPr="007226B0" w:rsidRDefault="00DD110C" w:rsidP="00097C1B">
      <w:pPr>
        <w:numPr>
          <w:ilvl w:val="0"/>
          <w:numId w:val="72"/>
        </w:numPr>
        <w:spacing w:line="360" w:lineRule="auto"/>
        <w:jc w:val="both"/>
        <w:textAlignment w:val="baseline"/>
        <w:rPr>
          <w:sz w:val="28"/>
          <w:szCs w:val="28"/>
        </w:rPr>
      </w:pPr>
      <w:r w:rsidRPr="007226B0">
        <w:rPr>
          <w:sz w:val="28"/>
          <w:szCs w:val="28"/>
        </w:rPr>
        <w:t>открытый текст (пароль, логин, заметки);</w:t>
      </w:r>
    </w:p>
    <w:p w:rsidR="00DD110C" w:rsidRPr="007226B0" w:rsidRDefault="00DD110C" w:rsidP="00097C1B">
      <w:pPr>
        <w:numPr>
          <w:ilvl w:val="0"/>
          <w:numId w:val="72"/>
        </w:numPr>
        <w:spacing w:line="360" w:lineRule="auto"/>
        <w:jc w:val="both"/>
        <w:textAlignment w:val="baseline"/>
        <w:rPr>
          <w:sz w:val="28"/>
          <w:szCs w:val="28"/>
        </w:rPr>
      </w:pPr>
      <w:r w:rsidRPr="007226B0">
        <w:rPr>
          <w:sz w:val="28"/>
          <w:szCs w:val="28"/>
        </w:rPr>
        <w:t>зашифрованный текст вместе с тегом аутентификации.</w:t>
      </w:r>
    </w:p>
    <w:p w:rsidR="00DD110C" w:rsidRPr="004A3605"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Структура зашифрованной записи (BLOB):</w:t>
      </w:r>
    </w:p>
    <w:p w:rsidR="00DD110C" w:rsidRPr="004F19E2" w:rsidRDefault="00DD110C" w:rsidP="00097C1B">
      <w:pPr>
        <w:pStyle w:val="HTML"/>
        <w:spacing w:line="360" w:lineRule="auto"/>
        <w:ind w:left="708"/>
        <w:jc w:val="both"/>
        <w:textAlignment w:val="baseline"/>
        <w:rPr>
          <w:rStyle w:val="HTML1"/>
          <w:rFonts w:ascii="Times New Roman" w:hAnsi="Times New Roman" w:cs="Times New Roman"/>
          <w:color w:val="1A1A1A"/>
          <w:spacing w:val="8"/>
          <w:sz w:val="28"/>
          <w:szCs w:val="28"/>
          <w:bdr w:val="none" w:sz="0" w:space="0" w:color="auto" w:frame="1"/>
        </w:rPr>
      </w:pPr>
      <w:proofErr w:type="gramStart"/>
      <w:r w:rsidRPr="004F19E2">
        <w:rPr>
          <w:rStyle w:val="HTML1"/>
          <w:rFonts w:ascii="Times New Roman" w:hAnsi="Times New Roman" w:cs="Times New Roman"/>
          <w:color w:val="1A1A1A"/>
          <w:spacing w:val="8"/>
          <w:sz w:val="28"/>
          <w:szCs w:val="28"/>
          <w:bdr w:val="none" w:sz="0" w:space="0" w:color="auto" w:frame="1"/>
        </w:rPr>
        <w:t>[ 12</w:t>
      </w:r>
      <w:proofErr w:type="gramEnd"/>
      <w:r w:rsidRPr="004F19E2">
        <w:rPr>
          <w:rStyle w:val="HTML1"/>
          <w:rFonts w:ascii="Times New Roman" w:hAnsi="Times New Roman" w:cs="Times New Roman"/>
          <w:color w:val="1A1A1A"/>
          <w:spacing w:val="8"/>
          <w:sz w:val="28"/>
          <w:szCs w:val="28"/>
          <w:bdr w:val="none" w:sz="0" w:space="0" w:color="auto" w:frame="1"/>
        </w:rPr>
        <w:t xml:space="preserve"> </w:t>
      </w:r>
      <w:r w:rsidRPr="007226B0">
        <w:rPr>
          <w:rStyle w:val="HTML1"/>
          <w:rFonts w:ascii="Times New Roman" w:hAnsi="Times New Roman" w:cs="Times New Roman"/>
          <w:color w:val="1A1A1A"/>
          <w:spacing w:val="8"/>
          <w:sz w:val="28"/>
          <w:szCs w:val="28"/>
          <w:bdr w:val="none" w:sz="0" w:space="0" w:color="auto" w:frame="1"/>
        </w:rPr>
        <w:t>байт</w:t>
      </w:r>
      <w:r w:rsidRPr="004F19E2">
        <w:rPr>
          <w:rStyle w:val="HTML1"/>
          <w:rFonts w:ascii="Times New Roman" w:hAnsi="Times New Roman" w:cs="Times New Roman"/>
          <w:color w:val="1A1A1A"/>
          <w:spacing w:val="8"/>
          <w:sz w:val="28"/>
          <w:szCs w:val="28"/>
          <w:bdr w:val="none" w:sz="0" w:space="0" w:color="auto" w:frame="1"/>
        </w:rPr>
        <w:t xml:space="preserve">: </w:t>
      </w:r>
      <w:proofErr w:type="gramStart"/>
      <w:r w:rsidRPr="007226B0">
        <w:rPr>
          <w:rStyle w:val="HTML1"/>
          <w:rFonts w:ascii="Times New Roman" w:hAnsi="Times New Roman" w:cs="Times New Roman"/>
          <w:color w:val="1A1A1A"/>
          <w:spacing w:val="8"/>
          <w:sz w:val="28"/>
          <w:szCs w:val="28"/>
          <w:bdr w:val="none" w:sz="0" w:space="0" w:color="auto" w:frame="1"/>
          <w:lang w:val="en-US"/>
        </w:rPr>
        <w:t>nonce</w:t>
      </w:r>
      <w:r w:rsidRPr="004F19E2">
        <w:rPr>
          <w:rStyle w:val="HTML1"/>
          <w:rFonts w:ascii="Times New Roman" w:hAnsi="Times New Roman" w:cs="Times New Roman"/>
          <w:color w:val="1A1A1A"/>
          <w:spacing w:val="8"/>
          <w:sz w:val="28"/>
          <w:szCs w:val="28"/>
          <w:bdr w:val="none" w:sz="0" w:space="0" w:color="auto" w:frame="1"/>
        </w:rPr>
        <w:t xml:space="preserve"> ]</w:t>
      </w:r>
      <w:proofErr w:type="gramEnd"/>
    </w:p>
    <w:p w:rsidR="00DD110C" w:rsidRPr="007226B0" w:rsidRDefault="00DD110C" w:rsidP="00097C1B">
      <w:pPr>
        <w:pStyle w:val="HTML"/>
        <w:spacing w:line="360" w:lineRule="auto"/>
        <w:ind w:left="708"/>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N </w:t>
      </w:r>
      <w:r w:rsidRPr="007226B0">
        <w:rPr>
          <w:rStyle w:val="HTML1"/>
          <w:rFonts w:ascii="Times New Roman" w:hAnsi="Times New Roman" w:cs="Times New Roman"/>
          <w:color w:val="1A1A1A"/>
          <w:spacing w:val="8"/>
          <w:sz w:val="28"/>
          <w:szCs w:val="28"/>
          <w:bdr w:val="none" w:sz="0" w:space="0" w:color="auto" w:frame="1"/>
        </w:rPr>
        <w:t>байт</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gramStart"/>
      <w:r w:rsidRPr="007226B0">
        <w:rPr>
          <w:rStyle w:val="HTML1"/>
          <w:rFonts w:ascii="Times New Roman" w:hAnsi="Times New Roman" w:cs="Times New Roman"/>
          <w:color w:val="1A1A1A"/>
          <w:spacing w:val="8"/>
          <w:sz w:val="28"/>
          <w:szCs w:val="28"/>
          <w:bdr w:val="none" w:sz="0" w:space="0" w:color="auto" w:frame="1"/>
          <w:lang w:val="en-US"/>
        </w:rPr>
        <w:t>ciphertext ]</w:t>
      </w:r>
      <w:proofErr w:type="gramEnd"/>
    </w:p>
    <w:p w:rsidR="00DD110C" w:rsidRPr="007226B0" w:rsidRDefault="00DD110C" w:rsidP="00097C1B">
      <w:pPr>
        <w:pStyle w:val="HTML"/>
        <w:spacing w:line="360" w:lineRule="auto"/>
        <w:ind w:left="708"/>
        <w:jc w:val="both"/>
        <w:textAlignment w:val="baseline"/>
        <w:rPr>
          <w:rFonts w:ascii="Times New Roman" w:hAnsi="Times New Roman" w:cs="Times New Roman"/>
          <w:color w:val="1A1A1A"/>
          <w:spacing w:val="8"/>
          <w:sz w:val="28"/>
          <w:szCs w:val="28"/>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[ 16 </w:t>
      </w:r>
      <w:r w:rsidRPr="007226B0">
        <w:rPr>
          <w:rStyle w:val="HTML1"/>
          <w:rFonts w:ascii="Times New Roman" w:hAnsi="Times New Roman" w:cs="Times New Roman"/>
          <w:color w:val="1A1A1A"/>
          <w:spacing w:val="8"/>
          <w:sz w:val="28"/>
          <w:szCs w:val="28"/>
          <w:bdr w:val="none" w:sz="0" w:space="0" w:color="auto" w:frame="1"/>
        </w:rPr>
        <w:t>байт</w:t>
      </w:r>
      <w:r w:rsidRPr="007226B0">
        <w:rPr>
          <w:rStyle w:val="HTML1"/>
          <w:rFonts w:ascii="Times New Roman" w:hAnsi="Times New Roman" w:cs="Times New Roman"/>
          <w:color w:val="1A1A1A"/>
          <w:spacing w:val="8"/>
          <w:sz w:val="28"/>
          <w:szCs w:val="28"/>
          <w:bdr w:val="none" w:sz="0" w:space="0" w:color="auto" w:frame="1"/>
          <w:lang w:val="en-US"/>
        </w:rPr>
        <w:t xml:space="preserve">: Poly1305 </w:t>
      </w:r>
      <w:proofErr w:type="gramStart"/>
      <w:r w:rsidRPr="007226B0">
        <w:rPr>
          <w:rStyle w:val="HTML1"/>
          <w:rFonts w:ascii="Times New Roman" w:hAnsi="Times New Roman" w:cs="Times New Roman"/>
          <w:color w:val="1A1A1A"/>
          <w:spacing w:val="8"/>
          <w:sz w:val="28"/>
          <w:szCs w:val="28"/>
          <w:bdr w:val="none" w:sz="0" w:space="0" w:color="auto" w:frame="1"/>
          <w:lang w:val="en-US"/>
        </w:rPr>
        <w:t>tag ]</w:t>
      </w:r>
      <w:proofErr w:type="gramEnd"/>
    </w:p>
    <w:p w:rsidR="00DD110C" w:rsidRPr="004A3605" w:rsidRDefault="00DD110C" w:rsidP="00097C1B">
      <w:pPr>
        <w:spacing w:line="360" w:lineRule="auto"/>
        <w:jc w:val="both"/>
        <w:textAlignment w:val="baseline"/>
        <w:rPr>
          <w:sz w:val="28"/>
          <w:szCs w:val="28"/>
          <w:lang w:val="en-US"/>
        </w:rPr>
      </w:pPr>
      <w:r w:rsidRPr="00097C1B">
        <w:rPr>
          <w:rStyle w:val="af"/>
          <w:b w:val="0"/>
          <w:bCs w:val="0"/>
          <w:sz w:val="28"/>
          <w:szCs w:val="28"/>
          <w:bdr w:val="none" w:sz="0" w:space="0" w:color="auto" w:frame="1"/>
        </w:rPr>
        <w:t>Преимущества</w:t>
      </w:r>
      <w:r w:rsidRPr="00097C1B">
        <w:rPr>
          <w:rStyle w:val="af"/>
          <w:b w:val="0"/>
          <w:bCs w:val="0"/>
          <w:sz w:val="28"/>
          <w:szCs w:val="28"/>
          <w:bdr w:val="none" w:sz="0" w:space="0" w:color="auto" w:frame="1"/>
          <w:lang w:val="en-US"/>
        </w:rPr>
        <w:t xml:space="preserve"> ChaCha20-Poly1305:</w:t>
      </w:r>
    </w:p>
    <w:p w:rsidR="00DD110C" w:rsidRPr="007226B0" w:rsidRDefault="00DD110C" w:rsidP="00097C1B">
      <w:pPr>
        <w:numPr>
          <w:ilvl w:val="0"/>
          <w:numId w:val="73"/>
        </w:numPr>
        <w:spacing w:after="120" w:line="360" w:lineRule="auto"/>
        <w:jc w:val="both"/>
        <w:textAlignment w:val="baseline"/>
        <w:rPr>
          <w:sz w:val="28"/>
          <w:szCs w:val="28"/>
        </w:rPr>
      </w:pPr>
      <w:r w:rsidRPr="007226B0">
        <w:rPr>
          <w:sz w:val="28"/>
          <w:szCs w:val="28"/>
        </w:rPr>
        <w:t>Высокая производительность на программном уровне без требований к аппаратному ускорению AES;</w:t>
      </w:r>
    </w:p>
    <w:p w:rsidR="00DD110C" w:rsidRPr="007226B0" w:rsidRDefault="00DD110C" w:rsidP="00097C1B">
      <w:pPr>
        <w:numPr>
          <w:ilvl w:val="0"/>
          <w:numId w:val="73"/>
        </w:numPr>
        <w:spacing w:after="120" w:line="360" w:lineRule="auto"/>
        <w:jc w:val="both"/>
        <w:textAlignment w:val="baseline"/>
        <w:rPr>
          <w:sz w:val="28"/>
          <w:szCs w:val="28"/>
        </w:rPr>
      </w:pPr>
      <w:r w:rsidRPr="007226B0">
        <w:rPr>
          <w:sz w:val="28"/>
          <w:szCs w:val="28"/>
        </w:rPr>
        <w:lastRenderedPageBreak/>
        <w:t>Устойчивость к атакам по побочным каналам (</w:t>
      </w:r>
      <w:proofErr w:type="spellStart"/>
      <w:r w:rsidRPr="007226B0">
        <w:rPr>
          <w:sz w:val="28"/>
          <w:szCs w:val="28"/>
        </w:rPr>
        <w:t>timing</w:t>
      </w:r>
      <w:proofErr w:type="spellEnd"/>
      <w:r w:rsidRPr="007226B0">
        <w:rPr>
          <w:sz w:val="28"/>
          <w:szCs w:val="28"/>
        </w:rPr>
        <w:t xml:space="preserve"> </w:t>
      </w:r>
      <w:proofErr w:type="spellStart"/>
      <w:r w:rsidRPr="007226B0">
        <w:rPr>
          <w:sz w:val="28"/>
          <w:szCs w:val="28"/>
        </w:rPr>
        <w:t>attacks</w:t>
      </w:r>
      <w:proofErr w:type="spellEnd"/>
      <w:r w:rsidRPr="007226B0">
        <w:rPr>
          <w:sz w:val="28"/>
          <w:szCs w:val="28"/>
        </w:rPr>
        <w:t>);</w:t>
      </w:r>
    </w:p>
    <w:p w:rsidR="00DD110C" w:rsidRPr="007226B0" w:rsidRDefault="00DD110C" w:rsidP="00097C1B">
      <w:pPr>
        <w:numPr>
          <w:ilvl w:val="0"/>
          <w:numId w:val="73"/>
        </w:numPr>
        <w:spacing w:line="360" w:lineRule="auto"/>
        <w:jc w:val="both"/>
        <w:textAlignment w:val="baseline"/>
        <w:rPr>
          <w:sz w:val="28"/>
          <w:szCs w:val="28"/>
        </w:rPr>
      </w:pPr>
      <w:r w:rsidRPr="007226B0">
        <w:rPr>
          <w:sz w:val="28"/>
          <w:szCs w:val="28"/>
        </w:rPr>
        <w:t>Встроенная аутентификация — любое изменение зашифрованных данных будет обнаружено при проверке тега.</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36" w:name="_Toc230173205"/>
      <w:r w:rsidRPr="00097C1B">
        <w:rPr>
          <w:rFonts w:ascii="Times New Roman" w:hAnsi="Times New Roman"/>
          <w:b w:val="0"/>
          <w:bCs w:val="0"/>
          <w:sz w:val="28"/>
          <w:szCs w:val="28"/>
        </w:rPr>
        <w:t xml:space="preserve">3.2.4 </w:t>
      </w:r>
      <w:proofErr w:type="spellStart"/>
      <w:r w:rsidRPr="00097C1B">
        <w:rPr>
          <w:rFonts w:ascii="Times New Roman" w:hAnsi="Times New Roman"/>
          <w:b w:val="0"/>
          <w:bCs w:val="0"/>
          <w:sz w:val="28"/>
          <w:szCs w:val="28"/>
        </w:rPr>
        <w:t>Nonce</w:t>
      </w:r>
      <w:proofErr w:type="spellEnd"/>
      <w:r w:rsidRPr="00097C1B">
        <w:rPr>
          <w:rFonts w:ascii="Times New Roman" w:hAnsi="Times New Roman"/>
          <w:b w:val="0"/>
          <w:bCs w:val="0"/>
          <w:sz w:val="28"/>
          <w:szCs w:val="28"/>
        </w:rPr>
        <w:t xml:space="preserve"> и управление им</w:t>
      </w:r>
      <w:bookmarkEnd w:id="2736"/>
    </w:p>
    <w:p w:rsidR="00DD110C" w:rsidRPr="007226B0" w:rsidRDefault="00DD110C" w:rsidP="00097C1B">
      <w:pPr>
        <w:spacing w:line="360" w:lineRule="auto"/>
        <w:jc w:val="both"/>
        <w:textAlignment w:val="baseline"/>
        <w:rPr>
          <w:sz w:val="28"/>
          <w:szCs w:val="28"/>
        </w:rPr>
      </w:pPr>
      <w:proofErr w:type="spellStart"/>
      <w:r w:rsidRPr="007226B0">
        <w:rPr>
          <w:sz w:val="28"/>
          <w:szCs w:val="28"/>
        </w:rPr>
        <w:t>Nonce</w:t>
      </w:r>
      <w:proofErr w:type="spellEnd"/>
      <w:r w:rsidRPr="007226B0">
        <w:rPr>
          <w:sz w:val="28"/>
          <w:szCs w:val="28"/>
        </w:rPr>
        <w:t xml:space="preserve"> (</w:t>
      </w:r>
      <w:proofErr w:type="spellStart"/>
      <w:r w:rsidRPr="007226B0">
        <w:rPr>
          <w:sz w:val="28"/>
          <w:szCs w:val="28"/>
        </w:rPr>
        <w:t>number</w:t>
      </w:r>
      <w:proofErr w:type="spellEnd"/>
      <w:r w:rsidRPr="007226B0">
        <w:rPr>
          <w:sz w:val="28"/>
          <w:szCs w:val="28"/>
        </w:rPr>
        <w:t xml:space="preserve"> </w:t>
      </w:r>
      <w:proofErr w:type="spellStart"/>
      <w:r w:rsidRPr="007226B0">
        <w:rPr>
          <w:sz w:val="28"/>
          <w:szCs w:val="28"/>
        </w:rPr>
        <w:t>used</w:t>
      </w:r>
      <w:proofErr w:type="spellEnd"/>
      <w:r w:rsidRPr="007226B0">
        <w:rPr>
          <w:sz w:val="28"/>
          <w:szCs w:val="28"/>
        </w:rPr>
        <w:t xml:space="preserve"> </w:t>
      </w:r>
      <w:proofErr w:type="spellStart"/>
      <w:r w:rsidRPr="007226B0">
        <w:rPr>
          <w:sz w:val="28"/>
          <w:szCs w:val="28"/>
        </w:rPr>
        <w:t>once</w:t>
      </w:r>
      <w:proofErr w:type="spellEnd"/>
      <w:r w:rsidRPr="007226B0">
        <w:rPr>
          <w:sz w:val="28"/>
          <w:szCs w:val="28"/>
        </w:rPr>
        <w:t xml:space="preserve">) — критически важный параметр, обеспечивающий уникальность </w:t>
      </w:r>
      <w:proofErr w:type="spellStart"/>
      <w:r w:rsidRPr="007226B0">
        <w:rPr>
          <w:sz w:val="28"/>
          <w:szCs w:val="28"/>
        </w:rPr>
        <w:t>keystream</w:t>
      </w:r>
      <w:proofErr w:type="spellEnd"/>
      <w:r w:rsidRPr="007226B0">
        <w:rPr>
          <w:sz w:val="28"/>
          <w:szCs w:val="28"/>
        </w:rPr>
        <w:t xml:space="preserve"> для каждой операции шифрования. В системе </w:t>
      </w:r>
      <w:proofErr w:type="spellStart"/>
      <w:r w:rsidRPr="007226B0">
        <w:rPr>
          <w:sz w:val="28"/>
          <w:szCs w:val="28"/>
        </w:rPr>
        <w:t>nonce</w:t>
      </w:r>
      <w:proofErr w:type="spellEnd"/>
      <w:r w:rsidRPr="007226B0">
        <w:rPr>
          <w:sz w:val="28"/>
          <w:szCs w:val="28"/>
        </w:rPr>
        <w:t xml:space="preserve"> генерируется криптографически стойким генератором (CSPRNG) и никогда не повторяется.</w:t>
      </w:r>
    </w:p>
    <w:p w:rsidR="00DD110C" w:rsidRPr="007226B0" w:rsidRDefault="00DD110C" w:rsidP="00097C1B">
      <w:pPr>
        <w:spacing w:line="360" w:lineRule="auto"/>
        <w:jc w:val="both"/>
        <w:textAlignment w:val="baseline"/>
        <w:rPr>
          <w:sz w:val="28"/>
          <w:szCs w:val="28"/>
        </w:rPr>
      </w:pPr>
      <w:r w:rsidRPr="007226B0">
        <w:rPr>
          <w:sz w:val="28"/>
          <w:szCs w:val="28"/>
        </w:rPr>
        <w:t xml:space="preserve">При обновлении записи (например, смене пароля) генерируется новый </w:t>
      </w:r>
      <w:proofErr w:type="spellStart"/>
      <w:r w:rsidRPr="007226B0">
        <w:rPr>
          <w:sz w:val="28"/>
          <w:szCs w:val="28"/>
        </w:rPr>
        <w:t>nonce</w:t>
      </w:r>
      <w:proofErr w:type="spellEnd"/>
      <w:r w:rsidRPr="007226B0">
        <w:rPr>
          <w:sz w:val="28"/>
          <w:szCs w:val="28"/>
        </w:rPr>
        <w:t xml:space="preserve">, а старый зашифрованный пароль сохраняется в таблице </w:t>
      </w:r>
      <w:proofErr w:type="spellStart"/>
      <w:r w:rsidRPr="007226B0">
        <w:rPr>
          <w:rStyle w:val="HTML1"/>
          <w:rFonts w:ascii="Times New Roman" w:hAnsi="Times New Roman" w:cs="Times New Roman"/>
          <w:sz w:val="28"/>
          <w:szCs w:val="28"/>
          <w:bdr w:val="none" w:sz="0" w:space="0" w:color="auto" w:frame="1"/>
        </w:rPr>
        <w:t>password_history</w:t>
      </w:r>
      <w:proofErr w:type="spellEnd"/>
      <w:r w:rsidRPr="007226B0">
        <w:rPr>
          <w:sz w:val="28"/>
          <w:szCs w:val="28"/>
        </w:rPr>
        <w:t xml:space="preserve"> для возможности восстановления.</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37" w:name="_Toc230173206"/>
      <w:r w:rsidRPr="00097C1B">
        <w:rPr>
          <w:rFonts w:ascii="Times New Roman" w:hAnsi="Times New Roman"/>
          <w:b w:val="0"/>
          <w:bCs w:val="0"/>
          <w:sz w:val="28"/>
          <w:szCs w:val="28"/>
        </w:rPr>
        <w:t xml:space="preserve">3.2.5 </w:t>
      </w:r>
      <w:proofErr w:type="spellStart"/>
      <w:r w:rsidRPr="00097C1B">
        <w:rPr>
          <w:rFonts w:ascii="Times New Roman" w:hAnsi="Times New Roman"/>
          <w:b w:val="0"/>
          <w:bCs w:val="0"/>
          <w:sz w:val="28"/>
          <w:szCs w:val="28"/>
        </w:rPr>
        <w:t>Authentication</w:t>
      </w:r>
      <w:proofErr w:type="spellEnd"/>
      <w:r w:rsidRPr="00097C1B">
        <w:rPr>
          <w:rFonts w:ascii="Times New Roman" w:hAnsi="Times New Roman"/>
          <w:b w:val="0"/>
          <w:bCs w:val="0"/>
          <w:sz w:val="28"/>
          <w:szCs w:val="28"/>
        </w:rPr>
        <w:t xml:space="preserve"> </w:t>
      </w:r>
      <w:proofErr w:type="spellStart"/>
      <w:r w:rsidRPr="00097C1B">
        <w:rPr>
          <w:rFonts w:ascii="Times New Roman" w:hAnsi="Times New Roman"/>
          <w:b w:val="0"/>
          <w:bCs w:val="0"/>
          <w:sz w:val="28"/>
          <w:szCs w:val="28"/>
        </w:rPr>
        <w:t>tag</w:t>
      </w:r>
      <w:bookmarkEnd w:id="2737"/>
      <w:proofErr w:type="spellEnd"/>
    </w:p>
    <w:p w:rsidR="00DD110C" w:rsidRPr="007226B0" w:rsidRDefault="00DD110C" w:rsidP="00097C1B">
      <w:pPr>
        <w:spacing w:line="360" w:lineRule="auto"/>
        <w:jc w:val="both"/>
        <w:textAlignment w:val="baseline"/>
        <w:rPr>
          <w:sz w:val="28"/>
          <w:szCs w:val="28"/>
        </w:rPr>
      </w:pPr>
      <w:r w:rsidRPr="007226B0">
        <w:rPr>
          <w:sz w:val="28"/>
          <w:szCs w:val="28"/>
        </w:rPr>
        <w:t>Poly1305 генерирует 128-битный (16 байт) тег аутентификации, который проверяется при каждом дешифровании:</w:t>
      </w:r>
    </w:p>
    <w:p w:rsidR="00DD110C" w:rsidRPr="007226B0" w:rsidRDefault="00DD110C" w:rsidP="00097C1B">
      <w:pPr>
        <w:spacing w:line="360" w:lineRule="auto"/>
        <w:jc w:val="both"/>
        <w:textAlignment w:val="baseline"/>
        <w:rPr>
          <w:sz w:val="28"/>
          <w:szCs w:val="28"/>
        </w:rPr>
      </w:pPr>
      <w:r w:rsidRPr="007226B0">
        <w:rPr>
          <w:sz w:val="28"/>
          <w:szCs w:val="28"/>
        </w:rPr>
        <w:t>где — производный ключ аутентификации, генерируемый ChaCha20 в процессе шифрования.</w:t>
      </w:r>
    </w:p>
    <w:p w:rsidR="00DD110C" w:rsidRPr="007226B0" w:rsidRDefault="00DD110C" w:rsidP="00097C1B">
      <w:pPr>
        <w:spacing w:line="360" w:lineRule="auto"/>
        <w:jc w:val="both"/>
        <w:textAlignment w:val="baseline"/>
        <w:rPr>
          <w:sz w:val="28"/>
          <w:szCs w:val="28"/>
        </w:rPr>
      </w:pPr>
      <w:r w:rsidRPr="007226B0">
        <w:rPr>
          <w:sz w:val="28"/>
          <w:szCs w:val="28"/>
        </w:rPr>
        <w:t>При несовпадении тега операция дешифрования прерывается с ошибкой «</w:t>
      </w:r>
      <w:proofErr w:type="spellStart"/>
      <w:r w:rsidRPr="007226B0">
        <w:rPr>
          <w:sz w:val="28"/>
          <w:szCs w:val="28"/>
        </w:rPr>
        <w:t>Integrity</w:t>
      </w:r>
      <w:proofErr w:type="spellEnd"/>
      <w:r w:rsidRPr="007226B0">
        <w:rPr>
          <w:sz w:val="28"/>
          <w:szCs w:val="28"/>
        </w:rPr>
        <w:t xml:space="preserve"> </w:t>
      </w:r>
      <w:proofErr w:type="spellStart"/>
      <w:r w:rsidRPr="007226B0">
        <w:rPr>
          <w:sz w:val="28"/>
          <w:szCs w:val="28"/>
        </w:rPr>
        <w:t>check</w:t>
      </w:r>
      <w:proofErr w:type="spellEnd"/>
      <w:r w:rsidRPr="007226B0">
        <w:rPr>
          <w:sz w:val="28"/>
          <w:szCs w:val="28"/>
        </w:rPr>
        <w:t xml:space="preserve"> </w:t>
      </w:r>
      <w:proofErr w:type="spellStart"/>
      <w:r w:rsidRPr="007226B0">
        <w:rPr>
          <w:sz w:val="28"/>
          <w:szCs w:val="28"/>
        </w:rPr>
        <w:t>failed</w:t>
      </w:r>
      <w:proofErr w:type="spellEnd"/>
      <w:r w:rsidRPr="007226B0">
        <w:rPr>
          <w:sz w:val="28"/>
          <w:szCs w:val="28"/>
        </w:rPr>
        <w:t>», что предотвращает использование повреждённых или поддельных данных.</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38" w:name="_Toc230173207"/>
      <w:r w:rsidRPr="00097C1B">
        <w:rPr>
          <w:rFonts w:ascii="Times New Roman" w:hAnsi="Times New Roman"/>
          <w:b w:val="0"/>
          <w:bCs w:val="0"/>
          <w:sz w:val="28"/>
          <w:szCs w:val="28"/>
        </w:rPr>
        <w:t>3.2.6 CSPRNG</w:t>
      </w:r>
      <w:bookmarkEnd w:id="2738"/>
    </w:p>
    <w:p w:rsidR="00B05769" w:rsidRPr="00F96BB2" w:rsidRDefault="00DD110C" w:rsidP="00097C1B">
      <w:pPr>
        <w:spacing w:line="360" w:lineRule="auto"/>
        <w:jc w:val="both"/>
        <w:textAlignment w:val="baseline"/>
        <w:rPr>
          <w:rStyle w:val="token"/>
          <w:color w:val="7B30D0"/>
          <w:spacing w:val="8"/>
          <w:sz w:val="28"/>
          <w:szCs w:val="28"/>
          <w:bdr w:val="none" w:sz="0" w:space="0" w:color="auto" w:frame="1"/>
        </w:rPr>
      </w:pPr>
      <w:r w:rsidRPr="007226B0">
        <w:rPr>
          <w:sz w:val="28"/>
          <w:szCs w:val="28"/>
        </w:rPr>
        <w:t xml:space="preserve">Для генерации </w:t>
      </w:r>
      <w:proofErr w:type="spellStart"/>
      <w:r w:rsidRPr="007226B0">
        <w:rPr>
          <w:sz w:val="28"/>
          <w:szCs w:val="28"/>
        </w:rPr>
        <w:t>nonce</w:t>
      </w:r>
      <w:proofErr w:type="spellEnd"/>
      <w:r w:rsidRPr="007226B0">
        <w:rPr>
          <w:sz w:val="28"/>
          <w:szCs w:val="28"/>
        </w:rPr>
        <w:t xml:space="preserve">, соли и случайных паролей используется криптографически стойкий генератор псевдослучайных чисел (CSPRNG), предоставляемый платформой через библиотеку </w:t>
      </w:r>
      <w:proofErr w:type="spellStart"/>
      <w:r w:rsidRPr="007226B0">
        <w:rPr>
          <w:rStyle w:val="HTML1"/>
          <w:rFonts w:ascii="Times New Roman" w:hAnsi="Times New Roman" w:cs="Times New Roman"/>
          <w:sz w:val="28"/>
          <w:szCs w:val="28"/>
          <w:bdr w:val="none" w:sz="0" w:space="0" w:color="auto" w:frame="1"/>
        </w:rPr>
        <w:t>cryptography</w:t>
      </w:r>
      <w:proofErr w:type="spellEnd"/>
      <w:r w:rsidRPr="007226B0">
        <w:rPr>
          <w:sz w:val="28"/>
          <w:szCs w:val="28"/>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secureRandom</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1172C7"/>
          <w:spacing w:val="8"/>
          <w:sz w:val="28"/>
          <w:szCs w:val="28"/>
          <w:bdr w:val="none" w:sz="0" w:space="0" w:color="auto" w:frame="1"/>
          <w:lang w:val="en-US"/>
        </w:rPr>
        <w:t>SecureRandom</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nonce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secureRandom</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nextBytes</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174781"/>
          <w:spacing w:val="8"/>
          <w:sz w:val="28"/>
          <w:szCs w:val="28"/>
          <w:bdr w:val="none" w:sz="0" w:space="0" w:color="auto" w:frame="1"/>
          <w:lang w:val="en-US"/>
        </w:rPr>
        <w:t>12</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lang w:val="en-US"/>
        </w:rPr>
        <w:t xml:space="preserve">// 96 </w:t>
      </w:r>
      <w:r w:rsidRPr="007226B0">
        <w:rPr>
          <w:rStyle w:val="token"/>
          <w:rFonts w:ascii="Times New Roman" w:hAnsi="Times New Roman" w:cs="Times New Roman"/>
          <w:i/>
          <w:iCs/>
          <w:color w:val="B2B2B2"/>
          <w:spacing w:val="8"/>
          <w:sz w:val="28"/>
          <w:szCs w:val="28"/>
          <w:bdr w:val="none" w:sz="0" w:space="0" w:color="auto" w:frame="1"/>
        </w:rPr>
        <w:t>бит</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для</w:t>
      </w:r>
      <w:r w:rsidRPr="007226B0">
        <w:rPr>
          <w:rStyle w:val="token"/>
          <w:rFonts w:ascii="Times New Roman" w:hAnsi="Times New Roman" w:cs="Times New Roman"/>
          <w:i/>
          <w:iCs/>
          <w:color w:val="B2B2B2"/>
          <w:spacing w:val="8"/>
          <w:sz w:val="28"/>
          <w:szCs w:val="28"/>
          <w:bdr w:val="none" w:sz="0" w:space="0" w:color="auto" w:frame="1"/>
          <w:lang w:val="en-US"/>
        </w:rPr>
        <w:t xml:space="preserve"> ChaCha20</w:t>
      </w:r>
    </w:p>
    <w:p w:rsidR="00DD110C" w:rsidRPr="007226B0" w:rsidRDefault="00DD110C" w:rsidP="00097C1B">
      <w:pPr>
        <w:pStyle w:val="HTML"/>
        <w:spacing w:line="360" w:lineRule="auto"/>
        <w:jc w:val="both"/>
        <w:textAlignment w:val="baseline"/>
        <w:rPr>
          <w:rFonts w:ascii="Times New Roman" w:hAnsi="Times New Roman" w:cs="Times New Roman"/>
          <w:color w:val="1A1A1A"/>
          <w:spacing w:val="8"/>
          <w:sz w:val="28"/>
          <w:szCs w:val="28"/>
          <w:lang w:val="en-US"/>
        </w:rPr>
      </w:pP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salt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secureRandom</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nextBytes</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174781"/>
          <w:spacing w:val="8"/>
          <w:sz w:val="28"/>
          <w:szCs w:val="28"/>
          <w:bdr w:val="none" w:sz="0" w:space="0" w:color="auto" w:frame="1"/>
          <w:lang w:val="en-US"/>
        </w:rPr>
        <w:t>16</w:t>
      </w:r>
      <w:proofErr w:type="gramStart"/>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lang w:val="en-US"/>
        </w:rPr>
        <w:t>/</w:t>
      </w:r>
      <w:proofErr w:type="gramEnd"/>
      <w:r w:rsidRPr="007226B0">
        <w:rPr>
          <w:rStyle w:val="token"/>
          <w:rFonts w:ascii="Times New Roman" w:hAnsi="Times New Roman" w:cs="Times New Roman"/>
          <w:i/>
          <w:iCs/>
          <w:color w:val="B2B2B2"/>
          <w:spacing w:val="8"/>
          <w:sz w:val="28"/>
          <w:szCs w:val="28"/>
          <w:bdr w:val="none" w:sz="0" w:space="0" w:color="auto" w:frame="1"/>
          <w:lang w:val="en-US"/>
        </w:rPr>
        <w:t xml:space="preserve">/ 128 </w:t>
      </w:r>
      <w:r w:rsidRPr="007226B0">
        <w:rPr>
          <w:rStyle w:val="token"/>
          <w:rFonts w:ascii="Times New Roman" w:hAnsi="Times New Roman" w:cs="Times New Roman"/>
          <w:i/>
          <w:iCs/>
          <w:color w:val="B2B2B2"/>
          <w:spacing w:val="8"/>
          <w:sz w:val="28"/>
          <w:szCs w:val="28"/>
          <w:bdr w:val="none" w:sz="0" w:space="0" w:color="auto" w:frame="1"/>
        </w:rPr>
        <w:t>бит</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для</w:t>
      </w:r>
      <w:r w:rsidRPr="007226B0">
        <w:rPr>
          <w:rStyle w:val="token"/>
          <w:rFonts w:ascii="Times New Roman" w:hAnsi="Times New Roman" w:cs="Times New Roman"/>
          <w:i/>
          <w:iCs/>
          <w:color w:val="B2B2B2"/>
          <w:spacing w:val="8"/>
          <w:sz w:val="28"/>
          <w:szCs w:val="28"/>
          <w:bdr w:val="none" w:sz="0" w:space="0" w:color="auto" w:frame="1"/>
          <w:lang w:val="en-US"/>
        </w:rPr>
        <w:t xml:space="preserve"> PBKDF2</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39" w:name="_Toc230173208"/>
      <w:r w:rsidRPr="00097C1B">
        <w:rPr>
          <w:rFonts w:ascii="Times New Roman" w:hAnsi="Times New Roman"/>
          <w:b w:val="0"/>
          <w:bCs w:val="0"/>
          <w:sz w:val="28"/>
          <w:szCs w:val="28"/>
        </w:rPr>
        <w:lastRenderedPageBreak/>
        <w:t>3.2.7 Пример криптографического потока</w:t>
      </w:r>
      <w:bookmarkEnd w:id="2739"/>
    </w:p>
    <w:p w:rsidR="00DD110C" w:rsidRPr="004A3605"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Шифрование нового пароля:</w:t>
      </w:r>
    </w:p>
    <w:p w:rsidR="00DD110C" w:rsidRPr="007226B0" w:rsidRDefault="00DD110C" w:rsidP="00097C1B">
      <w:pPr>
        <w:numPr>
          <w:ilvl w:val="0"/>
          <w:numId w:val="74"/>
        </w:numPr>
        <w:spacing w:line="360" w:lineRule="auto"/>
        <w:jc w:val="both"/>
        <w:textAlignment w:val="baseline"/>
        <w:rPr>
          <w:sz w:val="28"/>
          <w:szCs w:val="28"/>
        </w:rPr>
      </w:pPr>
      <w:r w:rsidRPr="007226B0">
        <w:rPr>
          <w:sz w:val="28"/>
          <w:szCs w:val="28"/>
        </w:rPr>
        <w:t xml:space="preserve">Пользователь вводит мастер-PIN → PBKDF2 с солью → </w:t>
      </w:r>
      <w:proofErr w:type="gramStart"/>
      <w:r w:rsidRPr="007226B0">
        <w:rPr>
          <w:sz w:val="28"/>
          <w:szCs w:val="28"/>
        </w:rPr>
        <w:t>ключ .</w:t>
      </w:r>
      <w:proofErr w:type="gramEnd"/>
    </w:p>
    <w:p w:rsidR="00DD110C" w:rsidRPr="007226B0" w:rsidRDefault="00DD110C" w:rsidP="00097C1B">
      <w:pPr>
        <w:numPr>
          <w:ilvl w:val="0"/>
          <w:numId w:val="74"/>
        </w:numPr>
        <w:spacing w:after="120" w:line="360" w:lineRule="auto"/>
        <w:jc w:val="both"/>
        <w:textAlignment w:val="baseline"/>
        <w:rPr>
          <w:sz w:val="28"/>
          <w:szCs w:val="28"/>
        </w:rPr>
      </w:pPr>
      <w:r w:rsidRPr="007226B0">
        <w:rPr>
          <w:sz w:val="28"/>
          <w:szCs w:val="28"/>
        </w:rPr>
        <w:t xml:space="preserve">Генерация </w:t>
      </w:r>
      <w:proofErr w:type="spellStart"/>
      <w:r w:rsidRPr="007226B0">
        <w:rPr>
          <w:sz w:val="28"/>
          <w:szCs w:val="28"/>
        </w:rPr>
        <w:t>nonce</w:t>
      </w:r>
      <w:proofErr w:type="spellEnd"/>
      <w:r w:rsidRPr="007226B0">
        <w:rPr>
          <w:sz w:val="28"/>
          <w:szCs w:val="28"/>
        </w:rPr>
        <w:t xml:space="preserve"> (12 байт, CSPRNG).</w:t>
      </w:r>
    </w:p>
    <w:p w:rsidR="00DD110C" w:rsidRPr="007226B0" w:rsidRDefault="00DD110C" w:rsidP="00097C1B">
      <w:pPr>
        <w:numPr>
          <w:ilvl w:val="0"/>
          <w:numId w:val="74"/>
        </w:numPr>
        <w:spacing w:line="360" w:lineRule="auto"/>
        <w:jc w:val="both"/>
        <w:textAlignment w:val="baseline"/>
        <w:rPr>
          <w:sz w:val="28"/>
          <w:szCs w:val="28"/>
        </w:rPr>
      </w:pPr>
      <w:r w:rsidRPr="007226B0">
        <w:rPr>
          <w:sz w:val="28"/>
          <w:szCs w:val="28"/>
        </w:rPr>
        <w:t>Шифрование</w:t>
      </w:r>
      <w:r w:rsidR="004A67B1">
        <w:rPr>
          <w:sz w:val="28"/>
          <w:szCs w:val="28"/>
        </w:rPr>
        <w:t>.</w:t>
      </w:r>
    </w:p>
    <w:p w:rsidR="00DD110C" w:rsidRPr="007226B0" w:rsidRDefault="00DD110C" w:rsidP="00097C1B">
      <w:pPr>
        <w:numPr>
          <w:ilvl w:val="0"/>
          <w:numId w:val="74"/>
        </w:numPr>
        <w:spacing w:line="360" w:lineRule="auto"/>
        <w:jc w:val="both"/>
        <w:textAlignment w:val="baseline"/>
        <w:rPr>
          <w:sz w:val="28"/>
          <w:szCs w:val="28"/>
        </w:rPr>
      </w:pPr>
      <w:r w:rsidRPr="007226B0">
        <w:rPr>
          <w:sz w:val="28"/>
          <w:szCs w:val="28"/>
        </w:rPr>
        <w:t>Вычисление тега</w:t>
      </w:r>
      <w:r w:rsidR="004A67B1">
        <w:rPr>
          <w:sz w:val="28"/>
          <w:szCs w:val="28"/>
        </w:rPr>
        <w:t>.</w:t>
      </w:r>
    </w:p>
    <w:p w:rsidR="00DD110C" w:rsidRPr="007226B0" w:rsidRDefault="00DD110C" w:rsidP="00097C1B">
      <w:pPr>
        <w:numPr>
          <w:ilvl w:val="0"/>
          <w:numId w:val="74"/>
        </w:numPr>
        <w:spacing w:line="360" w:lineRule="auto"/>
        <w:jc w:val="both"/>
        <w:textAlignment w:val="baseline"/>
        <w:rPr>
          <w:sz w:val="28"/>
          <w:szCs w:val="28"/>
        </w:rPr>
      </w:pPr>
      <w:r w:rsidRPr="007226B0">
        <w:rPr>
          <w:sz w:val="28"/>
          <w:szCs w:val="28"/>
        </w:rPr>
        <w:t xml:space="preserve">Сохранение в БД: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nonce</w:t>
      </w:r>
      <w:proofErr w:type="spellEnd"/>
      <w:r w:rsidRPr="007226B0">
        <w:rPr>
          <w:rStyle w:val="HTML1"/>
          <w:rFonts w:ascii="Times New Roman" w:hAnsi="Times New Roman" w:cs="Times New Roman"/>
          <w:sz w:val="28"/>
          <w:szCs w:val="28"/>
          <w:bdr w:val="none" w:sz="0" w:space="0" w:color="auto" w:frame="1"/>
        </w:rPr>
        <w:t xml:space="preserve"> || </w:t>
      </w:r>
      <w:proofErr w:type="spellStart"/>
      <w:r w:rsidRPr="007226B0">
        <w:rPr>
          <w:rStyle w:val="HTML1"/>
          <w:rFonts w:ascii="Times New Roman" w:hAnsi="Times New Roman" w:cs="Times New Roman"/>
          <w:sz w:val="28"/>
          <w:szCs w:val="28"/>
          <w:bdr w:val="none" w:sz="0" w:space="0" w:color="auto" w:frame="1"/>
        </w:rPr>
        <w:t>ciphertext</w:t>
      </w:r>
      <w:proofErr w:type="spellEnd"/>
      <w:r w:rsidRPr="007226B0">
        <w:rPr>
          <w:rStyle w:val="HTML1"/>
          <w:rFonts w:ascii="Times New Roman" w:hAnsi="Times New Roman" w:cs="Times New Roman"/>
          <w:sz w:val="28"/>
          <w:szCs w:val="28"/>
          <w:bdr w:val="none" w:sz="0" w:space="0" w:color="auto" w:frame="1"/>
        </w:rPr>
        <w:t xml:space="preserve"> || </w:t>
      </w:r>
      <w:proofErr w:type="spellStart"/>
      <w:r w:rsidRPr="007226B0">
        <w:rPr>
          <w:rStyle w:val="HTML1"/>
          <w:rFonts w:ascii="Times New Roman" w:hAnsi="Times New Roman" w:cs="Times New Roman"/>
          <w:sz w:val="28"/>
          <w:szCs w:val="28"/>
          <w:bdr w:val="none" w:sz="0" w:space="0" w:color="auto" w:frame="1"/>
        </w:rPr>
        <w:t>tag</w:t>
      </w:r>
      <w:proofErr w:type="spellEnd"/>
      <w:r w:rsidRPr="007226B0">
        <w:rPr>
          <w:rStyle w:val="HTML1"/>
          <w:rFonts w:ascii="Times New Roman" w:hAnsi="Times New Roman" w:cs="Times New Roman"/>
          <w:sz w:val="28"/>
          <w:szCs w:val="28"/>
          <w:bdr w:val="none" w:sz="0" w:space="0" w:color="auto" w:frame="1"/>
        </w:rPr>
        <w:t>]</w:t>
      </w:r>
      <w:r w:rsidRPr="007226B0">
        <w:rPr>
          <w:sz w:val="28"/>
          <w:szCs w:val="28"/>
        </w:rPr>
        <w:t xml:space="preserve"> как BLOB.</w:t>
      </w:r>
    </w:p>
    <w:p w:rsidR="00DD110C" w:rsidRPr="004A3605"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Дешифрование при просмотре:</w:t>
      </w:r>
    </w:p>
    <w:p w:rsidR="00DD110C" w:rsidRPr="007226B0" w:rsidRDefault="00DD110C" w:rsidP="00097C1B">
      <w:pPr>
        <w:numPr>
          <w:ilvl w:val="0"/>
          <w:numId w:val="75"/>
        </w:numPr>
        <w:spacing w:line="360" w:lineRule="auto"/>
        <w:jc w:val="both"/>
        <w:textAlignment w:val="baseline"/>
        <w:rPr>
          <w:sz w:val="28"/>
          <w:szCs w:val="28"/>
        </w:rPr>
      </w:pPr>
      <w:r w:rsidRPr="007226B0">
        <w:rPr>
          <w:sz w:val="28"/>
          <w:szCs w:val="28"/>
        </w:rPr>
        <w:t xml:space="preserve">Пользователь вводит мастер-PIN → PBKDF2 → </w:t>
      </w:r>
      <w:proofErr w:type="gramStart"/>
      <w:r w:rsidRPr="007226B0">
        <w:rPr>
          <w:sz w:val="28"/>
          <w:szCs w:val="28"/>
        </w:rPr>
        <w:t>ключ .</w:t>
      </w:r>
      <w:proofErr w:type="gramEnd"/>
    </w:p>
    <w:p w:rsidR="00DD110C" w:rsidRPr="007226B0" w:rsidRDefault="00DD110C" w:rsidP="00097C1B">
      <w:pPr>
        <w:numPr>
          <w:ilvl w:val="0"/>
          <w:numId w:val="75"/>
        </w:numPr>
        <w:spacing w:after="120" w:line="360" w:lineRule="auto"/>
        <w:jc w:val="both"/>
        <w:textAlignment w:val="baseline"/>
        <w:rPr>
          <w:sz w:val="28"/>
          <w:szCs w:val="28"/>
          <w:lang w:val="en-US"/>
        </w:rPr>
      </w:pPr>
      <w:r w:rsidRPr="007226B0">
        <w:rPr>
          <w:sz w:val="28"/>
          <w:szCs w:val="28"/>
        </w:rPr>
        <w:t>Извлечение</w:t>
      </w:r>
      <w:r w:rsidRPr="007226B0">
        <w:rPr>
          <w:sz w:val="28"/>
          <w:szCs w:val="28"/>
          <w:lang w:val="en-US"/>
        </w:rPr>
        <w:t xml:space="preserve"> nonce, ciphertext, tag </w:t>
      </w:r>
      <w:r w:rsidRPr="007226B0">
        <w:rPr>
          <w:sz w:val="28"/>
          <w:szCs w:val="28"/>
        </w:rPr>
        <w:t>из</w:t>
      </w:r>
      <w:r w:rsidRPr="007226B0">
        <w:rPr>
          <w:sz w:val="28"/>
          <w:szCs w:val="28"/>
          <w:lang w:val="en-US"/>
        </w:rPr>
        <w:t xml:space="preserve"> BLOB.</w:t>
      </w:r>
    </w:p>
    <w:p w:rsidR="00DD110C" w:rsidRPr="007226B0" w:rsidRDefault="00DD110C" w:rsidP="00097C1B">
      <w:pPr>
        <w:numPr>
          <w:ilvl w:val="0"/>
          <w:numId w:val="75"/>
        </w:numPr>
        <w:spacing w:after="120" w:line="360" w:lineRule="auto"/>
        <w:jc w:val="both"/>
        <w:textAlignment w:val="baseline"/>
        <w:rPr>
          <w:sz w:val="28"/>
          <w:szCs w:val="28"/>
        </w:rPr>
      </w:pPr>
      <w:r w:rsidRPr="007226B0">
        <w:rPr>
          <w:sz w:val="28"/>
          <w:szCs w:val="28"/>
        </w:rPr>
        <w:t>Проверка тега Poly1305.</w:t>
      </w:r>
    </w:p>
    <w:p w:rsidR="00DD110C" w:rsidRPr="007226B0" w:rsidRDefault="00DD110C" w:rsidP="00097C1B">
      <w:pPr>
        <w:numPr>
          <w:ilvl w:val="0"/>
          <w:numId w:val="75"/>
        </w:numPr>
        <w:spacing w:after="120" w:line="360" w:lineRule="auto"/>
        <w:jc w:val="both"/>
        <w:textAlignment w:val="baseline"/>
        <w:rPr>
          <w:sz w:val="28"/>
          <w:szCs w:val="28"/>
        </w:rPr>
      </w:pPr>
      <w:r w:rsidRPr="007226B0">
        <w:rPr>
          <w:sz w:val="28"/>
          <w:szCs w:val="28"/>
        </w:rPr>
        <w:t>При успехе — дешифрование ChaCha20.</w:t>
      </w:r>
    </w:p>
    <w:p w:rsidR="00DD110C" w:rsidRPr="007226B0" w:rsidRDefault="00DD110C" w:rsidP="00097C1B">
      <w:pPr>
        <w:numPr>
          <w:ilvl w:val="0"/>
          <w:numId w:val="75"/>
        </w:numPr>
        <w:spacing w:line="360" w:lineRule="auto"/>
        <w:jc w:val="both"/>
        <w:textAlignment w:val="baseline"/>
        <w:rPr>
          <w:sz w:val="28"/>
          <w:szCs w:val="28"/>
        </w:rPr>
      </w:pPr>
      <w:r w:rsidRPr="007226B0">
        <w:rPr>
          <w:sz w:val="28"/>
          <w:szCs w:val="28"/>
        </w:rPr>
        <w:t>Отображение открытого пароля пользователю.</w:t>
      </w:r>
    </w:p>
    <w:p w:rsidR="004A3605" w:rsidRPr="00097C1B" w:rsidRDefault="00DD110C" w:rsidP="00097C1B">
      <w:pPr>
        <w:pStyle w:val="2"/>
        <w:spacing w:before="360" w:beforeAutospacing="0" w:after="240" w:afterAutospacing="0" w:line="360" w:lineRule="auto"/>
        <w:jc w:val="both"/>
        <w:textAlignment w:val="baseline"/>
        <w:rPr>
          <w:b w:val="0"/>
          <w:bCs w:val="0"/>
          <w:sz w:val="28"/>
          <w:szCs w:val="28"/>
          <w:lang w:val="en-US"/>
        </w:rPr>
      </w:pPr>
      <w:bookmarkStart w:id="2740" w:name="_Toc230173209"/>
      <w:r w:rsidRPr="00424439">
        <w:rPr>
          <w:b w:val="0"/>
          <w:bCs w:val="0"/>
          <w:sz w:val="28"/>
          <w:szCs w:val="28"/>
        </w:rPr>
        <w:t>3.3 Разработка интерфейса</w:t>
      </w:r>
      <w:bookmarkEnd w:id="2740"/>
    </w:p>
    <w:p w:rsidR="004E708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41" w:name="_Toc230173210"/>
      <w:r w:rsidRPr="00097C1B">
        <w:rPr>
          <w:b w:val="0"/>
          <w:bCs w:val="0"/>
          <w:sz w:val="28"/>
          <w:szCs w:val="28"/>
        </w:rPr>
        <w:t xml:space="preserve">Интерфейс приложения разработан в соответствии с принципами </w:t>
      </w:r>
      <w:proofErr w:type="spellStart"/>
      <w:r w:rsidRPr="00097C1B">
        <w:rPr>
          <w:b w:val="0"/>
          <w:bCs w:val="0"/>
          <w:sz w:val="28"/>
          <w:szCs w:val="28"/>
        </w:rPr>
        <w:t>Material</w:t>
      </w:r>
      <w:proofErr w:type="spellEnd"/>
      <w:r w:rsidRPr="00097C1B">
        <w:rPr>
          <w:b w:val="0"/>
          <w:bCs w:val="0"/>
          <w:sz w:val="28"/>
          <w:szCs w:val="28"/>
        </w:rPr>
        <w:t xml:space="preserve"> Design 3, обеспечивая интуитивную навигацию и единообразие на всех платформах.</w:t>
      </w:r>
      <w:bookmarkEnd w:id="2741"/>
    </w:p>
    <w:p w:rsidR="004A3605" w:rsidRPr="00097C1B" w:rsidRDefault="00DD110C" w:rsidP="00097C1B">
      <w:pPr>
        <w:pStyle w:val="3"/>
        <w:spacing w:before="360" w:after="240" w:line="360" w:lineRule="auto"/>
        <w:jc w:val="both"/>
        <w:textAlignment w:val="baseline"/>
        <w:rPr>
          <w:rStyle w:val="af"/>
          <w:b/>
          <w:bCs/>
          <w:sz w:val="28"/>
          <w:szCs w:val="28"/>
          <w:bdr w:val="none" w:sz="0" w:space="0" w:color="auto" w:frame="1"/>
        </w:rPr>
      </w:pPr>
      <w:bookmarkStart w:id="2742" w:name="_Toc230173211"/>
      <w:r w:rsidRPr="00097C1B">
        <w:rPr>
          <w:b w:val="0"/>
          <w:bCs w:val="0"/>
          <w:sz w:val="28"/>
          <w:szCs w:val="28"/>
        </w:rPr>
        <w:t>3.3.1 Экран авторизации</w:t>
      </w:r>
      <w:bookmarkEnd w:id="2742"/>
    </w:p>
    <w:p w:rsidR="00DD110C" w:rsidRPr="004A3605"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Компоненты:</w:t>
      </w:r>
    </w:p>
    <w:p w:rsidR="00DD110C" w:rsidRPr="007226B0" w:rsidRDefault="00DD110C" w:rsidP="00097C1B">
      <w:pPr>
        <w:numPr>
          <w:ilvl w:val="0"/>
          <w:numId w:val="76"/>
        </w:numPr>
        <w:spacing w:after="120" w:line="360" w:lineRule="auto"/>
        <w:jc w:val="both"/>
        <w:textAlignment w:val="baseline"/>
        <w:rPr>
          <w:sz w:val="28"/>
          <w:szCs w:val="28"/>
        </w:rPr>
      </w:pPr>
      <w:r w:rsidRPr="007226B0">
        <w:rPr>
          <w:sz w:val="28"/>
          <w:szCs w:val="28"/>
        </w:rPr>
        <w:t>Поле ввода PIN (4–6 цифр) с маскированием;</w:t>
      </w:r>
    </w:p>
    <w:p w:rsidR="00DD110C" w:rsidRPr="007226B0" w:rsidRDefault="00DD110C" w:rsidP="00097C1B">
      <w:pPr>
        <w:numPr>
          <w:ilvl w:val="0"/>
          <w:numId w:val="76"/>
        </w:numPr>
        <w:spacing w:after="120" w:line="360" w:lineRule="auto"/>
        <w:jc w:val="both"/>
        <w:textAlignment w:val="baseline"/>
        <w:rPr>
          <w:sz w:val="28"/>
          <w:szCs w:val="28"/>
        </w:rPr>
      </w:pPr>
      <w:r w:rsidRPr="007226B0">
        <w:rPr>
          <w:sz w:val="28"/>
          <w:szCs w:val="28"/>
        </w:rPr>
        <w:t>Индикатор попыток (осталось X из 5);</w:t>
      </w:r>
    </w:p>
    <w:p w:rsidR="00DD110C" w:rsidRPr="007226B0" w:rsidRDefault="00DD110C" w:rsidP="00097C1B">
      <w:pPr>
        <w:numPr>
          <w:ilvl w:val="0"/>
          <w:numId w:val="76"/>
        </w:numPr>
        <w:spacing w:after="120" w:line="360" w:lineRule="auto"/>
        <w:jc w:val="both"/>
        <w:textAlignment w:val="baseline"/>
        <w:rPr>
          <w:sz w:val="28"/>
          <w:szCs w:val="28"/>
        </w:rPr>
      </w:pPr>
      <w:r w:rsidRPr="007226B0">
        <w:rPr>
          <w:sz w:val="28"/>
          <w:szCs w:val="28"/>
        </w:rPr>
        <w:t>Кнопка экстренной блокировки;</w:t>
      </w:r>
    </w:p>
    <w:p w:rsidR="00DD110C" w:rsidRPr="007226B0" w:rsidRDefault="00DD110C" w:rsidP="00097C1B">
      <w:pPr>
        <w:numPr>
          <w:ilvl w:val="0"/>
          <w:numId w:val="76"/>
        </w:numPr>
        <w:spacing w:line="360" w:lineRule="auto"/>
        <w:jc w:val="both"/>
        <w:textAlignment w:val="baseline"/>
        <w:rPr>
          <w:sz w:val="28"/>
          <w:szCs w:val="28"/>
        </w:rPr>
      </w:pPr>
      <w:r w:rsidRPr="007226B0">
        <w:rPr>
          <w:sz w:val="28"/>
          <w:szCs w:val="28"/>
        </w:rPr>
        <w:t>Биометрическая аутентификация (опционально, если поддерживается устройством).</w:t>
      </w:r>
    </w:p>
    <w:p w:rsidR="00DD110C" w:rsidRPr="00CC4318"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Логика:</w:t>
      </w:r>
    </w:p>
    <w:p w:rsidR="00DD110C" w:rsidRPr="007226B0" w:rsidRDefault="00DD110C" w:rsidP="00097C1B">
      <w:pPr>
        <w:numPr>
          <w:ilvl w:val="0"/>
          <w:numId w:val="77"/>
        </w:numPr>
        <w:spacing w:after="120" w:line="360" w:lineRule="auto"/>
        <w:jc w:val="both"/>
        <w:textAlignment w:val="baseline"/>
        <w:rPr>
          <w:sz w:val="28"/>
          <w:szCs w:val="28"/>
        </w:rPr>
      </w:pPr>
      <w:r w:rsidRPr="007226B0">
        <w:rPr>
          <w:sz w:val="28"/>
          <w:szCs w:val="28"/>
        </w:rPr>
        <w:t>При первом запуске — создание мастер-PIN с подтверждением.</w:t>
      </w:r>
    </w:p>
    <w:p w:rsidR="00DD110C" w:rsidRPr="007226B0" w:rsidRDefault="00DD110C" w:rsidP="00097C1B">
      <w:pPr>
        <w:numPr>
          <w:ilvl w:val="0"/>
          <w:numId w:val="77"/>
        </w:numPr>
        <w:spacing w:after="120" w:line="360" w:lineRule="auto"/>
        <w:jc w:val="both"/>
        <w:textAlignment w:val="baseline"/>
        <w:rPr>
          <w:sz w:val="28"/>
          <w:szCs w:val="28"/>
        </w:rPr>
      </w:pPr>
      <w:r w:rsidRPr="007226B0">
        <w:rPr>
          <w:sz w:val="28"/>
          <w:szCs w:val="28"/>
        </w:rPr>
        <w:lastRenderedPageBreak/>
        <w:t>При последующих — ввод PIN, проверка через PBKDF2, деривация ключа.</w:t>
      </w:r>
    </w:p>
    <w:p w:rsidR="00DD110C" w:rsidRPr="007226B0" w:rsidRDefault="00DD110C" w:rsidP="00097C1B">
      <w:pPr>
        <w:numPr>
          <w:ilvl w:val="0"/>
          <w:numId w:val="77"/>
        </w:numPr>
        <w:spacing w:line="360" w:lineRule="auto"/>
        <w:jc w:val="both"/>
        <w:textAlignment w:val="baseline"/>
        <w:rPr>
          <w:sz w:val="28"/>
          <w:szCs w:val="28"/>
        </w:rPr>
      </w:pPr>
      <w:r w:rsidRPr="007226B0">
        <w:rPr>
          <w:sz w:val="28"/>
          <w:szCs w:val="28"/>
        </w:rPr>
        <w:t xml:space="preserve">После заданного числа неудачных попыток (по умолчанию 5, диапазон 3–10) — временная блокировка профиля с прогрессивной экспоненциальной задержкой (30 с → 3 мин → 18 мин → 1,8 ч → 10,8 ч → 7 </w:t>
      </w:r>
      <w:proofErr w:type="spellStart"/>
      <w:r w:rsidRPr="007226B0">
        <w:rPr>
          <w:sz w:val="28"/>
          <w:szCs w:val="28"/>
        </w:rPr>
        <w:t>сут</w:t>
      </w:r>
      <w:proofErr w:type="spellEnd"/>
      <w:r w:rsidRPr="007226B0">
        <w:rPr>
          <w:sz w:val="28"/>
          <w:szCs w:val="28"/>
        </w:rPr>
        <w:t>, потолок 7 суток) и записью в журнал аудита.</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43" w:name="_Toc230173212"/>
      <w:r w:rsidRPr="00097C1B">
        <w:rPr>
          <w:rFonts w:ascii="Times New Roman" w:hAnsi="Times New Roman"/>
          <w:b w:val="0"/>
          <w:bCs w:val="0"/>
          <w:sz w:val="28"/>
          <w:szCs w:val="28"/>
        </w:rPr>
        <w:t>3.3.2 Экран генератора паролей</w:t>
      </w:r>
      <w:bookmarkEnd w:id="2743"/>
    </w:p>
    <w:p w:rsidR="00DD110C" w:rsidRPr="00CC4318"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Компоненты:</w:t>
      </w:r>
    </w:p>
    <w:p w:rsidR="00DD110C" w:rsidRPr="007226B0" w:rsidRDefault="00DD110C" w:rsidP="00097C1B">
      <w:pPr>
        <w:numPr>
          <w:ilvl w:val="0"/>
          <w:numId w:val="78"/>
        </w:numPr>
        <w:spacing w:after="120" w:line="360" w:lineRule="auto"/>
        <w:jc w:val="both"/>
        <w:textAlignment w:val="baseline"/>
        <w:rPr>
          <w:sz w:val="28"/>
          <w:szCs w:val="28"/>
        </w:rPr>
      </w:pPr>
      <w:r w:rsidRPr="007226B0">
        <w:rPr>
          <w:sz w:val="28"/>
          <w:szCs w:val="28"/>
        </w:rPr>
        <w:t>Поле отображения сгенерированного пароля с индикатором сложности (цветная шкала);</w:t>
      </w:r>
    </w:p>
    <w:p w:rsidR="00DD110C" w:rsidRPr="007226B0" w:rsidRDefault="00DD110C" w:rsidP="00097C1B">
      <w:pPr>
        <w:numPr>
          <w:ilvl w:val="0"/>
          <w:numId w:val="78"/>
        </w:numPr>
        <w:spacing w:after="120" w:line="360" w:lineRule="auto"/>
        <w:jc w:val="both"/>
        <w:textAlignment w:val="baseline"/>
        <w:rPr>
          <w:sz w:val="28"/>
          <w:szCs w:val="28"/>
        </w:rPr>
      </w:pPr>
      <w:r w:rsidRPr="007226B0">
        <w:rPr>
          <w:sz w:val="28"/>
          <w:szCs w:val="28"/>
        </w:rPr>
        <w:t>Слайдер длины пароля (8–64 символа);</w:t>
      </w:r>
    </w:p>
    <w:p w:rsidR="00DD110C" w:rsidRPr="007226B0" w:rsidRDefault="00DD110C" w:rsidP="00097C1B">
      <w:pPr>
        <w:numPr>
          <w:ilvl w:val="0"/>
          <w:numId w:val="78"/>
        </w:numPr>
        <w:spacing w:after="120" w:line="360" w:lineRule="auto"/>
        <w:jc w:val="both"/>
        <w:textAlignment w:val="baseline"/>
        <w:rPr>
          <w:sz w:val="28"/>
          <w:szCs w:val="28"/>
        </w:rPr>
      </w:pPr>
      <w:r w:rsidRPr="007226B0">
        <w:rPr>
          <w:sz w:val="28"/>
          <w:szCs w:val="28"/>
        </w:rPr>
        <w:t>Чекбоксы: заглавные, строчные, цифры, спецсимволы;</w:t>
      </w:r>
    </w:p>
    <w:p w:rsidR="00DD110C" w:rsidRPr="007226B0" w:rsidRDefault="00DD110C" w:rsidP="00097C1B">
      <w:pPr>
        <w:numPr>
          <w:ilvl w:val="0"/>
          <w:numId w:val="78"/>
        </w:numPr>
        <w:spacing w:after="120" w:line="360" w:lineRule="auto"/>
        <w:jc w:val="both"/>
        <w:textAlignment w:val="baseline"/>
        <w:rPr>
          <w:sz w:val="28"/>
          <w:szCs w:val="28"/>
        </w:rPr>
      </w:pPr>
      <w:r w:rsidRPr="007226B0">
        <w:rPr>
          <w:sz w:val="28"/>
          <w:szCs w:val="28"/>
        </w:rPr>
        <w:t>Переключатель «Исключить неоднозначные символы» (0, O, l, I);</w:t>
      </w:r>
    </w:p>
    <w:p w:rsidR="00DD110C" w:rsidRPr="007226B0" w:rsidRDefault="00DD110C" w:rsidP="00097C1B">
      <w:pPr>
        <w:numPr>
          <w:ilvl w:val="0"/>
          <w:numId w:val="78"/>
        </w:numPr>
        <w:spacing w:line="360" w:lineRule="auto"/>
        <w:jc w:val="both"/>
        <w:textAlignment w:val="baseline"/>
        <w:rPr>
          <w:sz w:val="28"/>
          <w:szCs w:val="28"/>
        </w:rPr>
      </w:pPr>
      <w:r w:rsidRPr="007226B0">
        <w:rPr>
          <w:sz w:val="28"/>
          <w:szCs w:val="28"/>
        </w:rPr>
        <w:t>Кнопки: «Сгенерировать», «Копировать», «Сохранить в хранилище».</w:t>
      </w:r>
    </w:p>
    <w:p w:rsidR="00DD110C" w:rsidRPr="007226B0"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Индикатор сложности:</w:t>
      </w:r>
      <w:r w:rsidRPr="007226B0">
        <w:rPr>
          <w:sz w:val="28"/>
          <w:szCs w:val="28"/>
        </w:rPr>
        <w:t xml:space="preserve"> интеграция с библиотекой </w:t>
      </w:r>
      <w:proofErr w:type="spellStart"/>
      <w:r w:rsidRPr="007226B0">
        <w:rPr>
          <w:rStyle w:val="HTML1"/>
          <w:rFonts w:ascii="Times New Roman" w:hAnsi="Times New Roman" w:cs="Times New Roman"/>
          <w:sz w:val="28"/>
          <w:szCs w:val="28"/>
          <w:bdr w:val="none" w:sz="0" w:space="0" w:color="auto" w:frame="1"/>
        </w:rPr>
        <w:t>zxcvbn</w:t>
      </w:r>
      <w:proofErr w:type="spellEnd"/>
      <w:r w:rsidRPr="007226B0">
        <w:rPr>
          <w:sz w:val="28"/>
          <w:szCs w:val="28"/>
        </w:rPr>
        <w:t xml:space="preserve"> для оценки энтропии и вывода предупреждений («Слабый», «Средний», «Надёжный», «Очень надёжный»).</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44" w:name="_Toc230173213"/>
      <w:r w:rsidRPr="00097C1B">
        <w:rPr>
          <w:rFonts w:ascii="Times New Roman" w:hAnsi="Times New Roman"/>
          <w:b w:val="0"/>
          <w:bCs w:val="0"/>
          <w:sz w:val="28"/>
          <w:szCs w:val="28"/>
        </w:rPr>
        <w:t>3.3.3 Экран списка паролей</w:t>
      </w:r>
      <w:bookmarkEnd w:id="2744"/>
    </w:p>
    <w:p w:rsidR="00DD110C" w:rsidRPr="00CC4318"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Компоненты:</w:t>
      </w:r>
    </w:p>
    <w:p w:rsidR="00DD110C" w:rsidRPr="007226B0" w:rsidRDefault="00DD110C" w:rsidP="00097C1B">
      <w:pPr>
        <w:numPr>
          <w:ilvl w:val="0"/>
          <w:numId w:val="79"/>
        </w:numPr>
        <w:spacing w:after="120" w:line="360" w:lineRule="auto"/>
        <w:jc w:val="both"/>
        <w:textAlignment w:val="baseline"/>
        <w:rPr>
          <w:sz w:val="28"/>
          <w:szCs w:val="28"/>
        </w:rPr>
      </w:pPr>
      <w:r w:rsidRPr="007226B0">
        <w:rPr>
          <w:sz w:val="28"/>
          <w:szCs w:val="28"/>
        </w:rPr>
        <w:t>Поисковая строка с фильтрацией по названию/URL;</w:t>
      </w:r>
    </w:p>
    <w:p w:rsidR="00DD110C" w:rsidRPr="007226B0" w:rsidRDefault="00DD110C" w:rsidP="00097C1B">
      <w:pPr>
        <w:numPr>
          <w:ilvl w:val="0"/>
          <w:numId w:val="79"/>
        </w:numPr>
        <w:spacing w:after="120" w:line="360" w:lineRule="auto"/>
        <w:jc w:val="both"/>
        <w:textAlignment w:val="baseline"/>
        <w:rPr>
          <w:sz w:val="28"/>
          <w:szCs w:val="28"/>
        </w:rPr>
      </w:pPr>
      <w:r w:rsidRPr="007226B0">
        <w:rPr>
          <w:sz w:val="28"/>
          <w:szCs w:val="28"/>
        </w:rPr>
        <w:t>Список записей с иконками категорий;</w:t>
      </w:r>
    </w:p>
    <w:p w:rsidR="00DD110C" w:rsidRPr="007226B0" w:rsidRDefault="00DD110C" w:rsidP="00097C1B">
      <w:pPr>
        <w:numPr>
          <w:ilvl w:val="0"/>
          <w:numId w:val="79"/>
        </w:numPr>
        <w:spacing w:after="120" w:line="360" w:lineRule="auto"/>
        <w:jc w:val="both"/>
        <w:textAlignment w:val="baseline"/>
        <w:rPr>
          <w:sz w:val="28"/>
          <w:szCs w:val="28"/>
        </w:rPr>
      </w:pPr>
      <w:proofErr w:type="spellStart"/>
      <w:r w:rsidRPr="007226B0">
        <w:rPr>
          <w:sz w:val="28"/>
          <w:szCs w:val="28"/>
        </w:rPr>
        <w:t>Свайп</w:t>
      </w:r>
      <w:proofErr w:type="spellEnd"/>
      <w:r w:rsidRPr="007226B0">
        <w:rPr>
          <w:sz w:val="28"/>
          <w:szCs w:val="28"/>
        </w:rPr>
        <w:t>-действия: редактировать, удалить, скопировать пароль;</w:t>
      </w:r>
    </w:p>
    <w:p w:rsidR="00DD110C" w:rsidRPr="007226B0" w:rsidRDefault="00DD110C" w:rsidP="00097C1B">
      <w:pPr>
        <w:numPr>
          <w:ilvl w:val="0"/>
          <w:numId w:val="79"/>
        </w:numPr>
        <w:spacing w:after="120" w:line="360" w:lineRule="auto"/>
        <w:jc w:val="both"/>
        <w:textAlignment w:val="baseline"/>
        <w:rPr>
          <w:sz w:val="28"/>
          <w:szCs w:val="28"/>
        </w:rPr>
      </w:pPr>
      <w:r w:rsidRPr="007226B0">
        <w:rPr>
          <w:sz w:val="28"/>
          <w:szCs w:val="28"/>
        </w:rPr>
        <w:t>FAB (</w:t>
      </w:r>
      <w:proofErr w:type="spellStart"/>
      <w:r w:rsidRPr="007226B0">
        <w:rPr>
          <w:sz w:val="28"/>
          <w:szCs w:val="28"/>
        </w:rPr>
        <w:t>Floating</w:t>
      </w:r>
      <w:proofErr w:type="spellEnd"/>
      <w:r w:rsidRPr="007226B0">
        <w:rPr>
          <w:sz w:val="28"/>
          <w:szCs w:val="28"/>
        </w:rPr>
        <w:t xml:space="preserve"> Action </w:t>
      </w:r>
      <w:proofErr w:type="spellStart"/>
      <w:r w:rsidRPr="007226B0">
        <w:rPr>
          <w:sz w:val="28"/>
          <w:szCs w:val="28"/>
        </w:rPr>
        <w:t>Button</w:t>
      </w:r>
      <w:proofErr w:type="spellEnd"/>
      <w:r w:rsidRPr="007226B0">
        <w:rPr>
          <w:sz w:val="28"/>
          <w:szCs w:val="28"/>
        </w:rPr>
        <w:t>) для добавления новой записи;</w:t>
      </w:r>
    </w:p>
    <w:p w:rsidR="00DD110C" w:rsidRPr="007226B0" w:rsidRDefault="00DD110C" w:rsidP="00097C1B">
      <w:pPr>
        <w:numPr>
          <w:ilvl w:val="0"/>
          <w:numId w:val="79"/>
        </w:numPr>
        <w:spacing w:line="360" w:lineRule="auto"/>
        <w:jc w:val="both"/>
        <w:textAlignment w:val="baseline"/>
        <w:rPr>
          <w:sz w:val="28"/>
          <w:szCs w:val="28"/>
        </w:rPr>
      </w:pPr>
      <w:r w:rsidRPr="007226B0">
        <w:rPr>
          <w:sz w:val="28"/>
          <w:szCs w:val="28"/>
        </w:rPr>
        <w:t>Нижняя навигация: Хранилище | Генератор | Журнал | Настройки.</w:t>
      </w:r>
    </w:p>
    <w:p w:rsidR="00DD110C" w:rsidRPr="00CC4318"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Безопасность:</w:t>
      </w:r>
    </w:p>
    <w:p w:rsidR="00DD110C" w:rsidRPr="007226B0" w:rsidRDefault="00DD110C" w:rsidP="00097C1B">
      <w:pPr>
        <w:numPr>
          <w:ilvl w:val="0"/>
          <w:numId w:val="80"/>
        </w:numPr>
        <w:spacing w:after="120" w:line="360" w:lineRule="auto"/>
        <w:jc w:val="both"/>
        <w:textAlignment w:val="baseline"/>
        <w:rPr>
          <w:sz w:val="28"/>
          <w:szCs w:val="28"/>
        </w:rPr>
      </w:pPr>
      <w:r w:rsidRPr="007226B0">
        <w:rPr>
          <w:sz w:val="28"/>
          <w:szCs w:val="28"/>
        </w:rPr>
        <w:t>Пароли отображаются маскированными (••••••);</w:t>
      </w:r>
    </w:p>
    <w:p w:rsidR="00DD110C" w:rsidRPr="007226B0" w:rsidRDefault="00DD110C" w:rsidP="00097C1B">
      <w:pPr>
        <w:numPr>
          <w:ilvl w:val="0"/>
          <w:numId w:val="80"/>
        </w:numPr>
        <w:spacing w:after="120" w:line="360" w:lineRule="auto"/>
        <w:jc w:val="both"/>
        <w:textAlignment w:val="baseline"/>
        <w:rPr>
          <w:sz w:val="28"/>
          <w:szCs w:val="28"/>
        </w:rPr>
      </w:pPr>
      <w:r w:rsidRPr="007226B0">
        <w:rPr>
          <w:sz w:val="28"/>
          <w:szCs w:val="28"/>
        </w:rPr>
        <w:lastRenderedPageBreak/>
        <w:t>Для просмотра требуется дополнительное нажатие (защита от случайного просмотра);</w:t>
      </w:r>
    </w:p>
    <w:p w:rsidR="00DD110C" w:rsidRPr="007226B0" w:rsidRDefault="00DD110C" w:rsidP="00097C1B">
      <w:pPr>
        <w:numPr>
          <w:ilvl w:val="0"/>
          <w:numId w:val="80"/>
        </w:numPr>
        <w:spacing w:line="360" w:lineRule="auto"/>
        <w:jc w:val="both"/>
        <w:textAlignment w:val="baseline"/>
        <w:rPr>
          <w:sz w:val="28"/>
          <w:szCs w:val="28"/>
        </w:rPr>
      </w:pPr>
      <w:r w:rsidRPr="007226B0">
        <w:rPr>
          <w:sz w:val="28"/>
          <w:szCs w:val="28"/>
        </w:rPr>
        <w:t>Автоматическая блокировка экрана при сворачивании приложения.</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45" w:name="_Toc230173214"/>
      <w:r w:rsidRPr="00097C1B">
        <w:rPr>
          <w:rFonts w:ascii="Times New Roman" w:hAnsi="Times New Roman"/>
          <w:b w:val="0"/>
          <w:bCs w:val="0"/>
          <w:sz w:val="28"/>
          <w:szCs w:val="28"/>
        </w:rPr>
        <w:t>3.3.4 Экран просмотра записи</w:t>
      </w:r>
      <w:bookmarkEnd w:id="2745"/>
    </w:p>
    <w:p w:rsidR="00DD110C" w:rsidRPr="00CC4318"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Компоненты:</w:t>
      </w:r>
    </w:p>
    <w:p w:rsidR="00DD110C" w:rsidRPr="007226B0" w:rsidRDefault="00DD110C" w:rsidP="00097C1B">
      <w:pPr>
        <w:numPr>
          <w:ilvl w:val="0"/>
          <w:numId w:val="81"/>
        </w:numPr>
        <w:spacing w:after="120" w:line="360" w:lineRule="auto"/>
        <w:jc w:val="both"/>
        <w:textAlignment w:val="baseline"/>
        <w:rPr>
          <w:sz w:val="28"/>
          <w:szCs w:val="28"/>
        </w:rPr>
      </w:pPr>
      <w:r w:rsidRPr="007226B0">
        <w:rPr>
          <w:sz w:val="28"/>
          <w:szCs w:val="28"/>
        </w:rPr>
        <w:t>Поля: название, логин, пароль (с переключателем видимости), URL, заметки;</w:t>
      </w:r>
    </w:p>
    <w:p w:rsidR="00DD110C" w:rsidRPr="007226B0" w:rsidRDefault="00DD110C" w:rsidP="00097C1B">
      <w:pPr>
        <w:numPr>
          <w:ilvl w:val="0"/>
          <w:numId w:val="81"/>
        </w:numPr>
        <w:spacing w:after="120" w:line="360" w:lineRule="auto"/>
        <w:jc w:val="both"/>
        <w:textAlignment w:val="baseline"/>
        <w:rPr>
          <w:sz w:val="28"/>
          <w:szCs w:val="28"/>
        </w:rPr>
      </w:pPr>
      <w:r w:rsidRPr="007226B0">
        <w:rPr>
          <w:sz w:val="28"/>
          <w:szCs w:val="28"/>
        </w:rPr>
        <w:t>Кнопки: «Копировать логин», «Копировать пароль», «Открыть URL»;</w:t>
      </w:r>
    </w:p>
    <w:p w:rsidR="00DD110C" w:rsidRPr="007226B0" w:rsidRDefault="00DD110C" w:rsidP="00097C1B">
      <w:pPr>
        <w:numPr>
          <w:ilvl w:val="0"/>
          <w:numId w:val="81"/>
        </w:numPr>
        <w:spacing w:after="120" w:line="360" w:lineRule="auto"/>
        <w:jc w:val="both"/>
        <w:textAlignment w:val="baseline"/>
        <w:rPr>
          <w:sz w:val="28"/>
          <w:szCs w:val="28"/>
        </w:rPr>
      </w:pPr>
      <w:r w:rsidRPr="007226B0">
        <w:rPr>
          <w:sz w:val="28"/>
          <w:szCs w:val="28"/>
        </w:rPr>
        <w:t>Вкладка «История» — список предыдущих версий пароля с датами;</w:t>
      </w:r>
    </w:p>
    <w:p w:rsidR="00DD110C" w:rsidRPr="007226B0" w:rsidRDefault="00DD110C" w:rsidP="00097C1B">
      <w:pPr>
        <w:numPr>
          <w:ilvl w:val="0"/>
          <w:numId w:val="81"/>
        </w:numPr>
        <w:spacing w:line="360" w:lineRule="auto"/>
        <w:jc w:val="both"/>
        <w:textAlignment w:val="baseline"/>
        <w:rPr>
          <w:sz w:val="28"/>
          <w:szCs w:val="28"/>
        </w:rPr>
      </w:pPr>
      <w:r w:rsidRPr="007226B0">
        <w:rPr>
          <w:sz w:val="28"/>
          <w:szCs w:val="28"/>
        </w:rPr>
        <w:t>Кнопка «Регенерировать» — быстрая генерация нового пароля с текущими настройками.</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46" w:name="_Toc230173215"/>
      <w:r w:rsidRPr="00097C1B">
        <w:rPr>
          <w:rFonts w:ascii="Times New Roman" w:hAnsi="Times New Roman"/>
          <w:b w:val="0"/>
          <w:bCs w:val="0"/>
          <w:sz w:val="28"/>
          <w:szCs w:val="28"/>
        </w:rPr>
        <w:t>3.3.5 Экран журнала безопасности</w:t>
      </w:r>
      <w:bookmarkEnd w:id="2746"/>
    </w:p>
    <w:p w:rsidR="00DD110C" w:rsidRPr="00CC4318"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Компоненты:</w:t>
      </w:r>
    </w:p>
    <w:p w:rsidR="00DD110C" w:rsidRPr="007226B0" w:rsidRDefault="00DD110C" w:rsidP="00097C1B">
      <w:pPr>
        <w:numPr>
          <w:ilvl w:val="0"/>
          <w:numId w:val="82"/>
        </w:numPr>
        <w:spacing w:after="120" w:line="360" w:lineRule="auto"/>
        <w:jc w:val="both"/>
        <w:textAlignment w:val="baseline"/>
        <w:rPr>
          <w:sz w:val="28"/>
          <w:szCs w:val="28"/>
        </w:rPr>
      </w:pPr>
      <w:r w:rsidRPr="007226B0">
        <w:rPr>
          <w:sz w:val="28"/>
          <w:szCs w:val="28"/>
        </w:rPr>
        <w:t>Фильтры: по дате, типу события, пользователю;</w:t>
      </w:r>
    </w:p>
    <w:p w:rsidR="00DD110C" w:rsidRPr="007226B0" w:rsidRDefault="00DD110C" w:rsidP="00097C1B">
      <w:pPr>
        <w:numPr>
          <w:ilvl w:val="0"/>
          <w:numId w:val="82"/>
        </w:numPr>
        <w:spacing w:after="120" w:line="360" w:lineRule="auto"/>
        <w:jc w:val="both"/>
        <w:textAlignment w:val="baseline"/>
        <w:rPr>
          <w:sz w:val="28"/>
          <w:szCs w:val="28"/>
        </w:rPr>
      </w:pPr>
      <w:r w:rsidRPr="007226B0">
        <w:rPr>
          <w:sz w:val="28"/>
          <w:szCs w:val="28"/>
        </w:rPr>
        <w:t>Хронологический список событий с иконками типов;</w:t>
      </w:r>
    </w:p>
    <w:p w:rsidR="00DD110C" w:rsidRPr="007226B0" w:rsidRDefault="00DD110C" w:rsidP="00097C1B">
      <w:pPr>
        <w:numPr>
          <w:ilvl w:val="0"/>
          <w:numId w:val="82"/>
        </w:numPr>
        <w:spacing w:after="120" w:line="360" w:lineRule="auto"/>
        <w:jc w:val="both"/>
        <w:textAlignment w:val="baseline"/>
        <w:rPr>
          <w:sz w:val="28"/>
          <w:szCs w:val="28"/>
        </w:rPr>
      </w:pPr>
      <w:r w:rsidRPr="007226B0">
        <w:rPr>
          <w:sz w:val="28"/>
          <w:szCs w:val="28"/>
        </w:rPr>
        <w:t>Детали события: время, действие, сущность, результат (успех/отказ);</w:t>
      </w:r>
    </w:p>
    <w:p w:rsidR="00DD110C" w:rsidRPr="007226B0" w:rsidRDefault="00DD110C" w:rsidP="00097C1B">
      <w:pPr>
        <w:numPr>
          <w:ilvl w:val="0"/>
          <w:numId w:val="82"/>
        </w:numPr>
        <w:spacing w:line="360" w:lineRule="auto"/>
        <w:jc w:val="both"/>
        <w:textAlignment w:val="baseline"/>
        <w:rPr>
          <w:sz w:val="28"/>
          <w:szCs w:val="28"/>
        </w:rPr>
      </w:pPr>
      <w:r w:rsidRPr="007226B0">
        <w:rPr>
          <w:sz w:val="28"/>
          <w:szCs w:val="28"/>
        </w:rPr>
        <w:t>Кнопка «Экспорт журнала» (в защищённый формат).</w:t>
      </w:r>
    </w:p>
    <w:p w:rsidR="00DD110C" w:rsidRPr="007226B0"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Доступ:</w:t>
      </w:r>
      <w:r w:rsidRPr="007226B0">
        <w:rPr>
          <w:sz w:val="28"/>
          <w:szCs w:val="28"/>
        </w:rPr>
        <w:t xml:space="preserve"> </w:t>
      </w:r>
      <w:r w:rsidR="00B61CC8" w:rsidRPr="007226B0">
        <w:rPr>
          <w:sz w:val="28"/>
        </w:rPr>
        <w:t>только</w:t>
      </w:r>
      <w:r w:rsidR="00B61CC8" w:rsidRPr="007226B0">
        <w:rPr>
          <w:sz w:val="28"/>
          <w:szCs w:val="28"/>
        </w:rPr>
        <w:t xml:space="preserve"> </w:t>
      </w:r>
      <w:r w:rsidR="00B61CC8" w:rsidRPr="007226B0">
        <w:rPr>
          <w:sz w:val="28"/>
        </w:rPr>
        <w:t>из</w:t>
      </w:r>
      <w:r w:rsidR="00B61CC8" w:rsidRPr="007226B0">
        <w:rPr>
          <w:sz w:val="28"/>
          <w:szCs w:val="28"/>
        </w:rPr>
        <w:t xml:space="preserve"> </w:t>
      </w:r>
      <w:r w:rsidR="00B61CC8" w:rsidRPr="007226B0">
        <w:rPr>
          <w:sz w:val="28"/>
        </w:rPr>
        <w:t>текущего</w:t>
      </w:r>
      <w:r w:rsidR="00B61CC8" w:rsidRPr="007226B0">
        <w:rPr>
          <w:sz w:val="28"/>
          <w:szCs w:val="28"/>
        </w:rPr>
        <w:t xml:space="preserve"> </w:t>
      </w:r>
      <w:r w:rsidR="00B61CC8" w:rsidRPr="007226B0">
        <w:rPr>
          <w:sz w:val="28"/>
        </w:rPr>
        <w:t>профиля</w:t>
      </w:r>
      <w:r w:rsidR="00B61CC8" w:rsidRPr="007226B0">
        <w:rPr>
          <w:sz w:val="28"/>
          <w:szCs w:val="28"/>
        </w:rPr>
        <w:t xml:space="preserve">; </w:t>
      </w:r>
      <w:r w:rsidR="00B61CC8" w:rsidRPr="007226B0">
        <w:rPr>
          <w:sz w:val="28"/>
        </w:rPr>
        <w:t>журнал</w:t>
      </w:r>
      <w:r w:rsidR="00B61CC8" w:rsidRPr="007226B0">
        <w:rPr>
          <w:sz w:val="28"/>
          <w:szCs w:val="28"/>
        </w:rPr>
        <w:t xml:space="preserve"> </w:t>
      </w:r>
      <w:r w:rsidR="00B61CC8" w:rsidRPr="007226B0">
        <w:rPr>
          <w:sz w:val="28"/>
        </w:rPr>
        <w:t>отфильтрован</w:t>
      </w:r>
      <w:r w:rsidR="00B61CC8" w:rsidRPr="007226B0">
        <w:rPr>
          <w:sz w:val="28"/>
          <w:szCs w:val="28"/>
        </w:rPr>
        <w:t xml:space="preserve"> </w:t>
      </w:r>
      <w:r w:rsidR="00B61CC8" w:rsidRPr="007226B0">
        <w:rPr>
          <w:sz w:val="28"/>
        </w:rPr>
        <w:t>по</w:t>
      </w:r>
      <w:r w:rsidR="00B61CC8" w:rsidRPr="007226B0">
        <w:rPr>
          <w:sz w:val="28"/>
          <w:szCs w:val="28"/>
        </w:rPr>
        <w:t xml:space="preserve"> </w:t>
      </w:r>
      <w:r w:rsidR="00B61CC8" w:rsidRPr="007226B0">
        <w:rPr>
          <w:sz w:val="28"/>
          <w:szCs w:val="28"/>
          <w:lang w:val="en-US"/>
        </w:rPr>
        <w:t>profile</w:t>
      </w:r>
      <w:r w:rsidR="00B61CC8" w:rsidRPr="007226B0">
        <w:rPr>
          <w:sz w:val="28"/>
          <w:szCs w:val="28"/>
        </w:rPr>
        <w:t>_</w:t>
      </w:r>
      <w:r w:rsidR="00B61CC8" w:rsidRPr="007226B0">
        <w:rPr>
          <w:sz w:val="28"/>
          <w:szCs w:val="28"/>
          <w:lang w:val="en-US"/>
        </w:rPr>
        <w:t>id</w:t>
      </w:r>
      <w:r w:rsidR="00B61CC8" w:rsidRPr="007226B0">
        <w:rPr>
          <w:sz w:val="28"/>
          <w:szCs w:val="28"/>
        </w:rPr>
        <w:t xml:space="preserve"> </w:t>
      </w:r>
      <w:r w:rsidR="00B61CC8" w:rsidRPr="007226B0">
        <w:rPr>
          <w:sz w:val="28"/>
        </w:rPr>
        <w:t>и</w:t>
      </w:r>
      <w:r w:rsidR="00B61CC8" w:rsidRPr="007226B0">
        <w:rPr>
          <w:sz w:val="28"/>
          <w:szCs w:val="28"/>
        </w:rPr>
        <w:t xml:space="preserve"> </w:t>
      </w:r>
      <w:r w:rsidR="00B61CC8" w:rsidRPr="007226B0">
        <w:rPr>
          <w:sz w:val="28"/>
        </w:rPr>
        <w:t>не</w:t>
      </w:r>
      <w:r w:rsidR="00B61CC8" w:rsidRPr="007226B0">
        <w:rPr>
          <w:sz w:val="28"/>
          <w:szCs w:val="28"/>
        </w:rPr>
        <w:t xml:space="preserve"> </w:t>
      </w:r>
      <w:r w:rsidR="00B61CC8" w:rsidRPr="007226B0">
        <w:rPr>
          <w:sz w:val="28"/>
        </w:rPr>
        <w:t>содержит</w:t>
      </w:r>
      <w:r w:rsidR="00B61CC8" w:rsidRPr="007226B0">
        <w:rPr>
          <w:sz w:val="28"/>
          <w:szCs w:val="28"/>
        </w:rPr>
        <w:t xml:space="preserve"> </w:t>
      </w:r>
      <w:r w:rsidR="00B61CC8" w:rsidRPr="007226B0">
        <w:rPr>
          <w:sz w:val="28"/>
        </w:rPr>
        <w:t>событий</w:t>
      </w:r>
      <w:r w:rsidR="00B61CC8" w:rsidRPr="007226B0">
        <w:rPr>
          <w:sz w:val="28"/>
          <w:szCs w:val="28"/>
        </w:rPr>
        <w:t xml:space="preserve"> </w:t>
      </w:r>
      <w:r w:rsidR="00B61CC8" w:rsidRPr="007226B0">
        <w:rPr>
          <w:sz w:val="28"/>
        </w:rPr>
        <w:t>других</w:t>
      </w:r>
      <w:r w:rsidR="00B61CC8" w:rsidRPr="007226B0">
        <w:rPr>
          <w:sz w:val="28"/>
          <w:szCs w:val="28"/>
        </w:rPr>
        <w:t xml:space="preserve"> </w:t>
      </w:r>
      <w:r w:rsidR="00B61CC8" w:rsidRPr="007226B0">
        <w:rPr>
          <w:sz w:val="28"/>
        </w:rPr>
        <w:t>профилей</w:t>
      </w:r>
      <w:r w:rsidR="00B61CC8" w:rsidRPr="007226B0">
        <w:rPr>
          <w:sz w:val="28"/>
          <w:szCs w:val="28"/>
        </w:rPr>
        <w:t>.</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47" w:name="_Toc230173216"/>
      <w:r w:rsidRPr="00097C1B">
        <w:rPr>
          <w:rFonts w:ascii="Times New Roman" w:hAnsi="Times New Roman"/>
          <w:b w:val="0"/>
          <w:bCs w:val="0"/>
          <w:sz w:val="28"/>
          <w:szCs w:val="28"/>
        </w:rPr>
        <w:t>3.3.6 Экран настроек</w:t>
      </w:r>
      <w:bookmarkEnd w:id="2747"/>
    </w:p>
    <w:p w:rsidR="00DD110C" w:rsidRPr="00CC4318"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Компоненты:</w:t>
      </w:r>
    </w:p>
    <w:p w:rsidR="00DD110C" w:rsidRPr="007226B0" w:rsidRDefault="00DD110C" w:rsidP="00097C1B">
      <w:pPr>
        <w:numPr>
          <w:ilvl w:val="0"/>
          <w:numId w:val="83"/>
        </w:numPr>
        <w:spacing w:after="120" w:line="360" w:lineRule="auto"/>
        <w:jc w:val="both"/>
        <w:textAlignment w:val="baseline"/>
        <w:rPr>
          <w:sz w:val="28"/>
          <w:szCs w:val="28"/>
        </w:rPr>
      </w:pPr>
      <w:r w:rsidRPr="007226B0">
        <w:rPr>
          <w:sz w:val="28"/>
          <w:szCs w:val="28"/>
        </w:rPr>
        <w:t>Смена мастер-PIN (с подтверждением старого);</w:t>
      </w:r>
    </w:p>
    <w:p w:rsidR="00DD110C" w:rsidRPr="007226B0" w:rsidRDefault="00DD110C" w:rsidP="00097C1B">
      <w:pPr>
        <w:numPr>
          <w:ilvl w:val="0"/>
          <w:numId w:val="83"/>
        </w:numPr>
        <w:spacing w:after="120" w:line="360" w:lineRule="auto"/>
        <w:jc w:val="both"/>
        <w:textAlignment w:val="baseline"/>
        <w:rPr>
          <w:sz w:val="28"/>
          <w:szCs w:val="28"/>
        </w:rPr>
      </w:pPr>
      <w:r w:rsidRPr="007226B0">
        <w:rPr>
          <w:sz w:val="28"/>
          <w:szCs w:val="28"/>
        </w:rPr>
        <w:t>Настройка автоблокировки (30 сек — 10 мин);</w:t>
      </w:r>
    </w:p>
    <w:p w:rsidR="00DD110C" w:rsidRPr="007226B0" w:rsidRDefault="00DD110C" w:rsidP="00097C1B">
      <w:pPr>
        <w:numPr>
          <w:ilvl w:val="0"/>
          <w:numId w:val="83"/>
        </w:numPr>
        <w:spacing w:after="120" w:line="360" w:lineRule="auto"/>
        <w:jc w:val="both"/>
        <w:textAlignment w:val="baseline"/>
        <w:rPr>
          <w:sz w:val="28"/>
          <w:szCs w:val="28"/>
        </w:rPr>
      </w:pPr>
      <w:r w:rsidRPr="007226B0">
        <w:rPr>
          <w:sz w:val="28"/>
          <w:szCs w:val="28"/>
        </w:rPr>
        <w:t>Настройка количества попыток PIN (3–10);</w:t>
      </w:r>
    </w:p>
    <w:p w:rsidR="00DD110C" w:rsidRPr="007226B0" w:rsidRDefault="00DD110C" w:rsidP="00097C1B">
      <w:pPr>
        <w:numPr>
          <w:ilvl w:val="0"/>
          <w:numId w:val="83"/>
        </w:numPr>
        <w:spacing w:after="120" w:line="360" w:lineRule="auto"/>
        <w:jc w:val="both"/>
        <w:textAlignment w:val="baseline"/>
        <w:rPr>
          <w:sz w:val="28"/>
          <w:szCs w:val="28"/>
        </w:rPr>
      </w:pPr>
      <w:r w:rsidRPr="007226B0">
        <w:rPr>
          <w:sz w:val="28"/>
          <w:szCs w:val="28"/>
        </w:rPr>
        <w:lastRenderedPageBreak/>
        <w:t>Настройка параметров PBKDF2 (итерации);</w:t>
      </w:r>
    </w:p>
    <w:p w:rsidR="00DD110C" w:rsidRPr="007226B0" w:rsidRDefault="00DD110C" w:rsidP="00097C1B">
      <w:pPr>
        <w:numPr>
          <w:ilvl w:val="0"/>
          <w:numId w:val="83"/>
        </w:numPr>
        <w:spacing w:after="120" w:line="360" w:lineRule="auto"/>
        <w:jc w:val="both"/>
        <w:textAlignment w:val="baseline"/>
        <w:rPr>
          <w:sz w:val="28"/>
          <w:szCs w:val="28"/>
        </w:rPr>
      </w:pPr>
      <w:r w:rsidRPr="007226B0">
        <w:rPr>
          <w:sz w:val="28"/>
          <w:szCs w:val="28"/>
        </w:rPr>
        <w:t>Управление резервным копированием (экспорт/импорт);</w:t>
      </w:r>
    </w:p>
    <w:p w:rsidR="00DD110C" w:rsidRPr="007226B0" w:rsidRDefault="00DD110C" w:rsidP="00097C1B">
      <w:pPr>
        <w:numPr>
          <w:ilvl w:val="0"/>
          <w:numId w:val="83"/>
        </w:numPr>
        <w:spacing w:after="120" w:line="360" w:lineRule="auto"/>
        <w:jc w:val="both"/>
        <w:textAlignment w:val="baseline"/>
        <w:rPr>
          <w:sz w:val="28"/>
          <w:szCs w:val="28"/>
        </w:rPr>
      </w:pPr>
      <w:r w:rsidRPr="007226B0">
        <w:rPr>
          <w:sz w:val="28"/>
          <w:szCs w:val="28"/>
        </w:rPr>
        <w:t>Очистка журнала аудита;</w:t>
      </w:r>
    </w:p>
    <w:p w:rsidR="00DD110C" w:rsidRPr="007226B0" w:rsidRDefault="00DD110C" w:rsidP="00097C1B">
      <w:pPr>
        <w:numPr>
          <w:ilvl w:val="0"/>
          <w:numId w:val="83"/>
        </w:numPr>
        <w:spacing w:line="360" w:lineRule="auto"/>
        <w:jc w:val="both"/>
        <w:textAlignment w:val="baseline"/>
        <w:rPr>
          <w:sz w:val="28"/>
          <w:szCs w:val="28"/>
        </w:rPr>
      </w:pPr>
      <w:r w:rsidRPr="007226B0">
        <w:rPr>
          <w:sz w:val="28"/>
          <w:szCs w:val="28"/>
        </w:rPr>
        <w:t>Информация о версии и лицензии.</w:t>
      </w:r>
    </w:p>
    <w:p w:rsidR="00DD110C" w:rsidRPr="00097C1B" w:rsidRDefault="00DD110C" w:rsidP="00097C1B">
      <w:pPr>
        <w:pStyle w:val="2"/>
        <w:spacing w:before="360" w:beforeAutospacing="0" w:after="240" w:afterAutospacing="0" w:line="360" w:lineRule="auto"/>
        <w:jc w:val="both"/>
        <w:textAlignment w:val="baseline"/>
        <w:rPr>
          <w:b w:val="0"/>
          <w:bCs w:val="0"/>
          <w:sz w:val="28"/>
          <w:szCs w:val="28"/>
        </w:rPr>
      </w:pPr>
      <w:bookmarkStart w:id="2748" w:name="_Toc230173217"/>
      <w:r w:rsidRPr="00097C1B">
        <w:rPr>
          <w:b w:val="0"/>
          <w:bCs w:val="0"/>
          <w:sz w:val="28"/>
          <w:szCs w:val="28"/>
        </w:rPr>
        <w:t>3.4 Реализация бизнес-логики</w:t>
      </w:r>
      <w:bookmarkEnd w:id="2748"/>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49" w:name="_Toc230173218"/>
      <w:r w:rsidRPr="00097C1B">
        <w:rPr>
          <w:rFonts w:ascii="Times New Roman" w:hAnsi="Times New Roman"/>
          <w:b w:val="0"/>
          <w:bCs w:val="0"/>
          <w:sz w:val="28"/>
          <w:szCs w:val="28"/>
        </w:rPr>
        <w:t>3.4.1 CRUD-операции с паролями</w:t>
      </w:r>
      <w:bookmarkEnd w:id="2749"/>
    </w:p>
    <w:p w:rsidR="00DD110C" w:rsidRPr="007226B0" w:rsidRDefault="00DD110C" w:rsidP="00097C1B">
      <w:pPr>
        <w:spacing w:line="360" w:lineRule="auto"/>
        <w:jc w:val="both"/>
        <w:textAlignment w:val="baseline"/>
        <w:rPr>
          <w:sz w:val="28"/>
          <w:szCs w:val="28"/>
        </w:rPr>
      </w:pPr>
      <w:r w:rsidRPr="007226B0">
        <w:rPr>
          <w:sz w:val="28"/>
          <w:szCs w:val="28"/>
        </w:rPr>
        <w:t xml:space="preserve">Реализован полный набор операций через репозиторий </w:t>
      </w:r>
      <w:proofErr w:type="spellStart"/>
      <w:r w:rsidRPr="007226B0">
        <w:rPr>
          <w:rStyle w:val="HTML1"/>
          <w:rFonts w:ascii="Times New Roman" w:hAnsi="Times New Roman" w:cs="Times New Roman"/>
          <w:sz w:val="28"/>
          <w:szCs w:val="28"/>
          <w:bdr w:val="none" w:sz="0" w:space="0" w:color="auto" w:frame="1"/>
        </w:rPr>
        <w:t>PasswordRepository</w:t>
      </w:r>
      <w:proofErr w:type="spellEnd"/>
      <w:r w:rsidRPr="007226B0">
        <w:rPr>
          <w:sz w:val="28"/>
          <w:szCs w:val="28"/>
        </w:rPr>
        <w:t xml:space="preserve"> в Data-слое:</w:t>
      </w:r>
    </w:p>
    <w:p w:rsidR="00DD110C" w:rsidRPr="007226B0" w:rsidRDefault="00DD110C" w:rsidP="00097C1B">
      <w:pPr>
        <w:numPr>
          <w:ilvl w:val="0"/>
          <w:numId w:val="84"/>
        </w:numPr>
        <w:spacing w:line="360" w:lineRule="auto"/>
        <w:jc w:val="both"/>
        <w:textAlignment w:val="baseline"/>
        <w:rPr>
          <w:sz w:val="28"/>
          <w:szCs w:val="28"/>
        </w:rPr>
      </w:pPr>
      <w:proofErr w:type="spellStart"/>
      <w:r w:rsidRPr="00097C1B">
        <w:rPr>
          <w:rStyle w:val="af"/>
          <w:b w:val="0"/>
          <w:bCs w:val="0"/>
          <w:sz w:val="28"/>
          <w:szCs w:val="28"/>
          <w:bdr w:val="none" w:sz="0" w:space="0" w:color="auto" w:frame="1"/>
        </w:rPr>
        <w:t>Create</w:t>
      </w:r>
      <w:proofErr w:type="spellEnd"/>
      <w:r w:rsidRPr="00097C1B">
        <w:rPr>
          <w:rStyle w:val="af"/>
          <w:b w:val="0"/>
          <w:bCs w:val="0"/>
          <w:sz w:val="28"/>
          <w:szCs w:val="28"/>
          <w:bdr w:val="none" w:sz="0" w:space="0" w:color="auto" w:frame="1"/>
        </w:rPr>
        <w:t>:</w:t>
      </w:r>
      <w:r w:rsidRPr="007226B0">
        <w:rPr>
          <w:sz w:val="28"/>
          <w:szCs w:val="28"/>
        </w:rPr>
        <w:t xml:space="preserve"> шифрование всех полей, генерация </w:t>
      </w:r>
      <w:proofErr w:type="spellStart"/>
      <w:r w:rsidRPr="007226B0">
        <w:rPr>
          <w:sz w:val="28"/>
          <w:szCs w:val="28"/>
        </w:rPr>
        <w:t>nonce</w:t>
      </w:r>
      <w:proofErr w:type="spellEnd"/>
      <w:r w:rsidRPr="007226B0">
        <w:rPr>
          <w:sz w:val="28"/>
          <w:szCs w:val="28"/>
        </w:rPr>
        <w:t xml:space="preserve">, сохранение в </w:t>
      </w:r>
      <w:proofErr w:type="spellStart"/>
      <w:r w:rsidRPr="007226B0">
        <w:rPr>
          <w:rStyle w:val="HTML1"/>
          <w:rFonts w:ascii="Times New Roman" w:hAnsi="Times New Roman" w:cs="Times New Roman"/>
          <w:sz w:val="28"/>
          <w:szCs w:val="28"/>
          <w:bdr w:val="none" w:sz="0" w:space="0" w:color="auto" w:frame="1"/>
        </w:rPr>
        <w:t>password_entries</w:t>
      </w:r>
      <w:proofErr w:type="spellEnd"/>
      <w:r w:rsidRPr="007226B0">
        <w:rPr>
          <w:sz w:val="28"/>
          <w:szCs w:val="28"/>
        </w:rPr>
        <w:t xml:space="preserve">, запись в </w:t>
      </w:r>
      <w:proofErr w:type="spellStart"/>
      <w:r w:rsidRPr="007226B0">
        <w:rPr>
          <w:rStyle w:val="HTML1"/>
          <w:rFonts w:ascii="Times New Roman" w:hAnsi="Times New Roman" w:cs="Times New Roman"/>
          <w:sz w:val="28"/>
          <w:szCs w:val="28"/>
          <w:bdr w:val="none" w:sz="0" w:space="0" w:color="auto" w:frame="1"/>
        </w:rPr>
        <w:t>security_logs</w:t>
      </w:r>
      <w:proofErr w:type="spellEnd"/>
      <w:r w:rsidRPr="007226B0">
        <w:rPr>
          <w:sz w:val="28"/>
          <w:szCs w:val="28"/>
        </w:rPr>
        <w:t>.</w:t>
      </w:r>
    </w:p>
    <w:p w:rsidR="00DD110C" w:rsidRPr="007226B0" w:rsidRDefault="00DD110C" w:rsidP="00097C1B">
      <w:pPr>
        <w:numPr>
          <w:ilvl w:val="0"/>
          <w:numId w:val="84"/>
        </w:numPr>
        <w:spacing w:line="360" w:lineRule="auto"/>
        <w:jc w:val="both"/>
        <w:textAlignment w:val="baseline"/>
        <w:rPr>
          <w:sz w:val="28"/>
          <w:szCs w:val="28"/>
        </w:rPr>
      </w:pPr>
      <w:proofErr w:type="spellStart"/>
      <w:r w:rsidRPr="00097C1B">
        <w:rPr>
          <w:rStyle w:val="af"/>
          <w:b w:val="0"/>
          <w:bCs w:val="0"/>
          <w:sz w:val="28"/>
          <w:szCs w:val="28"/>
          <w:bdr w:val="none" w:sz="0" w:space="0" w:color="auto" w:frame="1"/>
        </w:rPr>
        <w:t>Read</w:t>
      </w:r>
      <w:proofErr w:type="spellEnd"/>
      <w:r w:rsidRPr="00097C1B">
        <w:rPr>
          <w:rStyle w:val="af"/>
          <w:b w:val="0"/>
          <w:bCs w:val="0"/>
          <w:sz w:val="28"/>
          <w:szCs w:val="28"/>
          <w:bdr w:val="none" w:sz="0" w:space="0" w:color="auto" w:frame="1"/>
        </w:rPr>
        <w:t>:</w:t>
      </w:r>
      <w:r w:rsidRPr="007226B0">
        <w:rPr>
          <w:sz w:val="28"/>
          <w:szCs w:val="28"/>
        </w:rPr>
        <w:t xml:space="preserve"> дешифрование полей при отображении, маскирование пароля по умолчанию.</w:t>
      </w:r>
    </w:p>
    <w:p w:rsidR="00DD110C" w:rsidRPr="007226B0" w:rsidRDefault="00DD110C" w:rsidP="00097C1B">
      <w:pPr>
        <w:numPr>
          <w:ilvl w:val="0"/>
          <w:numId w:val="84"/>
        </w:numPr>
        <w:spacing w:line="360" w:lineRule="auto"/>
        <w:jc w:val="both"/>
        <w:textAlignment w:val="baseline"/>
        <w:rPr>
          <w:sz w:val="28"/>
          <w:szCs w:val="28"/>
        </w:rPr>
      </w:pPr>
      <w:r w:rsidRPr="00097C1B">
        <w:rPr>
          <w:rStyle w:val="af"/>
          <w:b w:val="0"/>
          <w:bCs w:val="0"/>
          <w:sz w:val="28"/>
          <w:szCs w:val="28"/>
          <w:bdr w:val="none" w:sz="0" w:space="0" w:color="auto" w:frame="1"/>
        </w:rPr>
        <w:t>Update:</w:t>
      </w:r>
      <w:r w:rsidRPr="00CF1BC4">
        <w:rPr>
          <w:sz w:val="28"/>
          <w:szCs w:val="28"/>
        </w:rPr>
        <w:t xml:space="preserve"> </w:t>
      </w:r>
      <w:r w:rsidRPr="007226B0">
        <w:rPr>
          <w:sz w:val="28"/>
          <w:szCs w:val="28"/>
        </w:rPr>
        <w:t xml:space="preserve">шифрование новых данных, сохранение старого пароля в </w:t>
      </w:r>
      <w:proofErr w:type="spellStart"/>
      <w:r w:rsidRPr="007226B0">
        <w:rPr>
          <w:rStyle w:val="HTML1"/>
          <w:rFonts w:ascii="Times New Roman" w:hAnsi="Times New Roman" w:cs="Times New Roman"/>
          <w:sz w:val="28"/>
          <w:szCs w:val="28"/>
          <w:bdr w:val="none" w:sz="0" w:space="0" w:color="auto" w:frame="1"/>
        </w:rPr>
        <w:t>password_history</w:t>
      </w:r>
      <w:proofErr w:type="spellEnd"/>
      <w:r w:rsidRPr="007226B0">
        <w:rPr>
          <w:sz w:val="28"/>
          <w:szCs w:val="28"/>
        </w:rPr>
        <w:t xml:space="preserve">, обновление </w:t>
      </w:r>
      <w:proofErr w:type="spellStart"/>
      <w:r w:rsidRPr="007226B0">
        <w:rPr>
          <w:rStyle w:val="HTML1"/>
          <w:rFonts w:ascii="Times New Roman" w:hAnsi="Times New Roman" w:cs="Times New Roman"/>
          <w:sz w:val="28"/>
          <w:szCs w:val="28"/>
          <w:bdr w:val="none" w:sz="0" w:space="0" w:color="auto" w:frame="1"/>
        </w:rPr>
        <w:t>updated_at</w:t>
      </w:r>
      <w:proofErr w:type="spellEnd"/>
      <w:r w:rsidRPr="007226B0">
        <w:rPr>
          <w:sz w:val="28"/>
          <w:szCs w:val="28"/>
        </w:rPr>
        <w:t>.</w:t>
      </w:r>
    </w:p>
    <w:p w:rsidR="00DD110C" w:rsidRPr="007226B0" w:rsidRDefault="00DD110C" w:rsidP="00097C1B">
      <w:pPr>
        <w:numPr>
          <w:ilvl w:val="0"/>
          <w:numId w:val="84"/>
        </w:numPr>
        <w:spacing w:line="360" w:lineRule="auto"/>
        <w:jc w:val="both"/>
        <w:textAlignment w:val="baseline"/>
        <w:rPr>
          <w:sz w:val="28"/>
          <w:szCs w:val="28"/>
        </w:rPr>
      </w:pPr>
      <w:proofErr w:type="spellStart"/>
      <w:r w:rsidRPr="00097C1B">
        <w:rPr>
          <w:rStyle w:val="af"/>
          <w:b w:val="0"/>
          <w:bCs w:val="0"/>
          <w:sz w:val="28"/>
          <w:szCs w:val="28"/>
          <w:bdr w:val="none" w:sz="0" w:space="0" w:color="auto" w:frame="1"/>
        </w:rPr>
        <w:t>Delete</w:t>
      </w:r>
      <w:proofErr w:type="spellEnd"/>
      <w:r w:rsidRPr="00097C1B">
        <w:rPr>
          <w:rStyle w:val="af"/>
          <w:b w:val="0"/>
          <w:bCs w:val="0"/>
          <w:sz w:val="28"/>
          <w:szCs w:val="28"/>
          <w:bdr w:val="none" w:sz="0" w:space="0" w:color="auto" w:frame="1"/>
        </w:rPr>
        <w:t>:</w:t>
      </w:r>
      <w:r w:rsidRPr="007226B0">
        <w:rPr>
          <w:sz w:val="28"/>
          <w:szCs w:val="28"/>
        </w:rPr>
        <w:t xml:space="preserve"> каскадное удаление связанных записей из </w:t>
      </w:r>
      <w:proofErr w:type="spellStart"/>
      <w:r w:rsidRPr="007226B0">
        <w:rPr>
          <w:rStyle w:val="HTML1"/>
          <w:rFonts w:ascii="Times New Roman" w:hAnsi="Times New Roman" w:cs="Times New Roman"/>
          <w:sz w:val="28"/>
          <w:szCs w:val="28"/>
          <w:bdr w:val="none" w:sz="0" w:space="0" w:color="auto" w:frame="1"/>
        </w:rPr>
        <w:t>password_history</w:t>
      </w:r>
      <w:proofErr w:type="spellEnd"/>
      <w:r w:rsidRPr="007226B0">
        <w:rPr>
          <w:sz w:val="28"/>
          <w:szCs w:val="28"/>
        </w:rPr>
        <w:t xml:space="preserve"> и </w:t>
      </w:r>
      <w:proofErr w:type="spellStart"/>
      <w:r w:rsidRPr="007226B0">
        <w:rPr>
          <w:rStyle w:val="HTML1"/>
          <w:rFonts w:ascii="Times New Roman" w:hAnsi="Times New Roman" w:cs="Times New Roman"/>
          <w:sz w:val="28"/>
          <w:szCs w:val="28"/>
          <w:bdr w:val="none" w:sz="0" w:space="0" w:color="auto" w:frame="1"/>
        </w:rPr>
        <w:t>password_configs</w:t>
      </w:r>
      <w:proofErr w:type="spellEnd"/>
      <w:r w:rsidRPr="007226B0">
        <w:rPr>
          <w:sz w:val="28"/>
          <w:szCs w:val="28"/>
        </w:rPr>
        <w:t>, запись в аудит.</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50" w:name="_Toc230173219"/>
      <w:r w:rsidRPr="00097C1B">
        <w:rPr>
          <w:rFonts w:ascii="Times New Roman" w:hAnsi="Times New Roman"/>
          <w:b w:val="0"/>
          <w:bCs w:val="0"/>
          <w:sz w:val="28"/>
          <w:szCs w:val="28"/>
        </w:rPr>
        <w:t>3.4.2 Генерация паролей</w:t>
      </w:r>
      <w:bookmarkEnd w:id="2750"/>
    </w:p>
    <w:p w:rsidR="00DD110C" w:rsidRPr="007226B0" w:rsidRDefault="00DD110C" w:rsidP="00097C1B">
      <w:pPr>
        <w:spacing w:line="360" w:lineRule="auto"/>
        <w:jc w:val="both"/>
        <w:textAlignment w:val="baseline"/>
        <w:rPr>
          <w:sz w:val="28"/>
          <w:szCs w:val="28"/>
        </w:rPr>
      </w:pPr>
      <w:r w:rsidRPr="007226B0">
        <w:rPr>
          <w:sz w:val="28"/>
          <w:szCs w:val="28"/>
        </w:rPr>
        <w:t xml:space="preserve">Алгоритм генерации реализован в </w:t>
      </w:r>
      <w:proofErr w:type="spellStart"/>
      <w:r w:rsidRPr="007226B0">
        <w:rPr>
          <w:rStyle w:val="HTML1"/>
          <w:rFonts w:ascii="Times New Roman" w:hAnsi="Times New Roman" w:cs="Times New Roman"/>
          <w:sz w:val="28"/>
          <w:szCs w:val="28"/>
          <w:bdr w:val="none" w:sz="0" w:space="0" w:color="auto" w:frame="1"/>
        </w:rPr>
        <w:t>GeneratePasswordUseCase</w:t>
      </w:r>
      <w:proofErr w:type="spellEnd"/>
      <w:r w:rsidRPr="007226B0">
        <w:rPr>
          <w:sz w:val="28"/>
          <w:szCs w:val="28"/>
        </w:rPr>
        <w:t>:</w:t>
      </w:r>
    </w:p>
    <w:p w:rsidR="00DD110C" w:rsidRPr="007226B0" w:rsidRDefault="00DD110C" w:rsidP="00097C1B">
      <w:pPr>
        <w:numPr>
          <w:ilvl w:val="0"/>
          <w:numId w:val="85"/>
        </w:numPr>
        <w:spacing w:line="360" w:lineRule="auto"/>
        <w:jc w:val="both"/>
        <w:textAlignment w:val="baseline"/>
        <w:rPr>
          <w:sz w:val="28"/>
          <w:szCs w:val="28"/>
        </w:rPr>
      </w:pPr>
      <w:r w:rsidRPr="007226B0">
        <w:rPr>
          <w:sz w:val="28"/>
          <w:szCs w:val="28"/>
        </w:rPr>
        <w:t xml:space="preserve">Получение параметров из </w:t>
      </w:r>
      <w:proofErr w:type="spellStart"/>
      <w:r w:rsidRPr="007226B0">
        <w:rPr>
          <w:rStyle w:val="HTML1"/>
          <w:rFonts w:ascii="Times New Roman" w:hAnsi="Times New Roman" w:cs="Times New Roman"/>
          <w:sz w:val="28"/>
          <w:szCs w:val="28"/>
          <w:bdr w:val="none" w:sz="0" w:space="0" w:color="auto" w:frame="1"/>
        </w:rPr>
        <w:t>password_configs</w:t>
      </w:r>
      <w:proofErr w:type="spellEnd"/>
      <w:r w:rsidRPr="007226B0">
        <w:rPr>
          <w:sz w:val="28"/>
          <w:szCs w:val="28"/>
        </w:rPr>
        <w:t xml:space="preserve"> или настроек по умолчанию.</w:t>
      </w:r>
    </w:p>
    <w:p w:rsidR="00DD110C" w:rsidRPr="007226B0" w:rsidRDefault="00DD110C" w:rsidP="00097C1B">
      <w:pPr>
        <w:numPr>
          <w:ilvl w:val="0"/>
          <w:numId w:val="85"/>
        </w:numPr>
        <w:spacing w:after="120" w:line="360" w:lineRule="auto"/>
        <w:jc w:val="both"/>
        <w:textAlignment w:val="baseline"/>
        <w:rPr>
          <w:sz w:val="28"/>
          <w:szCs w:val="28"/>
        </w:rPr>
      </w:pPr>
      <w:r w:rsidRPr="007226B0">
        <w:rPr>
          <w:sz w:val="28"/>
          <w:szCs w:val="28"/>
        </w:rPr>
        <w:t>Формирование набора допустимых символов на основе флагов.</w:t>
      </w:r>
    </w:p>
    <w:p w:rsidR="00DD110C" w:rsidRPr="007226B0" w:rsidRDefault="00DD110C" w:rsidP="00097C1B">
      <w:pPr>
        <w:numPr>
          <w:ilvl w:val="0"/>
          <w:numId w:val="85"/>
        </w:numPr>
        <w:spacing w:after="120" w:line="360" w:lineRule="auto"/>
        <w:jc w:val="both"/>
        <w:textAlignment w:val="baseline"/>
        <w:rPr>
          <w:sz w:val="28"/>
          <w:szCs w:val="28"/>
        </w:rPr>
      </w:pPr>
      <w:r w:rsidRPr="007226B0">
        <w:rPr>
          <w:sz w:val="28"/>
          <w:szCs w:val="28"/>
        </w:rPr>
        <w:t>Генерация случайных индексов через CSPRNG.</w:t>
      </w:r>
    </w:p>
    <w:p w:rsidR="00DD110C" w:rsidRPr="007226B0" w:rsidRDefault="00DD110C" w:rsidP="00097C1B">
      <w:pPr>
        <w:numPr>
          <w:ilvl w:val="0"/>
          <w:numId w:val="85"/>
        </w:numPr>
        <w:spacing w:after="120" w:line="360" w:lineRule="auto"/>
        <w:jc w:val="both"/>
        <w:textAlignment w:val="baseline"/>
        <w:rPr>
          <w:sz w:val="28"/>
          <w:szCs w:val="28"/>
        </w:rPr>
      </w:pPr>
      <w:r w:rsidRPr="007226B0">
        <w:rPr>
          <w:sz w:val="28"/>
          <w:szCs w:val="28"/>
        </w:rPr>
        <w:t>Проверка наличия хотя бы одного символа из каждой обязательной категории.</w:t>
      </w:r>
    </w:p>
    <w:p w:rsidR="00DD110C" w:rsidRPr="007226B0" w:rsidRDefault="00DD110C" w:rsidP="00097C1B">
      <w:pPr>
        <w:numPr>
          <w:ilvl w:val="0"/>
          <w:numId w:val="85"/>
        </w:numPr>
        <w:spacing w:after="120" w:line="360" w:lineRule="auto"/>
        <w:jc w:val="both"/>
        <w:textAlignment w:val="baseline"/>
        <w:rPr>
          <w:sz w:val="28"/>
          <w:szCs w:val="28"/>
        </w:rPr>
      </w:pPr>
      <w:r w:rsidRPr="007226B0">
        <w:rPr>
          <w:sz w:val="28"/>
          <w:szCs w:val="28"/>
        </w:rPr>
        <w:t>Перемешивание результата (</w:t>
      </w:r>
      <w:proofErr w:type="spellStart"/>
      <w:r w:rsidRPr="007226B0">
        <w:rPr>
          <w:sz w:val="28"/>
          <w:szCs w:val="28"/>
        </w:rPr>
        <w:t>Fisher-Yates</w:t>
      </w:r>
      <w:proofErr w:type="spellEnd"/>
      <w:r w:rsidRPr="007226B0">
        <w:rPr>
          <w:sz w:val="28"/>
          <w:szCs w:val="28"/>
        </w:rPr>
        <w:t xml:space="preserve"> </w:t>
      </w:r>
      <w:proofErr w:type="spellStart"/>
      <w:r w:rsidRPr="007226B0">
        <w:rPr>
          <w:sz w:val="28"/>
          <w:szCs w:val="28"/>
        </w:rPr>
        <w:t>shuffle</w:t>
      </w:r>
      <w:proofErr w:type="spellEnd"/>
      <w:r w:rsidRPr="007226B0">
        <w:rPr>
          <w:sz w:val="28"/>
          <w:szCs w:val="28"/>
        </w:rPr>
        <w:t>, CSPRNG).</w:t>
      </w:r>
    </w:p>
    <w:p w:rsidR="00DD110C" w:rsidRPr="007226B0" w:rsidRDefault="00DD110C" w:rsidP="00097C1B">
      <w:pPr>
        <w:numPr>
          <w:ilvl w:val="0"/>
          <w:numId w:val="85"/>
        </w:numPr>
        <w:spacing w:line="360" w:lineRule="auto"/>
        <w:jc w:val="both"/>
        <w:textAlignment w:val="baseline"/>
        <w:rPr>
          <w:sz w:val="28"/>
          <w:szCs w:val="28"/>
        </w:rPr>
      </w:pPr>
      <w:r w:rsidRPr="007226B0">
        <w:rPr>
          <w:sz w:val="28"/>
          <w:szCs w:val="28"/>
        </w:rPr>
        <w:t xml:space="preserve">Оценка сложности через </w:t>
      </w:r>
      <w:proofErr w:type="spellStart"/>
      <w:r w:rsidRPr="007226B0">
        <w:rPr>
          <w:rStyle w:val="HTML1"/>
          <w:rFonts w:ascii="Times New Roman" w:hAnsi="Times New Roman" w:cs="Times New Roman"/>
          <w:sz w:val="28"/>
          <w:szCs w:val="28"/>
          <w:bdr w:val="none" w:sz="0" w:space="0" w:color="auto" w:frame="1"/>
        </w:rPr>
        <w:t>zxcvbn</w:t>
      </w:r>
      <w:proofErr w:type="spellEnd"/>
      <w:r w:rsidRPr="007226B0">
        <w:rPr>
          <w:sz w:val="28"/>
          <w:szCs w:val="28"/>
        </w:rPr>
        <w:t>.</w:t>
      </w:r>
    </w:p>
    <w:p w:rsidR="00DD110C" w:rsidRPr="007226B0" w:rsidRDefault="00DD110C" w:rsidP="00097C1B">
      <w:pPr>
        <w:numPr>
          <w:ilvl w:val="0"/>
          <w:numId w:val="85"/>
        </w:numPr>
        <w:spacing w:line="360" w:lineRule="auto"/>
        <w:jc w:val="both"/>
        <w:textAlignment w:val="baseline"/>
        <w:rPr>
          <w:sz w:val="28"/>
          <w:szCs w:val="28"/>
        </w:rPr>
      </w:pPr>
      <w:r w:rsidRPr="007226B0">
        <w:rPr>
          <w:sz w:val="28"/>
          <w:szCs w:val="28"/>
        </w:rPr>
        <w:lastRenderedPageBreak/>
        <w:t>Возврат пароля и метаданных (энтропия, оценка).</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51" w:name="_Toc230173220"/>
      <w:r w:rsidRPr="00097C1B">
        <w:rPr>
          <w:rFonts w:ascii="Times New Roman" w:hAnsi="Times New Roman"/>
          <w:b w:val="0"/>
          <w:bCs w:val="0"/>
          <w:sz w:val="28"/>
          <w:szCs w:val="28"/>
        </w:rPr>
        <w:t>3.4.3 История паролей</w:t>
      </w:r>
      <w:bookmarkEnd w:id="2751"/>
    </w:p>
    <w:p w:rsidR="00DD110C" w:rsidRPr="007226B0" w:rsidRDefault="00DD110C" w:rsidP="00097C1B">
      <w:pPr>
        <w:spacing w:line="360" w:lineRule="auto"/>
        <w:jc w:val="both"/>
        <w:textAlignment w:val="baseline"/>
        <w:rPr>
          <w:sz w:val="28"/>
          <w:szCs w:val="28"/>
        </w:rPr>
      </w:pPr>
      <w:r w:rsidRPr="007226B0">
        <w:rPr>
          <w:sz w:val="28"/>
          <w:szCs w:val="28"/>
        </w:rPr>
        <w:t xml:space="preserve">При каждом изменении пароля в записи автоматически создаётся запись в </w:t>
      </w:r>
      <w:proofErr w:type="spellStart"/>
      <w:r w:rsidRPr="007226B0">
        <w:rPr>
          <w:rStyle w:val="HTML1"/>
          <w:rFonts w:ascii="Times New Roman" w:hAnsi="Times New Roman" w:cs="Times New Roman"/>
          <w:sz w:val="28"/>
          <w:szCs w:val="28"/>
          <w:bdr w:val="none" w:sz="0" w:space="0" w:color="auto" w:frame="1"/>
        </w:rPr>
        <w:t>password_history</w:t>
      </w:r>
      <w:proofErr w:type="spellEnd"/>
      <w:r w:rsidRPr="007226B0">
        <w:rPr>
          <w:sz w:val="28"/>
          <w:szCs w:val="28"/>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7B30D0"/>
          <w:spacing w:val="8"/>
          <w:sz w:val="28"/>
          <w:szCs w:val="28"/>
          <w:bdr w:val="none" w:sz="0" w:space="0" w:color="auto" w:frame="1"/>
          <w:lang w:val="en-US"/>
        </w:rPr>
        <w:t>void</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updatePassword</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HTML1"/>
          <w:rFonts w:ascii="Times New Roman" w:hAnsi="Times New Roman" w:cs="Times New Roman"/>
          <w:color w:val="1A1A1A"/>
          <w:spacing w:val="8"/>
          <w:sz w:val="28"/>
          <w:szCs w:val="28"/>
          <w:bdr w:val="none" w:sz="0" w:space="0" w:color="auto" w:frame="1"/>
          <w:lang w:val="en-US"/>
        </w:rPr>
        <w:t xml:space="preserve">int </w:t>
      </w:r>
      <w:proofErr w:type="spellStart"/>
      <w:r w:rsidRPr="007226B0">
        <w:rPr>
          <w:rStyle w:val="HTML1"/>
          <w:rFonts w:ascii="Times New Roman" w:hAnsi="Times New Roman" w:cs="Times New Roman"/>
          <w:color w:val="1A1A1A"/>
          <w:spacing w:val="8"/>
          <w:sz w:val="28"/>
          <w:szCs w:val="28"/>
          <w:bdr w:val="none" w:sz="0" w:space="0" w:color="auto" w:frame="1"/>
          <w:lang w:val="en-US"/>
        </w:rPr>
        <w:t>entryId</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newPassword</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async</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entry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repository</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getById</w:t>
      </w:r>
      <w:proofErr w:type="spellEnd"/>
      <w:proofErr w:type="gramEnd"/>
      <w:r w:rsidRPr="007226B0">
        <w:rPr>
          <w:rStyle w:val="token"/>
          <w:rFonts w:ascii="Times New Roman" w:hAnsi="Times New Roman" w:cs="Times New Roman"/>
          <w:color w:val="4E76B5"/>
          <w:spacing w:val="8"/>
          <w:sz w:val="28"/>
          <w:szCs w:val="28"/>
          <w:bdr w:val="none" w:sz="0" w:space="0" w:color="auto" w:frame="1"/>
          <w:lang w:val="en-US"/>
        </w:rPr>
        <w:t>(</w:t>
      </w:r>
      <w:proofErr w:type="spellStart"/>
      <w:r w:rsidRPr="007226B0">
        <w:rPr>
          <w:rStyle w:val="HTML1"/>
          <w:rFonts w:ascii="Times New Roman" w:hAnsi="Times New Roman" w:cs="Times New Roman"/>
          <w:color w:val="1A1A1A"/>
          <w:spacing w:val="8"/>
          <w:sz w:val="28"/>
          <w:szCs w:val="28"/>
          <w:bdr w:val="none" w:sz="0" w:space="0" w:color="auto" w:frame="1"/>
          <w:lang w:val="en-US"/>
        </w:rPr>
        <w:t>entryId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Сохранение</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старого</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пароля</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в</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историю</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r w:rsidRPr="007226B0">
        <w:rPr>
          <w:rStyle w:val="HTML1"/>
          <w:rFonts w:ascii="Times New Roman" w:hAnsi="Times New Roman" w:cs="Times New Roman"/>
          <w:color w:val="1A1A1A"/>
          <w:spacing w:val="8"/>
          <w:sz w:val="28"/>
          <w:szCs w:val="28"/>
          <w:bdr w:val="none" w:sz="0" w:space="0" w:color="auto" w:frame="1"/>
          <w:lang w:val="en-US"/>
        </w:rPr>
        <w:t>historyRepository</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create</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spellStart"/>
      <w:proofErr w:type="gramStart"/>
      <w:r w:rsidRPr="007226B0">
        <w:rPr>
          <w:rStyle w:val="token"/>
          <w:rFonts w:ascii="Times New Roman" w:hAnsi="Times New Roman" w:cs="Times New Roman"/>
          <w:color w:val="1172C7"/>
          <w:spacing w:val="8"/>
          <w:sz w:val="28"/>
          <w:szCs w:val="28"/>
          <w:bdr w:val="none" w:sz="0" w:space="0" w:color="auto" w:frame="1"/>
          <w:lang w:val="en-US"/>
        </w:rPr>
        <w:t>PasswordHistory</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entryId</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entryId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oldPassword</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entry</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password</w:t>
      </w:r>
      <w:proofErr w:type="spellEnd"/>
      <w:proofErr w:type="gram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Уже</w:t>
      </w:r>
      <w:r w:rsidRPr="007226B0">
        <w:rPr>
          <w:rStyle w:val="token"/>
          <w:rFonts w:ascii="Times New Roman" w:hAnsi="Times New Roman" w:cs="Times New Roman"/>
          <w:i/>
          <w:iCs/>
          <w:color w:val="B2B2B2"/>
          <w:spacing w:val="8"/>
          <w:sz w:val="28"/>
          <w:szCs w:val="28"/>
          <w:bdr w:val="none" w:sz="0" w:space="0" w:color="auto" w:frame="1"/>
          <w:lang w:val="en-US"/>
        </w:rPr>
        <w:t xml:space="preserve"> </w:t>
      </w:r>
      <w:r w:rsidRPr="007226B0">
        <w:rPr>
          <w:rStyle w:val="token"/>
          <w:rFonts w:ascii="Times New Roman" w:hAnsi="Times New Roman" w:cs="Times New Roman"/>
          <w:i/>
          <w:iCs/>
          <w:color w:val="B2B2B2"/>
          <w:spacing w:val="8"/>
          <w:sz w:val="28"/>
          <w:szCs w:val="28"/>
          <w:bdr w:val="none" w:sz="0" w:space="0" w:color="auto" w:frame="1"/>
        </w:rPr>
        <w:t>зашифрован</w:t>
      </w:r>
    </w:p>
    <w:p w:rsidR="00DD110C" w:rsidRPr="004F19E2"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097C1B">
        <w:rPr>
          <w:rStyle w:val="HTML1"/>
          <w:rFonts w:ascii="Times New Roman" w:hAnsi="Times New Roman" w:cs="Times New Roman"/>
          <w:color w:val="1A1A1A"/>
          <w:spacing w:val="8"/>
          <w:sz w:val="28"/>
          <w:szCs w:val="28"/>
          <w:bdr w:val="none" w:sz="0" w:space="0" w:color="auto" w:frame="1"/>
          <w:lang w:val="en-US"/>
        </w:rPr>
        <w:t>changedAt</w:t>
      </w:r>
      <w:proofErr w:type="spellEnd"/>
      <w:r w:rsidRPr="004F19E2">
        <w:rPr>
          <w:rStyle w:val="token"/>
          <w:rFonts w:ascii="Times New Roman" w:hAnsi="Times New Roman" w:cs="Times New Roman"/>
          <w:color w:val="4E76B5"/>
          <w:spacing w:val="8"/>
          <w:sz w:val="28"/>
          <w:szCs w:val="28"/>
          <w:bdr w:val="none" w:sz="0" w:space="0" w:color="auto" w:frame="1"/>
        </w:rPr>
        <w:t>:</w:t>
      </w:r>
      <w:r w:rsidRPr="004F19E2">
        <w:rPr>
          <w:rStyle w:val="HTML1"/>
          <w:rFonts w:ascii="Times New Roman" w:hAnsi="Times New Roman" w:cs="Times New Roman"/>
          <w:color w:val="1A1A1A"/>
          <w:spacing w:val="8"/>
          <w:sz w:val="28"/>
          <w:szCs w:val="28"/>
          <w:bdr w:val="none" w:sz="0" w:space="0" w:color="auto" w:frame="1"/>
        </w:rPr>
        <w:t xml:space="preserve"> </w:t>
      </w:r>
      <w:proofErr w:type="spellStart"/>
      <w:proofErr w:type="gramStart"/>
      <w:r w:rsidRPr="00097C1B">
        <w:rPr>
          <w:rStyle w:val="token"/>
          <w:rFonts w:ascii="Times New Roman" w:hAnsi="Times New Roman" w:cs="Times New Roman"/>
          <w:color w:val="1172C7"/>
          <w:spacing w:val="8"/>
          <w:sz w:val="28"/>
          <w:szCs w:val="28"/>
          <w:bdr w:val="none" w:sz="0" w:space="0" w:color="auto" w:frame="1"/>
          <w:lang w:val="en-US"/>
        </w:rPr>
        <w:t>DateTime</w:t>
      </w:r>
      <w:proofErr w:type="spellEnd"/>
      <w:r w:rsidRPr="004F19E2">
        <w:rPr>
          <w:rStyle w:val="token"/>
          <w:rFonts w:ascii="Times New Roman" w:hAnsi="Times New Roman" w:cs="Times New Roman"/>
          <w:color w:val="4E76B5"/>
          <w:spacing w:val="8"/>
          <w:sz w:val="28"/>
          <w:szCs w:val="28"/>
          <w:bdr w:val="none" w:sz="0" w:space="0" w:color="auto" w:frame="1"/>
        </w:rPr>
        <w:t>.</w:t>
      </w:r>
      <w:r w:rsidRPr="00097C1B">
        <w:rPr>
          <w:rStyle w:val="token"/>
          <w:rFonts w:ascii="Times New Roman" w:hAnsi="Times New Roman" w:cs="Times New Roman"/>
          <w:color w:val="7EB233"/>
          <w:spacing w:val="8"/>
          <w:sz w:val="28"/>
          <w:szCs w:val="28"/>
          <w:bdr w:val="none" w:sz="0" w:space="0" w:color="auto" w:frame="1"/>
          <w:lang w:val="en-US"/>
        </w:rPr>
        <w:t>now</w:t>
      </w:r>
      <w:r w:rsidRPr="004F19E2">
        <w:rPr>
          <w:rStyle w:val="token"/>
          <w:rFonts w:ascii="Times New Roman" w:hAnsi="Times New Roman" w:cs="Times New Roman"/>
          <w:color w:val="4E76B5"/>
          <w:spacing w:val="8"/>
          <w:sz w:val="28"/>
          <w:szCs w:val="28"/>
          <w:bdr w:val="none" w:sz="0" w:space="0" w:color="auto" w:frame="1"/>
        </w:rPr>
        <w:t>(</w:t>
      </w:r>
      <w:proofErr w:type="gramEnd"/>
      <w:r w:rsidRPr="004F19E2">
        <w:rPr>
          <w:rStyle w:val="token"/>
          <w:rFonts w:ascii="Times New Roman" w:hAnsi="Times New Roman" w:cs="Times New Roman"/>
          <w:color w:val="4E76B5"/>
          <w:spacing w:val="8"/>
          <w:sz w:val="28"/>
          <w:szCs w:val="28"/>
          <w:bdr w:val="none" w:sz="0" w:space="0" w:color="auto" w:frame="1"/>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4F19E2">
        <w:rPr>
          <w:rStyle w:val="HTML1"/>
          <w:rFonts w:ascii="Times New Roman" w:hAnsi="Times New Roman" w:cs="Times New Roman"/>
          <w:color w:val="1A1A1A"/>
          <w:spacing w:val="8"/>
          <w:sz w:val="28"/>
          <w:szCs w:val="28"/>
          <w:bdr w:val="none" w:sz="0" w:space="0" w:color="auto" w:frame="1"/>
        </w:rPr>
        <w:t xml:space="preserve">  </w:t>
      </w:r>
      <w:r w:rsidRPr="007226B0">
        <w:rPr>
          <w:rStyle w:val="token"/>
          <w:rFonts w:ascii="Times New Roman" w:hAnsi="Times New Roman" w:cs="Times New Roman"/>
          <w:color w:val="4E76B5"/>
          <w:spacing w:val="8"/>
          <w:sz w:val="28"/>
          <w:szCs w:val="28"/>
          <w:bdr w:val="none" w:sz="0" w:space="0" w:color="auto" w:frame="1"/>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token"/>
          <w:rFonts w:ascii="Times New Roman" w:hAnsi="Times New Roman" w:cs="Times New Roman"/>
          <w:i/>
          <w:iCs/>
          <w:color w:val="B2B2B2"/>
          <w:spacing w:val="8"/>
          <w:sz w:val="28"/>
          <w:szCs w:val="28"/>
          <w:bdr w:val="none" w:sz="0" w:space="0" w:color="auto" w:frame="1"/>
        </w:rPr>
        <w:t>// Обновление записи новым зашифрованным паролем</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repository</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update</w:t>
      </w:r>
      <w:proofErr w:type="spellEnd"/>
      <w:proofErr w:type="gramEnd"/>
      <w:r w:rsidRPr="007226B0">
        <w:rPr>
          <w:rStyle w:val="token"/>
          <w:rFonts w:ascii="Times New Roman" w:hAnsi="Times New Roman" w:cs="Times New Roman"/>
          <w:color w:val="4E76B5"/>
          <w:spacing w:val="8"/>
          <w:sz w:val="28"/>
          <w:szCs w:val="28"/>
          <w:bdr w:val="none" w:sz="0" w:space="0" w:color="auto" w:frame="1"/>
          <w:lang w:val="en-US"/>
        </w:rPr>
        <w:t>(</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entry</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copyWith</w:t>
      </w:r>
      <w:proofErr w:type="spellEnd"/>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password</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crypto</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encrypt</w:t>
      </w:r>
      <w:proofErr w:type="spellEnd"/>
      <w:proofErr w:type="gramEnd"/>
      <w:r w:rsidRPr="007226B0">
        <w:rPr>
          <w:rStyle w:val="token"/>
          <w:rFonts w:ascii="Times New Roman" w:hAnsi="Times New Roman" w:cs="Times New Roman"/>
          <w:color w:val="4E76B5"/>
          <w:spacing w:val="8"/>
          <w:sz w:val="28"/>
          <w:szCs w:val="28"/>
          <w:bdr w:val="none" w:sz="0" w:space="0" w:color="auto" w:frame="1"/>
          <w:lang w:val="en-US"/>
        </w:rPr>
        <w:t>(</w:t>
      </w:r>
      <w:proofErr w:type="spellStart"/>
      <w:r w:rsidRPr="007226B0">
        <w:rPr>
          <w:rStyle w:val="HTML1"/>
          <w:rFonts w:ascii="Times New Roman" w:hAnsi="Times New Roman" w:cs="Times New Roman"/>
          <w:color w:val="1A1A1A"/>
          <w:spacing w:val="8"/>
          <w:sz w:val="28"/>
          <w:szCs w:val="28"/>
          <w:bdr w:val="none" w:sz="0" w:space="0" w:color="auto" w:frame="1"/>
          <w:lang w:val="en-US"/>
        </w:rPr>
        <w:t>newPassword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updatedAt</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1172C7"/>
          <w:spacing w:val="8"/>
          <w:sz w:val="28"/>
          <w:szCs w:val="28"/>
          <w:bdr w:val="none" w:sz="0" w:space="0" w:color="auto" w:frame="1"/>
          <w:lang w:val="en-US"/>
        </w:rPr>
        <w:t>DateTime</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now</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gramStart"/>
      <w:r w:rsidRPr="007226B0">
        <w:rPr>
          <w:rStyle w:val="HTML1"/>
          <w:rFonts w:ascii="Times New Roman" w:hAnsi="Times New Roman" w:cs="Times New Roman"/>
          <w:color w:val="1A1A1A"/>
          <w:spacing w:val="8"/>
          <w:sz w:val="28"/>
          <w:szCs w:val="28"/>
          <w:bdr w:val="none" w:sz="0" w:space="0" w:color="auto" w:frame="1"/>
          <w:lang w:val="en-US"/>
        </w:rPr>
        <w:t>_audit</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log</w:t>
      </w:r>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HTML1"/>
          <w:rFonts w:ascii="Times New Roman" w:hAnsi="Times New Roman" w:cs="Times New Roman"/>
          <w:color w:val="1A1A1A"/>
          <w:spacing w:val="8"/>
          <w:sz w:val="28"/>
          <w:szCs w:val="28"/>
          <w:bdr w:val="none" w:sz="0" w:space="0" w:color="auto" w:frame="1"/>
          <w:lang w:val="en-US"/>
        </w:rPr>
        <w:t>action</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token"/>
          <w:rFonts w:ascii="Times New Roman" w:hAnsi="Times New Roman" w:cs="Times New Roman"/>
          <w:color w:val="1172C7"/>
          <w:spacing w:val="8"/>
          <w:sz w:val="28"/>
          <w:szCs w:val="28"/>
          <w:bdr w:val="none" w:sz="0" w:space="0" w:color="auto" w:frame="1"/>
          <w:lang w:val="en-US"/>
        </w:rPr>
        <w:t>ActionType</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update</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entityId</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entryId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Fonts w:ascii="Times New Roman" w:hAnsi="Times New Roman" w:cs="Times New Roman"/>
          <w:color w:val="1A1A1A"/>
          <w:spacing w:val="8"/>
          <w:sz w:val="28"/>
          <w:szCs w:val="28"/>
        </w:rPr>
      </w:pPr>
      <w:r w:rsidRPr="007226B0">
        <w:rPr>
          <w:rStyle w:val="token"/>
          <w:rFonts w:ascii="Times New Roman" w:hAnsi="Times New Roman" w:cs="Times New Roman"/>
          <w:color w:val="4E76B5"/>
          <w:spacing w:val="8"/>
          <w:sz w:val="28"/>
          <w:szCs w:val="28"/>
          <w:bdr w:val="none" w:sz="0" w:space="0" w:color="auto" w:frame="1"/>
        </w:rPr>
        <w:t>}</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52" w:name="_Toc230173221"/>
      <w:r w:rsidRPr="00097C1B">
        <w:rPr>
          <w:rFonts w:ascii="Times New Roman" w:hAnsi="Times New Roman"/>
          <w:b w:val="0"/>
          <w:bCs w:val="0"/>
          <w:sz w:val="28"/>
          <w:szCs w:val="28"/>
        </w:rPr>
        <w:t>3.4.4 Проверка надёжности пароля</w:t>
      </w:r>
      <w:bookmarkEnd w:id="2752"/>
    </w:p>
    <w:p w:rsidR="00DD110C" w:rsidRPr="007226B0" w:rsidRDefault="00DD110C" w:rsidP="00097C1B">
      <w:pPr>
        <w:spacing w:line="360" w:lineRule="auto"/>
        <w:jc w:val="both"/>
        <w:textAlignment w:val="baseline"/>
        <w:rPr>
          <w:sz w:val="28"/>
          <w:szCs w:val="28"/>
        </w:rPr>
      </w:pPr>
      <w:r w:rsidRPr="007226B0">
        <w:rPr>
          <w:sz w:val="28"/>
          <w:szCs w:val="28"/>
        </w:rPr>
        <w:t xml:space="preserve">Интеграция с библиотекой </w:t>
      </w:r>
      <w:proofErr w:type="spellStart"/>
      <w:r w:rsidRPr="007226B0">
        <w:rPr>
          <w:rStyle w:val="HTML1"/>
          <w:rFonts w:ascii="Times New Roman" w:hAnsi="Times New Roman" w:cs="Times New Roman"/>
          <w:sz w:val="28"/>
          <w:szCs w:val="28"/>
          <w:bdr w:val="none" w:sz="0" w:space="0" w:color="auto" w:frame="1"/>
        </w:rPr>
        <w:t>zxcvbn</w:t>
      </w:r>
      <w:proofErr w:type="spellEnd"/>
      <w:r w:rsidRPr="007226B0">
        <w:rPr>
          <w:sz w:val="28"/>
          <w:szCs w:val="28"/>
        </w:rPr>
        <w:t xml:space="preserve"> обеспечивает оценку:</w:t>
      </w:r>
    </w:p>
    <w:p w:rsidR="00DD110C" w:rsidRPr="007226B0" w:rsidRDefault="00DD110C" w:rsidP="00097C1B">
      <w:pPr>
        <w:numPr>
          <w:ilvl w:val="0"/>
          <w:numId w:val="86"/>
        </w:numPr>
        <w:spacing w:after="120" w:line="360" w:lineRule="auto"/>
        <w:jc w:val="both"/>
        <w:textAlignment w:val="baseline"/>
        <w:rPr>
          <w:sz w:val="28"/>
          <w:szCs w:val="28"/>
        </w:rPr>
      </w:pPr>
      <w:r w:rsidRPr="007226B0">
        <w:rPr>
          <w:sz w:val="28"/>
          <w:szCs w:val="28"/>
        </w:rPr>
        <w:t>энтропии (бит);</w:t>
      </w:r>
    </w:p>
    <w:p w:rsidR="00DD110C" w:rsidRPr="007226B0" w:rsidRDefault="00DD110C" w:rsidP="00097C1B">
      <w:pPr>
        <w:numPr>
          <w:ilvl w:val="0"/>
          <w:numId w:val="86"/>
        </w:numPr>
        <w:spacing w:after="120" w:line="360" w:lineRule="auto"/>
        <w:jc w:val="both"/>
        <w:textAlignment w:val="baseline"/>
        <w:rPr>
          <w:sz w:val="28"/>
          <w:szCs w:val="28"/>
        </w:rPr>
      </w:pPr>
      <w:r w:rsidRPr="007226B0">
        <w:rPr>
          <w:sz w:val="28"/>
          <w:szCs w:val="28"/>
        </w:rPr>
        <w:t>устойчивости к атакам перебора;</w:t>
      </w:r>
    </w:p>
    <w:p w:rsidR="00DD110C" w:rsidRPr="007226B0" w:rsidRDefault="00DD110C" w:rsidP="00097C1B">
      <w:pPr>
        <w:numPr>
          <w:ilvl w:val="0"/>
          <w:numId w:val="86"/>
        </w:numPr>
        <w:spacing w:line="360" w:lineRule="auto"/>
        <w:jc w:val="both"/>
        <w:textAlignment w:val="baseline"/>
        <w:rPr>
          <w:sz w:val="28"/>
          <w:szCs w:val="28"/>
        </w:rPr>
      </w:pPr>
      <w:r w:rsidRPr="007226B0">
        <w:rPr>
          <w:sz w:val="28"/>
          <w:szCs w:val="28"/>
        </w:rPr>
        <w:t>обнаружение паттернов (словари, последовательности, повторы).</w:t>
      </w:r>
    </w:p>
    <w:p w:rsidR="00DD110C" w:rsidRPr="007226B0" w:rsidRDefault="00DD110C" w:rsidP="00097C1B">
      <w:pPr>
        <w:spacing w:line="360" w:lineRule="auto"/>
        <w:jc w:val="both"/>
        <w:textAlignment w:val="baseline"/>
        <w:rPr>
          <w:sz w:val="28"/>
          <w:szCs w:val="28"/>
        </w:rPr>
      </w:pPr>
      <w:r w:rsidRPr="007226B0">
        <w:rPr>
          <w:sz w:val="28"/>
          <w:szCs w:val="28"/>
        </w:rPr>
        <w:t>Пороговые значения:</w:t>
      </w:r>
    </w:p>
    <w:p w:rsidR="00DD110C" w:rsidRPr="007226B0" w:rsidRDefault="00DD110C" w:rsidP="00097C1B">
      <w:pPr>
        <w:numPr>
          <w:ilvl w:val="0"/>
          <w:numId w:val="87"/>
        </w:numPr>
        <w:spacing w:after="120" w:line="360" w:lineRule="auto"/>
        <w:jc w:val="both"/>
        <w:textAlignment w:val="baseline"/>
        <w:rPr>
          <w:sz w:val="28"/>
          <w:szCs w:val="28"/>
        </w:rPr>
      </w:pPr>
      <w:r w:rsidRPr="007226B0">
        <w:rPr>
          <w:sz w:val="28"/>
          <w:szCs w:val="28"/>
        </w:rPr>
        <w:t>0–40 бит: «Слабый» (красный);</w:t>
      </w:r>
    </w:p>
    <w:p w:rsidR="00DD110C" w:rsidRPr="007226B0" w:rsidRDefault="00DD110C" w:rsidP="00097C1B">
      <w:pPr>
        <w:numPr>
          <w:ilvl w:val="0"/>
          <w:numId w:val="87"/>
        </w:numPr>
        <w:spacing w:after="120" w:line="360" w:lineRule="auto"/>
        <w:jc w:val="both"/>
        <w:textAlignment w:val="baseline"/>
        <w:rPr>
          <w:sz w:val="28"/>
          <w:szCs w:val="28"/>
        </w:rPr>
      </w:pPr>
      <w:r w:rsidRPr="007226B0">
        <w:rPr>
          <w:sz w:val="28"/>
          <w:szCs w:val="28"/>
        </w:rPr>
        <w:t>40–60 бит: «Средний» (оранжевый);</w:t>
      </w:r>
    </w:p>
    <w:p w:rsidR="00DD110C" w:rsidRPr="007226B0" w:rsidRDefault="00DD110C" w:rsidP="00097C1B">
      <w:pPr>
        <w:numPr>
          <w:ilvl w:val="0"/>
          <w:numId w:val="87"/>
        </w:numPr>
        <w:spacing w:after="120" w:line="360" w:lineRule="auto"/>
        <w:jc w:val="both"/>
        <w:textAlignment w:val="baseline"/>
        <w:rPr>
          <w:sz w:val="28"/>
          <w:szCs w:val="28"/>
        </w:rPr>
      </w:pPr>
      <w:r w:rsidRPr="007226B0">
        <w:rPr>
          <w:sz w:val="28"/>
          <w:szCs w:val="28"/>
        </w:rPr>
        <w:lastRenderedPageBreak/>
        <w:t>60–80 бит: «Надёжный» (зелёный);</w:t>
      </w:r>
    </w:p>
    <w:p w:rsidR="00DD110C" w:rsidRPr="007226B0" w:rsidRDefault="00DD110C" w:rsidP="00097C1B">
      <w:pPr>
        <w:numPr>
          <w:ilvl w:val="0"/>
          <w:numId w:val="87"/>
        </w:numPr>
        <w:spacing w:line="360" w:lineRule="auto"/>
        <w:jc w:val="both"/>
        <w:textAlignment w:val="baseline"/>
        <w:rPr>
          <w:sz w:val="28"/>
          <w:szCs w:val="28"/>
        </w:rPr>
      </w:pPr>
      <w:r w:rsidRPr="007226B0">
        <w:rPr>
          <w:sz w:val="28"/>
          <w:szCs w:val="28"/>
        </w:rPr>
        <w:t>80+ бит: «Очень надёжный» (тёмно-зелёный).</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53" w:name="_Toc230173222"/>
      <w:r w:rsidRPr="00097C1B">
        <w:rPr>
          <w:rFonts w:ascii="Times New Roman" w:hAnsi="Times New Roman"/>
          <w:b w:val="0"/>
          <w:bCs w:val="0"/>
          <w:sz w:val="28"/>
          <w:szCs w:val="28"/>
        </w:rPr>
        <w:t>3.4.5 Уведомления</w:t>
      </w:r>
      <w:bookmarkEnd w:id="2753"/>
    </w:p>
    <w:p w:rsidR="00DD110C" w:rsidRPr="007226B0" w:rsidRDefault="00DD110C" w:rsidP="00097C1B">
      <w:pPr>
        <w:spacing w:line="360" w:lineRule="auto"/>
        <w:jc w:val="both"/>
        <w:textAlignment w:val="baseline"/>
        <w:rPr>
          <w:sz w:val="28"/>
          <w:szCs w:val="28"/>
        </w:rPr>
      </w:pPr>
      <w:r w:rsidRPr="007226B0">
        <w:rPr>
          <w:sz w:val="28"/>
          <w:szCs w:val="28"/>
        </w:rPr>
        <w:t xml:space="preserve">Система уведомлений реализована в два слоя: клиентский слой </w:t>
      </w:r>
      <w:proofErr w:type="spellStart"/>
      <w:r w:rsidRPr="007226B0">
        <w:rPr>
          <w:sz w:val="28"/>
          <w:szCs w:val="28"/>
        </w:rPr>
        <w:t>push</w:t>
      </w:r>
      <w:proofErr w:type="spellEnd"/>
      <w:r w:rsidRPr="007226B0">
        <w:rPr>
          <w:sz w:val="28"/>
          <w:szCs w:val="28"/>
        </w:rPr>
        <w:t>-уведомлений для пользователя (</w:t>
      </w:r>
      <w:proofErr w:type="spellStart"/>
      <w:r w:rsidRPr="007226B0">
        <w:rPr>
          <w:sz w:val="28"/>
          <w:szCs w:val="28"/>
        </w:rPr>
        <w:t>PasswordStrengthNotificationService</w:t>
      </w:r>
      <w:proofErr w:type="spellEnd"/>
      <w:r w:rsidRPr="007226B0">
        <w:rPr>
          <w:sz w:val="28"/>
          <w:szCs w:val="28"/>
        </w:rPr>
        <w:t xml:space="preserve">) и запись событий безопасности в журнал </w:t>
      </w:r>
      <w:proofErr w:type="spellStart"/>
      <w:r w:rsidRPr="007226B0">
        <w:rPr>
          <w:sz w:val="28"/>
          <w:szCs w:val="28"/>
        </w:rPr>
        <w:t>security_logs</w:t>
      </w:r>
      <w:proofErr w:type="spellEnd"/>
      <w:r w:rsidRPr="007226B0">
        <w:rPr>
          <w:sz w:val="28"/>
          <w:szCs w:val="28"/>
        </w:rPr>
        <w:t>.</w:t>
      </w:r>
    </w:p>
    <w:p w:rsidR="00DD110C" w:rsidRPr="007226B0" w:rsidRDefault="00DD110C" w:rsidP="00097C1B">
      <w:pPr>
        <w:numPr>
          <w:ilvl w:val="0"/>
          <w:numId w:val="88"/>
        </w:numPr>
        <w:spacing w:after="120" w:line="360" w:lineRule="auto"/>
        <w:jc w:val="both"/>
        <w:textAlignment w:val="baseline"/>
        <w:rPr>
          <w:sz w:val="28"/>
          <w:szCs w:val="28"/>
        </w:rPr>
      </w:pPr>
      <w:r w:rsidRPr="007226B0">
        <w:rPr>
          <w:sz w:val="28"/>
          <w:szCs w:val="28"/>
        </w:rPr>
        <w:t>Слабые пароли в хранилище (</w:t>
      </w:r>
      <w:proofErr w:type="spellStart"/>
      <w:r w:rsidRPr="007226B0">
        <w:rPr>
          <w:sz w:val="28"/>
          <w:szCs w:val="28"/>
        </w:rPr>
        <w:t>NotificationType.weakPassword</w:t>
      </w:r>
      <w:proofErr w:type="spellEnd"/>
      <w:r w:rsidRPr="007226B0">
        <w:rPr>
          <w:sz w:val="28"/>
          <w:szCs w:val="28"/>
        </w:rPr>
        <w:t xml:space="preserve">) — оценка </w:t>
      </w:r>
      <w:proofErr w:type="spellStart"/>
      <w:r w:rsidRPr="007226B0">
        <w:rPr>
          <w:sz w:val="28"/>
          <w:szCs w:val="28"/>
        </w:rPr>
        <w:t>zxcvbn</w:t>
      </w:r>
      <w:proofErr w:type="spellEnd"/>
      <w:r w:rsidRPr="007226B0">
        <w:rPr>
          <w:sz w:val="28"/>
          <w:szCs w:val="28"/>
        </w:rPr>
        <w:t xml:space="preserve"> </w:t>
      </w:r>
      <w:proofErr w:type="gramStart"/>
      <w:r w:rsidRPr="007226B0">
        <w:rPr>
          <w:sz w:val="28"/>
          <w:szCs w:val="28"/>
        </w:rPr>
        <w:t>&lt; 60</w:t>
      </w:r>
      <w:proofErr w:type="gramEnd"/>
      <w:r w:rsidRPr="007226B0">
        <w:rPr>
          <w:sz w:val="28"/>
          <w:szCs w:val="28"/>
        </w:rPr>
        <w:t xml:space="preserve"> бит энтропии;</w:t>
      </w:r>
    </w:p>
    <w:p w:rsidR="00DD110C" w:rsidRPr="007226B0" w:rsidRDefault="00DD110C" w:rsidP="00097C1B">
      <w:pPr>
        <w:numPr>
          <w:ilvl w:val="0"/>
          <w:numId w:val="88"/>
        </w:numPr>
        <w:spacing w:after="120" w:line="360" w:lineRule="auto"/>
        <w:jc w:val="both"/>
        <w:textAlignment w:val="baseline"/>
        <w:rPr>
          <w:sz w:val="28"/>
          <w:szCs w:val="28"/>
        </w:rPr>
      </w:pPr>
      <w:r w:rsidRPr="007226B0">
        <w:rPr>
          <w:sz w:val="28"/>
          <w:szCs w:val="28"/>
        </w:rPr>
        <w:t>Повторно используемые пароли (</w:t>
      </w:r>
      <w:proofErr w:type="spellStart"/>
      <w:r w:rsidRPr="007226B0">
        <w:rPr>
          <w:sz w:val="28"/>
          <w:szCs w:val="28"/>
        </w:rPr>
        <w:t>NotificationType.duplicatePassword</w:t>
      </w:r>
      <w:proofErr w:type="spellEnd"/>
      <w:r w:rsidRPr="007226B0">
        <w:rPr>
          <w:sz w:val="28"/>
          <w:szCs w:val="28"/>
        </w:rPr>
        <w:t>) — обнаружение дубликатов по результату дешифровки;</w:t>
      </w:r>
    </w:p>
    <w:p w:rsidR="00DD110C" w:rsidRPr="007226B0" w:rsidRDefault="00DD110C" w:rsidP="00097C1B">
      <w:pPr>
        <w:numPr>
          <w:ilvl w:val="0"/>
          <w:numId w:val="88"/>
        </w:numPr>
        <w:spacing w:after="120" w:line="360" w:lineRule="auto"/>
        <w:jc w:val="both"/>
        <w:textAlignment w:val="baseline"/>
        <w:rPr>
          <w:sz w:val="28"/>
          <w:szCs w:val="28"/>
        </w:rPr>
      </w:pPr>
      <w:r w:rsidRPr="007226B0">
        <w:rPr>
          <w:sz w:val="28"/>
          <w:szCs w:val="28"/>
        </w:rPr>
        <w:t>Устаревшие пароли (</w:t>
      </w:r>
      <w:proofErr w:type="spellStart"/>
      <w:r w:rsidRPr="007226B0">
        <w:rPr>
          <w:sz w:val="28"/>
          <w:szCs w:val="28"/>
        </w:rPr>
        <w:t>NotificationType.oldPassword</w:t>
      </w:r>
      <w:proofErr w:type="spellEnd"/>
      <w:r w:rsidRPr="007226B0">
        <w:rPr>
          <w:sz w:val="28"/>
          <w:szCs w:val="28"/>
        </w:rPr>
        <w:t>) — возраст записи более 365 суток;</w:t>
      </w:r>
    </w:p>
    <w:p w:rsidR="00DD110C" w:rsidRPr="00F256EB" w:rsidRDefault="00DD110C" w:rsidP="00097C1B">
      <w:pPr>
        <w:numPr>
          <w:ilvl w:val="0"/>
          <w:numId w:val="88"/>
        </w:numPr>
        <w:spacing w:after="120" w:line="360" w:lineRule="auto"/>
        <w:jc w:val="both"/>
        <w:textAlignment w:val="baseline"/>
        <w:rPr>
          <w:sz w:val="28"/>
          <w:szCs w:val="28"/>
          <w:lang w:val="en-US"/>
          <w:rPrChange w:id="2754" w:author="Sasha Azazlov" w:date="2026-05-20T12:14:00Z" w16du:dateUtc="2026-05-20T09:14:00Z">
            <w:rPr>
              <w:sz w:val="28"/>
              <w:szCs w:val="28"/>
            </w:rPr>
          </w:rPrChange>
        </w:rPr>
      </w:pPr>
      <w:r w:rsidRPr="007226B0">
        <w:rPr>
          <w:sz w:val="28"/>
          <w:szCs w:val="28"/>
        </w:rPr>
        <w:t>События</w:t>
      </w:r>
      <w:r w:rsidRPr="00F256EB">
        <w:rPr>
          <w:sz w:val="28"/>
          <w:szCs w:val="28"/>
          <w:lang w:val="en-US"/>
          <w:rPrChange w:id="2755" w:author="Sasha Azazlov" w:date="2026-05-20T12:14:00Z" w16du:dateUtc="2026-05-20T09:14:00Z">
            <w:rPr>
              <w:sz w:val="28"/>
              <w:szCs w:val="28"/>
            </w:rPr>
          </w:rPrChange>
        </w:rPr>
        <w:t xml:space="preserve"> </w:t>
      </w:r>
      <w:r w:rsidRPr="007226B0">
        <w:rPr>
          <w:sz w:val="28"/>
          <w:szCs w:val="28"/>
        </w:rPr>
        <w:t>безопасности</w:t>
      </w:r>
      <w:r w:rsidRPr="00F256EB">
        <w:rPr>
          <w:sz w:val="28"/>
          <w:szCs w:val="28"/>
          <w:lang w:val="en-US"/>
          <w:rPrChange w:id="2756" w:author="Sasha Azazlov" w:date="2026-05-20T12:14:00Z" w16du:dateUtc="2026-05-20T09:14:00Z">
            <w:rPr>
              <w:sz w:val="28"/>
              <w:szCs w:val="28"/>
            </w:rPr>
          </w:rPrChange>
        </w:rPr>
        <w:t xml:space="preserve"> — </w:t>
      </w:r>
      <w:r w:rsidRPr="007226B0">
        <w:rPr>
          <w:sz w:val="28"/>
          <w:szCs w:val="28"/>
        </w:rPr>
        <w:t>запись</w:t>
      </w:r>
      <w:r w:rsidRPr="00F256EB">
        <w:rPr>
          <w:sz w:val="28"/>
          <w:szCs w:val="28"/>
          <w:lang w:val="en-US"/>
          <w:rPrChange w:id="2757" w:author="Sasha Azazlov" w:date="2026-05-20T12:14:00Z" w16du:dateUtc="2026-05-20T09:14:00Z">
            <w:rPr>
              <w:sz w:val="28"/>
              <w:szCs w:val="28"/>
            </w:rPr>
          </w:rPrChange>
        </w:rPr>
        <w:t xml:space="preserve"> </w:t>
      </w:r>
      <w:r w:rsidRPr="007226B0">
        <w:rPr>
          <w:sz w:val="28"/>
          <w:szCs w:val="28"/>
        </w:rPr>
        <w:t>в</w:t>
      </w:r>
      <w:r w:rsidRPr="00F256EB">
        <w:rPr>
          <w:sz w:val="28"/>
          <w:szCs w:val="28"/>
          <w:lang w:val="en-US"/>
          <w:rPrChange w:id="2758" w:author="Sasha Azazlov" w:date="2026-05-20T12:14:00Z" w16du:dateUtc="2026-05-20T09:14:00Z">
            <w:rPr>
              <w:sz w:val="28"/>
              <w:szCs w:val="28"/>
            </w:rPr>
          </w:rPrChange>
        </w:rPr>
        <w:t xml:space="preserve"> </w:t>
      </w:r>
      <w:proofErr w:type="spellStart"/>
      <w:r w:rsidRPr="00F256EB">
        <w:rPr>
          <w:sz w:val="28"/>
          <w:szCs w:val="28"/>
          <w:lang w:val="en-US"/>
          <w:rPrChange w:id="2759" w:author="Sasha Azazlov" w:date="2026-05-20T12:14:00Z" w16du:dateUtc="2026-05-20T09:14:00Z">
            <w:rPr>
              <w:sz w:val="28"/>
              <w:szCs w:val="28"/>
            </w:rPr>
          </w:rPrChange>
        </w:rPr>
        <w:t>security_logs</w:t>
      </w:r>
      <w:proofErr w:type="spellEnd"/>
      <w:r w:rsidRPr="00F256EB">
        <w:rPr>
          <w:sz w:val="28"/>
          <w:szCs w:val="28"/>
          <w:lang w:val="en-US"/>
          <w:rPrChange w:id="2760" w:author="Sasha Azazlov" w:date="2026-05-20T12:14:00Z" w16du:dateUtc="2026-05-20T09:14:00Z">
            <w:rPr>
              <w:sz w:val="28"/>
              <w:szCs w:val="28"/>
            </w:rPr>
          </w:rPrChange>
        </w:rPr>
        <w:t xml:space="preserve"> (AUTH_SUCCESS, AUTH_FAILURE, PIN_SETUP, PIN_CHANGED, PIN_REMOVED, PWD_CREATED, PWD_UPDATED, PWD_DELETED, DATA_EXPORT, DATA_IMPORT, SETTINGS_CHG);</w:t>
      </w:r>
    </w:p>
    <w:p w:rsidR="00DD110C" w:rsidRPr="00F256EB" w:rsidRDefault="00DD110C" w:rsidP="00097C1B">
      <w:pPr>
        <w:numPr>
          <w:ilvl w:val="0"/>
          <w:numId w:val="88"/>
        </w:numPr>
        <w:spacing w:line="360" w:lineRule="auto"/>
        <w:jc w:val="both"/>
        <w:textAlignment w:val="baseline"/>
        <w:rPr>
          <w:sz w:val="28"/>
          <w:szCs w:val="28"/>
          <w:lang w:val="en-US"/>
          <w:rPrChange w:id="2761" w:author="Sasha Azazlov" w:date="2026-05-20T12:14:00Z" w16du:dateUtc="2026-05-20T09:14:00Z">
            <w:rPr>
              <w:sz w:val="28"/>
              <w:szCs w:val="28"/>
            </w:rPr>
          </w:rPrChange>
        </w:rPr>
      </w:pPr>
      <w:r w:rsidRPr="007226B0">
        <w:rPr>
          <w:sz w:val="28"/>
          <w:szCs w:val="28"/>
        </w:rPr>
        <w:t>Автоблокировка</w:t>
      </w:r>
      <w:r w:rsidRPr="00F256EB">
        <w:rPr>
          <w:sz w:val="28"/>
          <w:szCs w:val="28"/>
          <w:lang w:val="en-US"/>
          <w:rPrChange w:id="2762" w:author="Sasha Azazlov" w:date="2026-05-20T12:14:00Z" w16du:dateUtc="2026-05-20T09:14:00Z">
            <w:rPr>
              <w:sz w:val="28"/>
              <w:szCs w:val="28"/>
            </w:rPr>
          </w:rPrChange>
        </w:rPr>
        <w:t xml:space="preserve"> </w:t>
      </w:r>
      <w:r w:rsidRPr="007226B0">
        <w:rPr>
          <w:sz w:val="28"/>
          <w:szCs w:val="28"/>
        </w:rPr>
        <w:t>по</w:t>
      </w:r>
      <w:r w:rsidRPr="00F256EB">
        <w:rPr>
          <w:sz w:val="28"/>
          <w:szCs w:val="28"/>
          <w:lang w:val="en-US"/>
          <w:rPrChange w:id="2763" w:author="Sasha Azazlov" w:date="2026-05-20T12:14:00Z" w16du:dateUtc="2026-05-20T09:14:00Z">
            <w:rPr>
              <w:sz w:val="28"/>
              <w:szCs w:val="28"/>
            </w:rPr>
          </w:rPrChange>
        </w:rPr>
        <w:t xml:space="preserve"> </w:t>
      </w:r>
      <w:r w:rsidRPr="007226B0">
        <w:rPr>
          <w:sz w:val="28"/>
          <w:szCs w:val="28"/>
        </w:rPr>
        <w:t>таймауту</w:t>
      </w:r>
      <w:r w:rsidRPr="00F256EB">
        <w:rPr>
          <w:sz w:val="28"/>
          <w:szCs w:val="28"/>
          <w:lang w:val="en-US"/>
          <w:rPrChange w:id="2764" w:author="Sasha Azazlov" w:date="2026-05-20T12:14:00Z" w16du:dateUtc="2026-05-20T09:14:00Z">
            <w:rPr>
              <w:sz w:val="28"/>
              <w:szCs w:val="28"/>
            </w:rPr>
          </w:rPrChange>
        </w:rPr>
        <w:t xml:space="preserve"> </w:t>
      </w:r>
      <w:r w:rsidRPr="007226B0">
        <w:rPr>
          <w:sz w:val="28"/>
          <w:szCs w:val="28"/>
        </w:rPr>
        <w:t>неактивности</w:t>
      </w:r>
      <w:r w:rsidRPr="00F256EB">
        <w:rPr>
          <w:sz w:val="28"/>
          <w:szCs w:val="28"/>
          <w:lang w:val="en-US"/>
          <w:rPrChange w:id="2765" w:author="Sasha Azazlov" w:date="2026-05-20T12:14:00Z" w16du:dateUtc="2026-05-20T09:14:00Z">
            <w:rPr>
              <w:sz w:val="28"/>
              <w:szCs w:val="28"/>
            </w:rPr>
          </w:rPrChange>
        </w:rPr>
        <w:t xml:space="preserve"> — </w:t>
      </w:r>
      <w:r w:rsidRPr="007226B0">
        <w:rPr>
          <w:sz w:val="28"/>
          <w:szCs w:val="28"/>
        </w:rPr>
        <w:t>фиксируется</w:t>
      </w:r>
      <w:r w:rsidRPr="00F256EB">
        <w:rPr>
          <w:sz w:val="28"/>
          <w:szCs w:val="28"/>
          <w:lang w:val="en-US"/>
          <w:rPrChange w:id="2766" w:author="Sasha Azazlov" w:date="2026-05-20T12:14:00Z" w16du:dateUtc="2026-05-20T09:14:00Z">
            <w:rPr>
              <w:sz w:val="28"/>
              <w:szCs w:val="28"/>
            </w:rPr>
          </w:rPrChange>
        </w:rPr>
        <w:t xml:space="preserve"> </w:t>
      </w:r>
      <w:r w:rsidRPr="007226B0">
        <w:rPr>
          <w:sz w:val="28"/>
          <w:szCs w:val="28"/>
        </w:rPr>
        <w:t>в</w:t>
      </w:r>
      <w:r w:rsidRPr="00F256EB">
        <w:rPr>
          <w:sz w:val="28"/>
          <w:szCs w:val="28"/>
          <w:lang w:val="en-US"/>
          <w:rPrChange w:id="2767" w:author="Sasha Azazlov" w:date="2026-05-20T12:14:00Z" w16du:dateUtc="2026-05-20T09:14:00Z">
            <w:rPr>
              <w:sz w:val="28"/>
              <w:szCs w:val="28"/>
            </w:rPr>
          </w:rPrChange>
        </w:rPr>
        <w:t xml:space="preserve"> </w:t>
      </w:r>
      <w:proofErr w:type="spellStart"/>
      <w:r w:rsidRPr="00F256EB">
        <w:rPr>
          <w:sz w:val="28"/>
          <w:szCs w:val="28"/>
          <w:lang w:val="en-US"/>
          <w:rPrChange w:id="2768" w:author="Sasha Azazlov" w:date="2026-05-20T12:14:00Z" w16du:dateUtc="2026-05-20T09:14:00Z">
            <w:rPr>
              <w:sz w:val="28"/>
              <w:szCs w:val="28"/>
            </w:rPr>
          </w:rPrChange>
        </w:rPr>
        <w:t>security_logs</w:t>
      </w:r>
      <w:proofErr w:type="spellEnd"/>
      <w:r w:rsidRPr="00F256EB">
        <w:rPr>
          <w:sz w:val="28"/>
          <w:szCs w:val="28"/>
          <w:lang w:val="en-US"/>
          <w:rPrChange w:id="2769" w:author="Sasha Azazlov" w:date="2026-05-20T12:14:00Z" w16du:dateUtc="2026-05-20T09:14:00Z">
            <w:rPr>
              <w:sz w:val="28"/>
              <w:szCs w:val="28"/>
            </w:rPr>
          </w:rPrChange>
        </w:rPr>
        <w:t xml:space="preserve"> </w:t>
      </w:r>
      <w:r w:rsidRPr="007226B0">
        <w:rPr>
          <w:sz w:val="28"/>
          <w:szCs w:val="28"/>
        </w:rPr>
        <w:t>как</w:t>
      </w:r>
      <w:r w:rsidRPr="00F256EB">
        <w:rPr>
          <w:sz w:val="28"/>
          <w:szCs w:val="28"/>
          <w:lang w:val="en-US"/>
          <w:rPrChange w:id="2770" w:author="Sasha Azazlov" w:date="2026-05-20T12:14:00Z" w16du:dateUtc="2026-05-20T09:14:00Z">
            <w:rPr>
              <w:sz w:val="28"/>
              <w:szCs w:val="28"/>
            </w:rPr>
          </w:rPrChange>
        </w:rPr>
        <w:t xml:space="preserve"> AUTH_FAILURE </w:t>
      </w:r>
      <w:r w:rsidRPr="007226B0">
        <w:rPr>
          <w:sz w:val="28"/>
          <w:szCs w:val="28"/>
        </w:rPr>
        <w:t>с</w:t>
      </w:r>
      <w:r w:rsidRPr="00F256EB">
        <w:rPr>
          <w:sz w:val="28"/>
          <w:szCs w:val="28"/>
          <w:lang w:val="en-US"/>
          <w:rPrChange w:id="2771" w:author="Sasha Azazlov" w:date="2026-05-20T12:14:00Z" w16du:dateUtc="2026-05-20T09:14:00Z">
            <w:rPr>
              <w:sz w:val="28"/>
              <w:szCs w:val="28"/>
            </w:rPr>
          </w:rPrChange>
        </w:rPr>
        <w:t xml:space="preserve"> reason="</w:t>
      </w:r>
      <w:proofErr w:type="spellStart"/>
      <w:r w:rsidRPr="00F256EB">
        <w:rPr>
          <w:sz w:val="28"/>
          <w:szCs w:val="28"/>
          <w:lang w:val="en-US"/>
          <w:rPrChange w:id="2772" w:author="Sasha Azazlov" w:date="2026-05-20T12:14:00Z" w16du:dateUtc="2026-05-20T09:14:00Z">
            <w:rPr>
              <w:sz w:val="28"/>
              <w:szCs w:val="28"/>
            </w:rPr>
          </w:rPrChange>
        </w:rPr>
        <w:t>inactivity_timeout</w:t>
      </w:r>
      <w:proofErr w:type="spellEnd"/>
      <w:r w:rsidRPr="00F256EB">
        <w:rPr>
          <w:sz w:val="28"/>
          <w:szCs w:val="28"/>
          <w:lang w:val="en-US"/>
          <w:rPrChange w:id="2773" w:author="Sasha Azazlov" w:date="2026-05-20T12:14:00Z" w16du:dateUtc="2026-05-20T09:14:00Z">
            <w:rPr>
              <w:sz w:val="28"/>
              <w:szCs w:val="28"/>
            </w:rPr>
          </w:rPrChange>
        </w:rPr>
        <w:t xml:space="preserve">"; </w:t>
      </w:r>
      <w:r w:rsidRPr="007226B0">
        <w:rPr>
          <w:sz w:val="28"/>
          <w:szCs w:val="28"/>
        </w:rPr>
        <w:t>ручная</w:t>
      </w:r>
      <w:r w:rsidRPr="00F256EB">
        <w:rPr>
          <w:sz w:val="28"/>
          <w:szCs w:val="28"/>
          <w:lang w:val="en-US"/>
          <w:rPrChange w:id="2774" w:author="Sasha Azazlov" w:date="2026-05-20T12:14:00Z" w16du:dateUtc="2026-05-20T09:14:00Z">
            <w:rPr>
              <w:sz w:val="28"/>
              <w:szCs w:val="28"/>
            </w:rPr>
          </w:rPrChange>
        </w:rPr>
        <w:t xml:space="preserve"> </w:t>
      </w:r>
      <w:r w:rsidRPr="007226B0">
        <w:rPr>
          <w:sz w:val="28"/>
          <w:szCs w:val="28"/>
        </w:rPr>
        <w:t>блокировка</w:t>
      </w:r>
      <w:r w:rsidRPr="00F256EB">
        <w:rPr>
          <w:sz w:val="28"/>
          <w:szCs w:val="28"/>
          <w:lang w:val="en-US"/>
          <w:rPrChange w:id="2775" w:author="Sasha Azazlov" w:date="2026-05-20T12:14:00Z" w16du:dateUtc="2026-05-20T09:14:00Z">
            <w:rPr>
              <w:sz w:val="28"/>
              <w:szCs w:val="28"/>
            </w:rPr>
          </w:rPrChange>
        </w:rPr>
        <w:t xml:space="preserve"> — reason="</w:t>
      </w:r>
      <w:proofErr w:type="spellStart"/>
      <w:r w:rsidRPr="00F256EB">
        <w:rPr>
          <w:sz w:val="28"/>
          <w:szCs w:val="28"/>
          <w:lang w:val="en-US"/>
          <w:rPrChange w:id="2776" w:author="Sasha Azazlov" w:date="2026-05-20T12:14:00Z" w16du:dateUtc="2026-05-20T09:14:00Z">
            <w:rPr>
              <w:sz w:val="28"/>
              <w:szCs w:val="28"/>
            </w:rPr>
          </w:rPrChange>
        </w:rPr>
        <w:t>manual_lock</w:t>
      </w:r>
      <w:proofErr w:type="spellEnd"/>
      <w:r w:rsidRPr="00F256EB">
        <w:rPr>
          <w:sz w:val="28"/>
          <w:szCs w:val="28"/>
          <w:lang w:val="en-US"/>
          <w:rPrChange w:id="2777" w:author="Sasha Azazlov" w:date="2026-05-20T12:14:00Z" w16du:dateUtc="2026-05-20T09:14:00Z">
            <w:rPr>
              <w:sz w:val="28"/>
              <w:szCs w:val="28"/>
            </w:rPr>
          </w:rPrChange>
        </w:rPr>
        <w:t>".</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78" w:name="_Toc230173223"/>
      <w:r w:rsidRPr="00097C1B">
        <w:rPr>
          <w:rFonts w:ascii="Times New Roman" w:hAnsi="Times New Roman"/>
          <w:b w:val="0"/>
          <w:bCs w:val="0"/>
          <w:sz w:val="28"/>
          <w:szCs w:val="28"/>
        </w:rPr>
        <w:t>3.4.6 Аудит действий</w:t>
      </w:r>
      <w:bookmarkEnd w:id="2778"/>
    </w:p>
    <w:p w:rsidR="00DD110C" w:rsidRPr="007226B0" w:rsidRDefault="00DD110C" w:rsidP="00097C1B">
      <w:pPr>
        <w:spacing w:line="360" w:lineRule="auto"/>
        <w:jc w:val="both"/>
        <w:textAlignment w:val="baseline"/>
        <w:rPr>
          <w:sz w:val="28"/>
          <w:szCs w:val="28"/>
        </w:rPr>
      </w:pPr>
      <w:r w:rsidRPr="007226B0">
        <w:rPr>
          <w:sz w:val="28"/>
          <w:szCs w:val="28"/>
        </w:rPr>
        <w:t xml:space="preserve">Все операции фиксируются в </w:t>
      </w:r>
      <w:proofErr w:type="spellStart"/>
      <w:r w:rsidRPr="007226B0">
        <w:rPr>
          <w:rStyle w:val="HTML1"/>
          <w:rFonts w:ascii="Times New Roman" w:hAnsi="Times New Roman" w:cs="Times New Roman"/>
          <w:sz w:val="28"/>
          <w:szCs w:val="28"/>
          <w:bdr w:val="none" w:sz="0" w:space="0" w:color="auto" w:frame="1"/>
        </w:rPr>
        <w:t>security_logs</w:t>
      </w:r>
      <w:proofErr w:type="spellEnd"/>
      <w:r w:rsidRPr="007226B0">
        <w:rPr>
          <w:sz w:val="28"/>
          <w:szCs w:val="28"/>
        </w:rPr>
        <w:t xml:space="preserve"> с обязательными полями:</w:t>
      </w:r>
    </w:p>
    <w:p w:rsidR="003D434F" w:rsidRPr="007226B0" w:rsidRDefault="003D434F" w:rsidP="00097C1B">
      <w:pPr>
        <w:pStyle w:val="HTML"/>
        <w:spacing w:line="360" w:lineRule="auto"/>
        <w:jc w:val="both"/>
        <w:textAlignment w:val="baseline"/>
        <w:rPr>
          <w:rStyle w:val="token"/>
          <w:rFonts w:ascii="Times New Roman" w:hAnsi="Times New Roman" w:cs="Times New Roman"/>
          <w:color w:val="1172C7"/>
          <w:spacing w:val="8"/>
          <w:sz w:val="28"/>
          <w:szCs w:val="28"/>
          <w:bdr w:val="none" w:sz="0" w:space="0" w:color="auto" w:frame="1"/>
        </w:rPr>
      </w:pP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7B30D0"/>
          <w:spacing w:val="8"/>
          <w:sz w:val="28"/>
          <w:szCs w:val="28"/>
          <w:bdr w:val="none" w:sz="0" w:space="0" w:color="auto" w:frame="1"/>
          <w:lang w:val="en-US"/>
        </w:rPr>
        <w:t>void</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gramStart"/>
      <w:r w:rsidRPr="007226B0">
        <w:rPr>
          <w:rStyle w:val="token"/>
          <w:rFonts w:ascii="Times New Roman" w:hAnsi="Times New Roman" w:cs="Times New Roman"/>
          <w:color w:val="7EB233"/>
          <w:spacing w:val="8"/>
          <w:sz w:val="28"/>
          <w:szCs w:val="28"/>
          <w:bdr w:val="none" w:sz="0" w:space="0" w:color="auto" w:frame="1"/>
          <w:lang w:val="en-US"/>
        </w:rPr>
        <w:t>log</w:t>
      </w:r>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required </w:t>
      </w:r>
      <w:proofErr w:type="spellStart"/>
      <w:r w:rsidRPr="007226B0">
        <w:rPr>
          <w:rStyle w:val="token"/>
          <w:rFonts w:ascii="Times New Roman" w:hAnsi="Times New Roman" w:cs="Times New Roman"/>
          <w:color w:val="1172C7"/>
          <w:spacing w:val="8"/>
          <w:sz w:val="28"/>
          <w:szCs w:val="28"/>
          <w:bdr w:val="none" w:sz="0" w:space="0" w:color="auto" w:frame="1"/>
          <w:lang w:val="en-US"/>
        </w:rPr>
        <w:t>ActionType</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action</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userId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entityType</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int</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entityId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lastRenderedPageBreak/>
        <w:t xml:space="preserve">  </w:t>
      </w:r>
      <w:r w:rsidRPr="007226B0">
        <w:rPr>
          <w:rStyle w:val="token"/>
          <w:rFonts w:ascii="Times New Roman" w:hAnsi="Times New Roman" w:cs="Times New Roman"/>
          <w:color w:val="1172C7"/>
          <w:spacing w:val="8"/>
          <w:sz w:val="28"/>
          <w:szCs w:val="28"/>
          <w:bdr w:val="none" w:sz="0" w:space="0" w:color="auto" w:frame="1"/>
          <w:lang w:val="en-US"/>
        </w:rPr>
        <w:t>Map</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dynamic</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details</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async</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logEntry</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1172C7"/>
          <w:spacing w:val="8"/>
          <w:sz w:val="28"/>
          <w:szCs w:val="28"/>
          <w:bdr w:val="none" w:sz="0" w:space="0" w:color="auto" w:frame="1"/>
          <w:lang w:val="en-US"/>
        </w:rPr>
        <w:t>SecurityLog</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userId</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userId</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0991B6"/>
          <w:spacing w:val="8"/>
          <w:sz w:val="28"/>
          <w:szCs w:val="28"/>
          <w:bdr w:val="none" w:sz="0" w:space="0" w:color="auto" w:frame="1"/>
          <w:lang w:val="en-US"/>
        </w:rPr>
        <w:t>??</w:t>
      </w:r>
      <w:proofErr w:type="gramEnd"/>
      <w:r w:rsidRPr="007226B0">
        <w:rPr>
          <w:rStyle w:val="HTML1"/>
          <w:rFonts w:ascii="Times New Roman" w:hAnsi="Times New Roman" w:cs="Times New Roman"/>
          <w:color w:val="1A1A1A"/>
          <w:spacing w:val="8"/>
          <w:sz w:val="28"/>
          <w:szCs w:val="28"/>
          <w:bdr w:val="none" w:sz="0" w:space="0" w:color="auto" w:frame="1"/>
          <w:lang w:val="en-US"/>
        </w:rPr>
        <w:t xml:space="preserve"> _currentUser</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id</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actionType</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action</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name</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entityType</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entityType</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entityId</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entityId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timestamp</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1172C7"/>
          <w:spacing w:val="8"/>
          <w:sz w:val="28"/>
          <w:szCs w:val="28"/>
          <w:bdr w:val="none" w:sz="0" w:space="0" w:color="auto" w:frame="1"/>
          <w:lang w:val="en-US"/>
        </w:rPr>
        <w:t>DateTime</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now</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spellStart"/>
      <w:r w:rsidRPr="007226B0">
        <w:rPr>
          <w:rStyle w:val="HTML1"/>
          <w:rFonts w:ascii="Times New Roman" w:hAnsi="Times New Roman" w:cs="Times New Roman"/>
          <w:color w:val="1A1A1A"/>
          <w:spacing w:val="8"/>
          <w:sz w:val="28"/>
          <w:szCs w:val="28"/>
          <w:bdr w:val="none" w:sz="0" w:space="0" w:color="auto" w:frame="1"/>
          <w:lang w:val="en-US"/>
        </w:rPr>
        <w:t>millisecondsSinceEpoch</w:t>
      </w:r>
      <w:proofErr w:type="spellEnd"/>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details</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gramStart"/>
      <w:r w:rsidRPr="007226B0">
        <w:rPr>
          <w:rStyle w:val="HTML1"/>
          <w:rFonts w:ascii="Times New Roman" w:hAnsi="Times New Roman" w:cs="Times New Roman"/>
          <w:color w:val="1A1A1A"/>
          <w:spacing w:val="8"/>
          <w:sz w:val="28"/>
          <w:szCs w:val="28"/>
          <w:bdr w:val="none" w:sz="0" w:space="0" w:color="auto" w:frame="1"/>
          <w:lang w:val="en-US"/>
        </w:rPr>
        <w:t xml:space="preserve">details </w:t>
      </w:r>
      <w:r w:rsidRPr="007226B0">
        <w:rPr>
          <w:rStyle w:val="token"/>
          <w:rFonts w:ascii="Times New Roman" w:hAnsi="Times New Roman" w:cs="Times New Roman"/>
          <w:color w:val="0991B6"/>
          <w:spacing w:val="8"/>
          <w:sz w:val="28"/>
          <w:szCs w:val="28"/>
          <w:bdr w:val="none" w:sz="0" w:space="0" w:color="auto" w:frame="1"/>
          <w:lang w:val="en-US"/>
        </w:rPr>
        <w:t>!</w:t>
      </w:r>
      <w:proofErr w:type="gramEnd"/>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null</w:t>
      </w:r>
      <w:r w:rsidRPr="007226B0">
        <w:rPr>
          <w:rStyle w:val="HTML1"/>
          <w:rFonts w:ascii="Times New Roman" w:hAnsi="Times New Roman" w:cs="Times New Roman"/>
          <w:color w:val="1A1A1A"/>
          <w:spacing w:val="8"/>
          <w:sz w:val="28"/>
          <w:szCs w:val="28"/>
          <w:bdr w:val="none" w:sz="0" w:space="0" w:color="auto" w:frame="1"/>
          <w:lang w:val="en-US"/>
        </w:rPr>
        <w:t xml:space="preserve"> </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proofErr w:type="gramStart"/>
      <w:r w:rsidRPr="007226B0">
        <w:rPr>
          <w:rStyle w:val="HTML1"/>
          <w:rFonts w:ascii="Times New Roman" w:hAnsi="Times New Roman" w:cs="Times New Roman"/>
          <w:color w:val="1A1A1A"/>
          <w:spacing w:val="8"/>
          <w:sz w:val="28"/>
          <w:szCs w:val="28"/>
          <w:bdr w:val="none" w:sz="0" w:space="0" w:color="auto" w:frame="1"/>
          <w:lang w:val="en-US"/>
        </w:rPr>
        <w:t>crypto</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encrypt</w:t>
      </w:r>
      <w:proofErr w:type="spellEnd"/>
      <w:proofErr w:type="gramEnd"/>
      <w:r w:rsidRPr="007226B0">
        <w:rPr>
          <w:rStyle w:val="token"/>
          <w:rFonts w:ascii="Times New Roman" w:hAnsi="Times New Roman" w:cs="Times New Roman"/>
          <w:color w:val="4E76B5"/>
          <w:spacing w:val="8"/>
          <w:sz w:val="28"/>
          <w:szCs w:val="28"/>
          <w:bdr w:val="none" w:sz="0" w:space="0" w:color="auto" w:frame="1"/>
          <w:lang w:val="en-US"/>
        </w:rPr>
        <w:t>(</w:t>
      </w:r>
      <w:proofErr w:type="spellStart"/>
      <w:r w:rsidRPr="007226B0">
        <w:rPr>
          <w:rStyle w:val="token"/>
          <w:rFonts w:ascii="Times New Roman" w:hAnsi="Times New Roman" w:cs="Times New Roman"/>
          <w:color w:val="7EB233"/>
          <w:spacing w:val="8"/>
          <w:sz w:val="28"/>
          <w:szCs w:val="28"/>
          <w:bdr w:val="none" w:sz="0" w:space="0" w:color="auto" w:frame="1"/>
          <w:lang w:val="en-US"/>
        </w:rPr>
        <w:t>jsonEncode</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details</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null</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r w:rsidRPr="007226B0">
        <w:rPr>
          <w:rStyle w:val="HTML1"/>
          <w:rFonts w:ascii="Times New Roman" w:hAnsi="Times New Roman" w:cs="Times New Roman"/>
          <w:color w:val="1A1A1A"/>
          <w:spacing w:val="8"/>
          <w:sz w:val="28"/>
          <w:szCs w:val="28"/>
          <w:bdr w:val="none" w:sz="0" w:space="0" w:color="auto" w:frame="1"/>
          <w:lang w:val="en-US"/>
        </w:rPr>
        <w:t>securityLogRepository</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token"/>
          <w:rFonts w:ascii="Times New Roman" w:hAnsi="Times New Roman" w:cs="Times New Roman"/>
          <w:color w:val="7EB233"/>
          <w:spacing w:val="8"/>
          <w:sz w:val="28"/>
          <w:szCs w:val="28"/>
          <w:bdr w:val="none" w:sz="0" w:space="0" w:color="auto" w:frame="1"/>
          <w:lang w:val="en-US"/>
        </w:rPr>
        <w:t>create</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spellStart"/>
      <w:r w:rsidRPr="007226B0">
        <w:rPr>
          <w:rStyle w:val="HTML1"/>
          <w:rFonts w:ascii="Times New Roman" w:hAnsi="Times New Roman" w:cs="Times New Roman"/>
          <w:color w:val="1A1A1A"/>
          <w:spacing w:val="8"/>
          <w:sz w:val="28"/>
          <w:szCs w:val="28"/>
          <w:bdr w:val="none" w:sz="0" w:space="0" w:color="auto" w:frame="1"/>
          <w:lang w:val="en-US"/>
        </w:rPr>
        <w:t>logEntry</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Fonts w:ascii="Times New Roman" w:hAnsi="Times New Roman" w:cs="Times New Roman"/>
          <w:color w:val="1A1A1A"/>
          <w:spacing w:val="8"/>
          <w:sz w:val="28"/>
          <w:szCs w:val="28"/>
        </w:rPr>
      </w:pPr>
      <w:r w:rsidRPr="007226B0">
        <w:rPr>
          <w:rStyle w:val="token"/>
          <w:rFonts w:ascii="Times New Roman" w:hAnsi="Times New Roman" w:cs="Times New Roman"/>
          <w:color w:val="4E76B5"/>
          <w:spacing w:val="8"/>
          <w:sz w:val="28"/>
          <w:szCs w:val="28"/>
          <w:bdr w:val="none" w:sz="0" w:space="0" w:color="auto" w:frame="1"/>
        </w:rPr>
        <w:t>}</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79" w:name="_Toc230173224"/>
      <w:r w:rsidRPr="00097C1B">
        <w:rPr>
          <w:rFonts w:ascii="Times New Roman" w:hAnsi="Times New Roman"/>
          <w:b w:val="0"/>
          <w:bCs w:val="0"/>
          <w:sz w:val="28"/>
          <w:szCs w:val="28"/>
        </w:rPr>
        <w:t>3.4.7 Автоблокировка</w:t>
      </w:r>
      <w:bookmarkEnd w:id="2779"/>
    </w:p>
    <w:p w:rsidR="00DD110C" w:rsidRPr="007226B0" w:rsidRDefault="00DD110C" w:rsidP="00097C1B">
      <w:pPr>
        <w:spacing w:line="360" w:lineRule="auto"/>
        <w:jc w:val="both"/>
        <w:textAlignment w:val="baseline"/>
        <w:rPr>
          <w:sz w:val="28"/>
          <w:szCs w:val="28"/>
        </w:rPr>
      </w:pPr>
      <w:r w:rsidRPr="007226B0">
        <w:rPr>
          <w:sz w:val="28"/>
          <w:szCs w:val="28"/>
        </w:rPr>
        <w:t xml:space="preserve">Механизм автоблокировки реализован через </w:t>
      </w:r>
      <w:proofErr w:type="spellStart"/>
      <w:r w:rsidRPr="007226B0">
        <w:rPr>
          <w:rStyle w:val="HTML1"/>
          <w:rFonts w:ascii="Times New Roman" w:hAnsi="Times New Roman" w:cs="Times New Roman"/>
          <w:sz w:val="28"/>
          <w:szCs w:val="28"/>
          <w:bdr w:val="none" w:sz="0" w:space="0" w:color="auto" w:frame="1"/>
        </w:rPr>
        <w:t>AppLifecycleObserver</w:t>
      </w:r>
      <w:proofErr w:type="spellEnd"/>
      <w:r w:rsidRPr="007226B0">
        <w:rPr>
          <w:sz w:val="28"/>
          <w:szCs w:val="28"/>
        </w:rPr>
        <w:t>:</w:t>
      </w:r>
    </w:p>
    <w:p w:rsidR="00DD110C" w:rsidRPr="007226B0" w:rsidRDefault="00DD110C" w:rsidP="00097C1B">
      <w:pPr>
        <w:numPr>
          <w:ilvl w:val="0"/>
          <w:numId w:val="89"/>
        </w:numPr>
        <w:spacing w:after="120" w:line="360" w:lineRule="auto"/>
        <w:jc w:val="both"/>
        <w:textAlignment w:val="baseline"/>
        <w:rPr>
          <w:sz w:val="28"/>
          <w:szCs w:val="28"/>
        </w:rPr>
      </w:pPr>
      <w:r w:rsidRPr="007226B0">
        <w:rPr>
          <w:sz w:val="28"/>
          <w:szCs w:val="28"/>
        </w:rPr>
        <w:t>Отслеживание состояния приложения (</w:t>
      </w:r>
      <w:proofErr w:type="spellStart"/>
      <w:r w:rsidRPr="007226B0">
        <w:rPr>
          <w:sz w:val="28"/>
          <w:szCs w:val="28"/>
        </w:rPr>
        <w:t>paused</w:t>
      </w:r>
      <w:proofErr w:type="spellEnd"/>
      <w:r w:rsidRPr="007226B0">
        <w:rPr>
          <w:sz w:val="28"/>
          <w:szCs w:val="28"/>
        </w:rPr>
        <w:t>/</w:t>
      </w:r>
      <w:proofErr w:type="spellStart"/>
      <w:r w:rsidRPr="007226B0">
        <w:rPr>
          <w:sz w:val="28"/>
          <w:szCs w:val="28"/>
        </w:rPr>
        <w:t>inactive</w:t>
      </w:r>
      <w:proofErr w:type="spellEnd"/>
      <w:r w:rsidRPr="007226B0">
        <w:rPr>
          <w:sz w:val="28"/>
          <w:szCs w:val="28"/>
        </w:rPr>
        <w:t>);</w:t>
      </w:r>
    </w:p>
    <w:p w:rsidR="00DD110C" w:rsidRPr="007226B0" w:rsidRDefault="00DD110C" w:rsidP="00097C1B">
      <w:pPr>
        <w:numPr>
          <w:ilvl w:val="0"/>
          <w:numId w:val="89"/>
        </w:numPr>
        <w:spacing w:after="120" w:line="360" w:lineRule="auto"/>
        <w:jc w:val="both"/>
        <w:textAlignment w:val="baseline"/>
        <w:rPr>
          <w:sz w:val="28"/>
          <w:szCs w:val="28"/>
        </w:rPr>
      </w:pPr>
      <w:r w:rsidRPr="007226B0">
        <w:rPr>
          <w:sz w:val="28"/>
          <w:szCs w:val="28"/>
        </w:rPr>
        <w:t>Запуск таймера при сворачивании;</w:t>
      </w:r>
    </w:p>
    <w:p w:rsidR="00DD110C" w:rsidRPr="007226B0" w:rsidRDefault="00DD110C" w:rsidP="00097C1B">
      <w:pPr>
        <w:numPr>
          <w:ilvl w:val="0"/>
          <w:numId w:val="89"/>
        </w:numPr>
        <w:spacing w:after="120" w:line="360" w:lineRule="auto"/>
        <w:jc w:val="both"/>
        <w:textAlignment w:val="baseline"/>
        <w:rPr>
          <w:sz w:val="28"/>
          <w:szCs w:val="28"/>
        </w:rPr>
      </w:pPr>
      <w:r w:rsidRPr="007226B0">
        <w:rPr>
          <w:sz w:val="28"/>
          <w:szCs w:val="28"/>
        </w:rPr>
        <w:t>Блокировка интерфейса по истечении таймаута;</w:t>
      </w:r>
    </w:p>
    <w:p w:rsidR="00DD110C" w:rsidRPr="007226B0" w:rsidRDefault="00DD110C" w:rsidP="00097C1B">
      <w:pPr>
        <w:numPr>
          <w:ilvl w:val="0"/>
          <w:numId w:val="89"/>
        </w:numPr>
        <w:spacing w:line="360" w:lineRule="auto"/>
        <w:jc w:val="both"/>
        <w:textAlignment w:val="baseline"/>
        <w:rPr>
          <w:sz w:val="28"/>
          <w:szCs w:val="28"/>
        </w:rPr>
      </w:pPr>
      <w:r w:rsidRPr="007226B0">
        <w:rPr>
          <w:sz w:val="28"/>
          <w:szCs w:val="28"/>
        </w:rPr>
        <w:t>Требование повторного ввода PIN для разблокировки.</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80" w:name="_Toc230173225"/>
      <w:r w:rsidRPr="00097C1B">
        <w:rPr>
          <w:rFonts w:ascii="Times New Roman" w:hAnsi="Times New Roman"/>
          <w:b w:val="0"/>
          <w:bCs w:val="0"/>
          <w:sz w:val="28"/>
          <w:szCs w:val="28"/>
        </w:rPr>
        <w:t xml:space="preserve">3.4.8 Защита от </w:t>
      </w:r>
      <w:proofErr w:type="spellStart"/>
      <w:r w:rsidRPr="00097C1B">
        <w:rPr>
          <w:rFonts w:ascii="Times New Roman" w:hAnsi="Times New Roman"/>
          <w:b w:val="0"/>
          <w:bCs w:val="0"/>
          <w:sz w:val="28"/>
          <w:szCs w:val="28"/>
        </w:rPr>
        <w:t>brute-force</w:t>
      </w:r>
      <w:bookmarkEnd w:id="2780"/>
      <w:proofErr w:type="spellEnd"/>
    </w:p>
    <w:p w:rsidR="00DD110C" w:rsidRPr="007226B0" w:rsidRDefault="00DD110C" w:rsidP="00097C1B">
      <w:pPr>
        <w:spacing w:line="360" w:lineRule="auto"/>
        <w:jc w:val="both"/>
        <w:textAlignment w:val="baseline"/>
        <w:rPr>
          <w:sz w:val="28"/>
          <w:szCs w:val="28"/>
        </w:rPr>
      </w:pPr>
      <w:r w:rsidRPr="007226B0">
        <w:rPr>
          <w:sz w:val="28"/>
          <w:szCs w:val="28"/>
        </w:rPr>
        <w:t>Многоуровневая защита:</w:t>
      </w:r>
    </w:p>
    <w:p w:rsidR="00DD110C" w:rsidRPr="007226B0" w:rsidRDefault="00DD110C" w:rsidP="00097C1B">
      <w:pPr>
        <w:numPr>
          <w:ilvl w:val="0"/>
          <w:numId w:val="90"/>
        </w:numPr>
        <w:spacing w:line="360" w:lineRule="auto"/>
        <w:jc w:val="both"/>
        <w:textAlignment w:val="baseline"/>
        <w:rPr>
          <w:sz w:val="28"/>
          <w:szCs w:val="28"/>
        </w:rPr>
      </w:pPr>
      <w:r w:rsidRPr="00097C1B">
        <w:rPr>
          <w:rStyle w:val="af"/>
          <w:b w:val="0"/>
          <w:bCs w:val="0"/>
          <w:sz w:val="28"/>
          <w:szCs w:val="28"/>
          <w:bdr w:val="none" w:sz="0" w:space="0" w:color="auto" w:frame="1"/>
        </w:rPr>
        <w:t>Ограничение попыток PIN:</w:t>
      </w:r>
      <w:r w:rsidRPr="00CF1BC4">
        <w:rPr>
          <w:sz w:val="28"/>
          <w:szCs w:val="28"/>
        </w:rPr>
        <w:t xml:space="preserve"> </w:t>
      </w:r>
      <w:r w:rsidRPr="007226B0">
        <w:rPr>
          <w:sz w:val="28"/>
          <w:szCs w:val="28"/>
        </w:rPr>
        <w:t>настраиваемое количество (по умолчанию 5, диапазон 3–10), после чего — временная блокировка с прогрессивно возрастающей длительностью (см. раздел 3.4.8).</w:t>
      </w:r>
    </w:p>
    <w:p w:rsidR="00DD110C" w:rsidRPr="007226B0" w:rsidRDefault="00DD110C" w:rsidP="00097C1B">
      <w:pPr>
        <w:numPr>
          <w:ilvl w:val="0"/>
          <w:numId w:val="90"/>
        </w:numPr>
        <w:spacing w:line="360" w:lineRule="auto"/>
        <w:jc w:val="both"/>
        <w:textAlignment w:val="baseline"/>
        <w:rPr>
          <w:sz w:val="28"/>
          <w:szCs w:val="28"/>
        </w:rPr>
      </w:pPr>
      <w:r w:rsidRPr="00097C1B">
        <w:rPr>
          <w:rStyle w:val="af"/>
          <w:b w:val="0"/>
          <w:bCs w:val="0"/>
          <w:sz w:val="28"/>
          <w:szCs w:val="28"/>
          <w:bdr w:val="none" w:sz="0" w:space="0" w:color="auto" w:frame="1"/>
        </w:rPr>
        <w:lastRenderedPageBreak/>
        <w:t xml:space="preserve">Экспоненциальная задержка между сериями: каждая последующая серия удлиняет блокировку в 6 раз (30 с, 3 мин, 18 мин, 1,8 ч, 10,8 ч, 7 </w:t>
      </w:r>
      <w:proofErr w:type="spellStart"/>
      <w:r w:rsidRPr="00097C1B">
        <w:rPr>
          <w:rStyle w:val="af"/>
          <w:b w:val="0"/>
          <w:bCs w:val="0"/>
          <w:sz w:val="28"/>
          <w:szCs w:val="28"/>
          <w:bdr w:val="none" w:sz="0" w:space="0" w:color="auto" w:frame="1"/>
        </w:rPr>
        <w:t>сут</w:t>
      </w:r>
      <w:proofErr w:type="spellEnd"/>
      <w:r w:rsidRPr="00097C1B">
        <w:rPr>
          <w:rStyle w:val="af"/>
          <w:b w:val="0"/>
          <w:bCs w:val="0"/>
          <w:sz w:val="28"/>
          <w:szCs w:val="28"/>
          <w:bdr w:val="none" w:sz="0" w:space="0" w:color="auto" w:frame="1"/>
        </w:rPr>
        <w:t xml:space="preserve"> — потолок). Реализовано в </w:t>
      </w:r>
      <w:proofErr w:type="spellStart"/>
      <w:r w:rsidRPr="00097C1B">
        <w:rPr>
          <w:rStyle w:val="af"/>
          <w:b w:val="0"/>
          <w:bCs w:val="0"/>
          <w:sz w:val="28"/>
          <w:szCs w:val="28"/>
          <w:bdr w:val="none" w:sz="0" w:space="0" w:color="auto" w:frame="1"/>
        </w:rPr>
        <w:t>LockoutCalculator</w:t>
      </w:r>
      <w:proofErr w:type="spellEnd"/>
      <w:r w:rsidRPr="00097C1B">
        <w:rPr>
          <w:rStyle w:val="af"/>
          <w:b w:val="0"/>
          <w:bCs w:val="0"/>
          <w:sz w:val="28"/>
          <w:szCs w:val="28"/>
          <w:bdr w:val="none" w:sz="0" w:space="0" w:color="auto" w:frame="1"/>
        </w:rPr>
        <w:t>.</w:t>
      </w:r>
    </w:p>
    <w:p w:rsidR="00DD110C" w:rsidRPr="007226B0" w:rsidRDefault="00DD110C" w:rsidP="00097C1B">
      <w:pPr>
        <w:numPr>
          <w:ilvl w:val="0"/>
          <w:numId w:val="90"/>
        </w:numPr>
        <w:spacing w:line="360" w:lineRule="auto"/>
        <w:jc w:val="both"/>
        <w:textAlignment w:val="baseline"/>
        <w:rPr>
          <w:sz w:val="28"/>
          <w:szCs w:val="28"/>
        </w:rPr>
      </w:pPr>
      <w:r w:rsidRPr="00097C1B">
        <w:rPr>
          <w:rStyle w:val="af"/>
          <w:b w:val="0"/>
          <w:bCs w:val="0"/>
          <w:sz w:val="28"/>
          <w:szCs w:val="28"/>
          <w:bdr w:val="none" w:sz="0" w:space="0" w:color="auto" w:frame="1"/>
        </w:rPr>
        <w:t>Хэширование PIN:</w:t>
      </w:r>
      <w:r w:rsidRPr="007226B0">
        <w:rPr>
          <w:sz w:val="28"/>
          <w:szCs w:val="28"/>
        </w:rPr>
        <w:t xml:space="preserve"> PBKDF2 с 600 000+ итераций (рекомендация OWASP 2024) делает </w:t>
      </w:r>
      <w:proofErr w:type="spellStart"/>
      <w:r w:rsidRPr="007226B0">
        <w:rPr>
          <w:sz w:val="28"/>
          <w:szCs w:val="28"/>
        </w:rPr>
        <w:t>offline</w:t>
      </w:r>
      <w:proofErr w:type="spellEnd"/>
      <w:r w:rsidRPr="007226B0">
        <w:rPr>
          <w:sz w:val="28"/>
          <w:szCs w:val="28"/>
        </w:rPr>
        <w:t>-перебор практически невозможным.</w:t>
      </w:r>
    </w:p>
    <w:p w:rsidR="00DD110C" w:rsidRPr="007226B0" w:rsidRDefault="00DD110C" w:rsidP="00097C1B">
      <w:pPr>
        <w:numPr>
          <w:ilvl w:val="0"/>
          <w:numId w:val="90"/>
        </w:numPr>
        <w:spacing w:line="360" w:lineRule="auto"/>
        <w:jc w:val="both"/>
        <w:textAlignment w:val="baseline"/>
        <w:rPr>
          <w:sz w:val="28"/>
          <w:szCs w:val="28"/>
        </w:rPr>
      </w:pPr>
      <w:r w:rsidRPr="00097C1B">
        <w:rPr>
          <w:rStyle w:val="af"/>
          <w:b w:val="0"/>
          <w:bCs w:val="0"/>
          <w:sz w:val="28"/>
          <w:szCs w:val="28"/>
          <w:bdr w:val="none" w:sz="0" w:space="0" w:color="auto" w:frame="1"/>
        </w:rPr>
        <w:t>Журналирование:</w:t>
      </w:r>
      <w:r w:rsidRPr="007226B0">
        <w:rPr>
          <w:sz w:val="28"/>
          <w:szCs w:val="28"/>
        </w:rPr>
        <w:t xml:space="preserve"> все неудачные попытки фиксируются в аудите.</w:t>
      </w:r>
    </w:p>
    <w:p w:rsidR="00DD110C" w:rsidRPr="00097C1B" w:rsidRDefault="00DD110C" w:rsidP="00097C1B">
      <w:pPr>
        <w:pStyle w:val="2"/>
        <w:spacing w:before="360" w:beforeAutospacing="0" w:after="240" w:afterAutospacing="0" w:line="360" w:lineRule="auto"/>
        <w:jc w:val="both"/>
        <w:textAlignment w:val="baseline"/>
        <w:rPr>
          <w:b w:val="0"/>
          <w:bCs w:val="0"/>
          <w:sz w:val="28"/>
          <w:szCs w:val="28"/>
        </w:rPr>
      </w:pPr>
      <w:bookmarkStart w:id="2781" w:name="_Toc230173226"/>
      <w:r w:rsidRPr="00097C1B">
        <w:rPr>
          <w:b w:val="0"/>
          <w:bCs w:val="0"/>
          <w:sz w:val="28"/>
          <w:szCs w:val="28"/>
        </w:rPr>
        <w:t>3.5 Интеграция компонентов</w:t>
      </w:r>
      <w:bookmarkEnd w:id="2781"/>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82" w:name="_Toc230173227"/>
      <w:r w:rsidRPr="00097C1B">
        <w:rPr>
          <w:rFonts w:ascii="Times New Roman" w:hAnsi="Times New Roman"/>
          <w:b w:val="0"/>
          <w:bCs w:val="0"/>
          <w:sz w:val="28"/>
          <w:szCs w:val="28"/>
        </w:rPr>
        <w:t xml:space="preserve">3.5.1 Взаимодействие </w:t>
      </w:r>
      <w:proofErr w:type="spellStart"/>
      <w:r w:rsidRPr="00097C1B">
        <w:rPr>
          <w:rFonts w:ascii="Times New Roman" w:hAnsi="Times New Roman"/>
          <w:b w:val="0"/>
          <w:bCs w:val="0"/>
          <w:sz w:val="28"/>
          <w:szCs w:val="28"/>
        </w:rPr>
        <w:t>Flutter</w:t>
      </w:r>
      <w:proofErr w:type="spellEnd"/>
      <w:r w:rsidRPr="00097C1B">
        <w:rPr>
          <w:rFonts w:ascii="Times New Roman" w:hAnsi="Times New Roman"/>
          <w:b w:val="0"/>
          <w:bCs w:val="0"/>
          <w:sz w:val="28"/>
          <w:szCs w:val="28"/>
        </w:rPr>
        <w:t xml:space="preserve"> ↔ </w:t>
      </w:r>
      <w:proofErr w:type="spellStart"/>
      <w:r w:rsidRPr="00097C1B">
        <w:rPr>
          <w:rFonts w:ascii="Times New Roman" w:hAnsi="Times New Roman"/>
          <w:b w:val="0"/>
          <w:bCs w:val="0"/>
          <w:sz w:val="28"/>
          <w:szCs w:val="28"/>
        </w:rPr>
        <w:t>SQLite</w:t>
      </w:r>
      <w:bookmarkEnd w:id="2782"/>
      <w:proofErr w:type="spellEnd"/>
    </w:p>
    <w:p w:rsidR="00DD110C" w:rsidRPr="007226B0" w:rsidRDefault="00DD110C" w:rsidP="00097C1B">
      <w:pPr>
        <w:spacing w:line="360" w:lineRule="auto"/>
        <w:jc w:val="both"/>
        <w:textAlignment w:val="baseline"/>
        <w:rPr>
          <w:sz w:val="28"/>
          <w:szCs w:val="28"/>
        </w:rPr>
      </w:pPr>
      <w:r w:rsidRPr="007226B0">
        <w:rPr>
          <w:sz w:val="28"/>
          <w:szCs w:val="28"/>
        </w:rPr>
        <w:t xml:space="preserve">Взаимодействие с базой данных осуществляется через плагин </w:t>
      </w:r>
      <w:proofErr w:type="spellStart"/>
      <w:r w:rsidRPr="007226B0">
        <w:rPr>
          <w:rStyle w:val="HTML1"/>
          <w:rFonts w:ascii="Times New Roman" w:hAnsi="Times New Roman" w:cs="Times New Roman"/>
          <w:sz w:val="28"/>
          <w:szCs w:val="28"/>
          <w:bdr w:val="none" w:sz="0" w:space="0" w:color="auto" w:frame="1"/>
        </w:rPr>
        <w:t>sqflite</w:t>
      </w:r>
      <w:proofErr w:type="spellEnd"/>
      <w:r w:rsidRPr="007226B0">
        <w:rPr>
          <w:sz w:val="28"/>
          <w:szCs w:val="28"/>
        </w:rPr>
        <w:t>:</w:t>
      </w:r>
    </w:p>
    <w:p w:rsidR="005E253F" w:rsidRPr="007226B0" w:rsidRDefault="005E253F" w:rsidP="00097C1B">
      <w:pPr>
        <w:pStyle w:val="HTML"/>
        <w:spacing w:line="360" w:lineRule="auto"/>
        <w:jc w:val="both"/>
        <w:textAlignment w:val="baseline"/>
        <w:rPr>
          <w:rStyle w:val="token"/>
          <w:rFonts w:ascii="Times New Roman" w:hAnsi="Times New Roman" w:cs="Times New Roman"/>
          <w:color w:val="7B30D0"/>
          <w:spacing w:val="8"/>
          <w:sz w:val="28"/>
          <w:szCs w:val="28"/>
          <w:bdr w:val="none" w:sz="0" w:space="0" w:color="auto" w:frame="1"/>
        </w:rPr>
      </w:pP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7B30D0"/>
          <w:spacing w:val="8"/>
          <w:sz w:val="28"/>
          <w:szCs w:val="28"/>
          <w:bdr w:val="none" w:sz="0" w:space="0" w:color="auto" w:frame="1"/>
          <w:lang w:val="en-US"/>
        </w:rPr>
        <w:t>class</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token"/>
          <w:rFonts w:ascii="Times New Roman" w:hAnsi="Times New Roman" w:cs="Times New Roman"/>
          <w:color w:val="1172C7"/>
          <w:spacing w:val="8"/>
          <w:sz w:val="28"/>
          <w:szCs w:val="28"/>
          <w:bdr w:val="none" w:sz="0" w:space="0" w:color="auto" w:frame="1"/>
          <w:lang w:val="en-US"/>
        </w:rPr>
        <w:t>DatabaseProvider</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static</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Database</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_database</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1172C7"/>
          <w:spacing w:val="8"/>
          <w:sz w:val="28"/>
          <w:szCs w:val="28"/>
          <w:bdr w:val="none" w:sz="0" w:space="0" w:color="auto" w:frame="1"/>
          <w:lang w:val="en-US"/>
        </w:rPr>
        <w:t>Database</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get</w:t>
      </w:r>
      <w:r w:rsidRPr="007226B0">
        <w:rPr>
          <w:rStyle w:val="HTML1"/>
          <w:rFonts w:ascii="Times New Roman" w:hAnsi="Times New Roman" w:cs="Times New Roman"/>
          <w:color w:val="1A1A1A"/>
          <w:spacing w:val="8"/>
          <w:sz w:val="28"/>
          <w:szCs w:val="28"/>
          <w:bdr w:val="none" w:sz="0" w:space="0" w:color="auto" w:frame="1"/>
          <w:lang w:val="en-US"/>
        </w:rPr>
        <w:t xml:space="preserve"> database </w:t>
      </w:r>
      <w:r w:rsidRPr="007226B0">
        <w:rPr>
          <w:rStyle w:val="token"/>
          <w:rFonts w:ascii="Times New Roman" w:hAnsi="Times New Roman" w:cs="Times New Roman"/>
          <w:color w:val="7B30D0"/>
          <w:spacing w:val="8"/>
          <w:sz w:val="28"/>
          <w:szCs w:val="28"/>
          <w:bdr w:val="none" w:sz="0" w:space="0" w:color="auto" w:frame="1"/>
          <w:lang w:val="en-US"/>
        </w:rPr>
        <w:t>async</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_database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EB233"/>
          <w:spacing w:val="8"/>
          <w:sz w:val="28"/>
          <w:szCs w:val="28"/>
          <w:bdr w:val="none" w:sz="0" w:space="0" w:color="auto" w:frame="1"/>
          <w:lang w:val="en-US"/>
        </w:rPr>
        <w:t>_</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initDatabase</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return</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gramStart"/>
      <w:r w:rsidRPr="007226B0">
        <w:rPr>
          <w:rStyle w:val="HTML1"/>
          <w:rFonts w:ascii="Times New Roman" w:hAnsi="Times New Roman" w:cs="Times New Roman"/>
          <w:color w:val="1A1A1A"/>
          <w:spacing w:val="8"/>
          <w:sz w:val="28"/>
          <w:szCs w:val="28"/>
          <w:bdr w:val="none" w:sz="0" w:space="0" w:color="auto" w:frame="1"/>
          <w:lang w:val="en-US"/>
        </w:rPr>
        <w:t>database</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token"/>
          <w:rFonts w:ascii="Times New Roman" w:hAnsi="Times New Roman" w:cs="Times New Roman"/>
          <w:color w:val="4E76B5"/>
          <w:spacing w:val="8"/>
          <w:sz w:val="28"/>
          <w:szCs w:val="28"/>
          <w:bdr w:val="none" w:sz="0" w:space="0" w:color="auto" w:frame="1"/>
          <w:lang w:val="en-US"/>
        </w:rPr>
        <w:t>;</w:t>
      </w:r>
      <w:proofErr w:type="gramEnd"/>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1172C7"/>
          <w:spacing w:val="8"/>
          <w:sz w:val="28"/>
          <w:szCs w:val="28"/>
          <w:bdr w:val="none" w:sz="0" w:space="0" w:color="auto" w:frame="1"/>
          <w:lang w:val="en-US"/>
        </w:rPr>
        <w:t>Database</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EB233"/>
          <w:spacing w:val="8"/>
          <w:sz w:val="28"/>
          <w:szCs w:val="28"/>
          <w:bdr w:val="none" w:sz="0" w:space="0" w:color="auto" w:frame="1"/>
          <w:lang w:val="en-US"/>
        </w:rPr>
        <w:t>_</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initDatabase</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async</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path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getDatabasesPath</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return</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openDatabase</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gramStart"/>
      <w:r w:rsidRPr="007226B0">
        <w:rPr>
          <w:rStyle w:val="token"/>
          <w:rFonts w:ascii="Times New Roman" w:hAnsi="Times New Roman" w:cs="Times New Roman"/>
          <w:color w:val="7EB233"/>
          <w:spacing w:val="8"/>
          <w:sz w:val="28"/>
          <w:szCs w:val="28"/>
          <w:bdr w:val="none" w:sz="0" w:space="0" w:color="auto" w:frame="1"/>
          <w:lang w:val="en-US"/>
        </w:rPr>
        <w:t>join</w:t>
      </w:r>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HTML1"/>
          <w:rFonts w:ascii="Times New Roman" w:hAnsi="Times New Roman" w:cs="Times New Roman"/>
          <w:color w:val="1A1A1A"/>
          <w:spacing w:val="8"/>
          <w:sz w:val="28"/>
          <w:szCs w:val="28"/>
          <w:bdr w:val="none" w:sz="0" w:space="0" w:color="auto" w:frame="1"/>
          <w:lang w:val="en-US"/>
        </w:rPr>
        <w:t>path</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A44185"/>
          <w:spacing w:val="8"/>
          <w:sz w:val="28"/>
          <w:szCs w:val="28"/>
          <w:bdr w:val="none" w:sz="0" w:space="0" w:color="auto" w:frame="1"/>
          <w:lang w:val="en-US"/>
        </w:rPr>
        <w:t>'</w:t>
      </w:r>
      <w:proofErr w:type="spellStart"/>
      <w:r w:rsidRPr="007226B0">
        <w:rPr>
          <w:rStyle w:val="token"/>
          <w:rFonts w:ascii="Times New Roman" w:hAnsi="Times New Roman" w:cs="Times New Roman"/>
          <w:color w:val="A44185"/>
          <w:spacing w:val="8"/>
          <w:sz w:val="28"/>
          <w:szCs w:val="28"/>
          <w:bdr w:val="none" w:sz="0" w:space="0" w:color="auto" w:frame="1"/>
          <w:lang w:val="en-US"/>
        </w:rPr>
        <w:t>passgen.db</w:t>
      </w:r>
      <w:proofErr w:type="spellEnd"/>
      <w:r w:rsidRPr="007226B0">
        <w:rPr>
          <w:rStyle w:val="token"/>
          <w:rFonts w:ascii="Times New Roman" w:hAnsi="Times New Roman" w:cs="Times New Roman"/>
          <w:color w:val="A44185"/>
          <w:spacing w:val="8"/>
          <w:sz w:val="28"/>
          <w:szCs w:val="28"/>
          <w:bdr w:val="none" w:sz="0" w:space="0" w:color="auto" w:frame="1"/>
          <w:lang w:val="en-US"/>
        </w:rPr>
        <w:t>'</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version</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74781"/>
          <w:spacing w:val="8"/>
          <w:sz w:val="28"/>
          <w:szCs w:val="28"/>
          <w:bdr w:val="none" w:sz="0" w:space="0" w:color="auto" w:frame="1"/>
          <w:lang w:val="en-US"/>
        </w:rPr>
        <w:t>1</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HTML1"/>
          <w:rFonts w:ascii="Times New Roman" w:hAnsi="Times New Roman" w:cs="Times New Roman"/>
          <w:color w:val="1A1A1A"/>
          <w:spacing w:val="8"/>
          <w:sz w:val="28"/>
          <w:szCs w:val="28"/>
          <w:bdr w:val="none" w:sz="0" w:space="0" w:color="auto" w:frame="1"/>
          <w:lang w:val="en-US"/>
        </w:rPr>
        <w:t>onCreate</w:t>
      </w:r>
      <w:proofErr w:type="spell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r w:rsidRPr="007226B0">
        <w:rPr>
          <w:rStyle w:val="HTML1"/>
          <w:rFonts w:ascii="Times New Roman" w:hAnsi="Times New Roman" w:cs="Times New Roman"/>
          <w:color w:val="1A1A1A"/>
          <w:spacing w:val="8"/>
          <w:sz w:val="28"/>
          <w:szCs w:val="28"/>
          <w:bdr w:val="none" w:sz="0" w:space="0" w:color="auto" w:frame="1"/>
          <w:lang w:val="en-US"/>
        </w:rPr>
        <w:t>createTables</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Fonts w:ascii="Times New Roman" w:hAnsi="Times New Roman" w:cs="Times New Roman"/>
          <w:color w:val="1A1A1A"/>
          <w:spacing w:val="8"/>
          <w:sz w:val="28"/>
          <w:szCs w:val="28"/>
          <w:lang w:val="en-US"/>
        </w:rPr>
      </w:pP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spacing w:line="360" w:lineRule="auto"/>
        <w:jc w:val="both"/>
        <w:textAlignment w:val="baseline"/>
        <w:rPr>
          <w:sz w:val="28"/>
          <w:szCs w:val="28"/>
          <w:lang w:val="en-US"/>
        </w:rPr>
      </w:pPr>
      <w:r w:rsidRPr="007226B0">
        <w:rPr>
          <w:sz w:val="28"/>
          <w:szCs w:val="28"/>
        </w:rPr>
        <w:lastRenderedPageBreak/>
        <w:t>Все</w:t>
      </w:r>
      <w:r w:rsidRPr="007226B0">
        <w:rPr>
          <w:sz w:val="28"/>
          <w:szCs w:val="28"/>
          <w:lang w:val="en-US"/>
        </w:rPr>
        <w:t xml:space="preserve"> SQL-</w:t>
      </w:r>
      <w:r w:rsidRPr="007226B0">
        <w:rPr>
          <w:sz w:val="28"/>
          <w:szCs w:val="28"/>
        </w:rPr>
        <w:t>запросы</w:t>
      </w:r>
      <w:r w:rsidRPr="007226B0">
        <w:rPr>
          <w:sz w:val="28"/>
          <w:szCs w:val="28"/>
          <w:lang w:val="en-US"/>
        </w:rPr>
        <w:t xml:space="preserve"> </w:t>
      </w:r>
      <w:r w:rsidRPr="007226B0">
        <w:rPr>
          <w:sz w:val="28"/>
          <w:szCs w:val="28"/>
        </w:rPr>
        <w:t>инкапсулированы</w:t>
      </w:r>
      <w:r w:rsidRPr="007226B0">
        <w:rPr>
          <w:sz w:val="28"/>
          <w:szCs w:val="28"/>
          <w:lang w:val="en-US"/>
        </w:rPr>
        <w:t xml:space="preserve"> </w:t>
      </w:r>
      <w:r w:rsidRPr="007226B0">
        <w:rPr>
          <w:sz w:val="28"/>
          <w:szCs w:val="28"/>
        </w:rPr>
        <w:t>в</w:t>
      </w:r>
      <w:r w:rsidRPr="007226B0">
        <w:rPr>
          <w:sz w:val="28"/>
          <w:szCs w:val="28"/>
          <w:lang w:val="en-US"/>
        </w:rPr>
        <w:t xml:space="preserve"> DAO-</w:t>
      </w:r>
      <w:r w:rsidRPr="007226B0">
        <w:rPr>
          <w:sz w:val="28"/>
          <w:szCs w:val="28"/>
        </w:rPr>
        <w:t>классах</w:t>
      </w:r>
      <w:r w:rsidRPr="007226B0">
        <w:rPr>
          <w:sz w:val="28"/>
          <w:szCs w:val="28"/>
          <w:lang w:val="en-US"/>
        </w:rPr>
        <w:t xml:space="preserve"> (Data Access Object), </w:t>
      </w:r>
      <w:r w:rsidRPr="007226B0">
        <w:rPr>
          <w:sz w:val="28"/>
          <w:szCs w:val="28"/>
        </w:rPr>
        <w:t>что</w:t>
      </w:r>
      <w:r w:rsidRPr="007226B0">
        <w:rPr>
          <w:sz w:val="28"/>
          <w:szCs w:val="28"/>
          <w:lang w:val="en-US"/>
        </w:rPr>
        <w:t xml:space="preserve"> </w:t>
      </w:r>
      <w:r w:rsidRPr="007226B0">
        <w:rPr>
          <w:sz w:val="28"/>
          <w:szCs w:val="28"/>
        </w:rPr>
        <w:t>обеспечивает</w:t>
      </w:r>
      <w:r w:rsidRPr="007226B0">
        <w:rPr>
          <w:sz w:val="28"/>
          <w:szCs w:val="28"/>
          <w:lang w:val="en-US"/>
        </w:rPr>
        <w:t>:</w:t>
      </w:r>
    </w:p>
    <w:p w:rsidR="00DD110C" w:rsidRPr="007226B0" w:rsidRDefault="00DD110C" w:rsidP="00097C1B">
      <w:pPr>
        <w:numPr>
          <w:ilvl w:val="0"/>
          <w:numId w:val="91"/>
        </w:numPr>
        <w:spacing w:after="120" w:line="360" w:lineRule="auto"/>
        <w:jc w:val="both"/>
        <w:textAlignment w:val="baseline"/>
        <w:rPr>
          <w:sz w:val="28"/>
          <w:szCs w:val="28"/>
        </w:rPr>
      </w:pPr>
      <w:r w:rsidRPr="007226B0">
        <w:rPr>
          <w:sz w:val="28"/>
          <w:szCs w:val="28"/>
        </w:rPr>
        <w:t>централизованное управление схемой;</w:t>
      </w:r>
    </w:p>
    <w:p w:rsidR="00DD110C" w:rsidRPr="007226B0" w:rsidRDefault="00DD110C" w:rsidP="00097C1B">
      <w:pPr>
        <w:numPr>
          <w:ilvl w:val="0"/>
          <w:numId w:val="91"/>
        </w:numPr>
        <w:spacing w:after="120" w:line="360" w:lineRule="auto"/>
        <w:jc w:val="both"/>
        <w:textAlignment w:val="baseline"/>
        <w:rPr>
          <w:sz w:val="28"/>
          <w:szCs w:val="28"/>
        </w:rPr>
      </w:pPr>
      <w:r w:rsidRPr="007226B0">
        <w:rPr>
          <w:sz w:val="28"/>
          <w:szCs w:val="28"/>
        </w:rPr>
        <w:t>защиту от SQL-инъекций (использование параметризованных запросов);</w:t>
      </w:r>
    </w:p>
    <w:p w:rsidR="00DD110C" w:rsidRPr="007226B0" w:rsidRDefault="00DD110C" w:rsidP="00097C1B">
      <w:pPr>
        <w:numPr>
          <w:ilvl w:val="0"/>
          <w:numId w:val="91"/>
        </w:numPr>
        <w:spacing w:line="360" w:lineRule="auto"/>
        <w:jc w:val="both"/>
        <w:textAlignment w:val="baseline"/>
        <w:rPr>
          <w:sz w:val="28"/>
          <w:szCs w:val="28"/>
        </w:rPr>
      </w:pPr>
      <w:r w:rsidRPr="007226B0">
        <w:rPr>
          <w:sz w:val="28"/>
          <w:szCs w:val="28"/>
        </w:rPr>
        <w:t>возможность миграции при обновлении версии.</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83" w:name="_Toc230173228"/>
      <w:r w:rsidRPr="00097C1B">
        <w:rPr>
          <w:rFonts w:ascii="Times New Roman" w:hAnsi="Times New Roman"/>
          <w:b w:val="0"/>
          <w:bCs w:val="0"/>
          <w:sz w:val="28"/>
          <w:szCs w:val="28"/>
        </w:rPr>
        <w:t>3.5.2 Взаимодействие UI ↔ Domain</w:t>
      </w:r>
      <w:bookmarkEnd w:id="2783"/>
    </w:p>
    <w:p w:rsidR="00DD110C" w:rsidRPr="007226B0" w:rsidRDefault="00DD110C" w:rsidP="00097C1B">
      <w:pPr>
        <w:spacing w:line="360" w:lineRule="auto"/>
        <w:jc w:val="both"/>
        <w:textAlignment w:val="baseline"/>
        <w:rPr>
          <w:sz w:val="28"/>
          <w:szCs w:val="28"/>
        </w:rPr>
      </w:pPr>
      <w:r w:rsidRPr="007226B0">
        <w:rPr>
          <w:sz w:val="28"/>
          <w:szCs w:val="28"/>
        </w:rPr>
        <w:t xml:space="preserve">Связь между </w:t>
      </w:r>
      <w:proofErr w:type="spellStart"/>
      <w:r w:rsidRPr="007226B0">
        <w:rPr>
          <w:sz w:val="28"/>
          <w:szCs w:val="28"/>
        </w:rPr>
        <w:t>Presentation</w:t>
      </w:r>
      <w:proofErr w:type="spellEnd"/>
      <w:r w:rsidRPr="007226B0">
        <w:rPr>
          <w:sz w:val="28"/>
          <w:szCs w:val="28"/>
        </w:rPr>
        <w:t xml:space="preserve"> и Domain слоями реализована через паттерн </w:t>
      </w:r>
      <w:proofErr w:type="spellStart"/>
      <w:r w:rsidRPr="007226B0">
        <w:rPr>
          <w:sz w:val="28"/>
          <w:szCs w:val="28"/>
        </w:rPr>
        <w:t>BLoC</w:t>
      </w:r>
      <w:proofErr w:type="spellEnd"/>
      <w:r w:rsidRPr="007226B0">
        <w:rPr>
          <w:sz w:val="28"/>
          <w:szCs w:val="28"/>
        </w:rPr>
        <w:t xml:space="preserve"> (Business Logic </w:t>
      </w:r>
      <w:proofErr w:type="spellStart"/>
      <w:r w:rsidRPr="007226B0">
        <w:rPr>
          <w:sz w:val="28"/>
          <w:szCs w:val="28"/>
        </w:rPr>
        <w:t>Component</w:t>
      </w:r>
      <w:proofErr w:type="spellEnd"/>
      <w:r w:rsidRPr="007226B0">
        <w:rPr>
          <w:sz w:val="28"/>
          <w:szCs w:val="28"/>
        </w:rPr>
        <w:t xml:space="preserve">) с использованием библиотеки </w:t>
      </w:r>
      <w:proofErr w:type="spellStart"/>
      <w:r w:rsidRPr="007226B0">
        <w:rPr>
          <w:rStyle w:val="HTML1"/>
          <w:rFonts w:ascii="Times New Roman" w:hAnsi="Times New Roman" w:cs="Times New Roman"/>
          <w:sz w:val="28"/>
          <w:szCs w:val="28"/>
          <w:bdr w:val="none" w:sz="0" w:space="0" w:color="auto" w:frame="1"/>
        </w:rPr>
        <w:t>provider</w:t>
      </w:r>
      <w:proofErr w:type="spellEnd"/>
      <w:r w:rsidRPr="007226B0">
        <w:rPr>
          <w:sz w:val="28"/>
          <w:szCs w:val="28"/>
        </w:rPr>
        <w:t>:</w:t>
      </w:r>
    </w:p>
    <w:p w:rsidR="005B715B" w:rsidRPr="007226B0" w:rsidRDefault="005B715B" w:rsidP="00097C1B">
      <w:pPr>
        <w:pStyle w:val="HTML"/>
        <w:spacing w:line="360" w:lineRule="auto"/>
        <w:jc w:val="both"/>
        <w:textAlignment w:val="baseline"/>
        <w:rPr>
          <w:rStyle w:val="token"/>
          <w:rFonts w:ascii="Times New Roman" w:hAnsi="Times New Roman" w:cs="Times New Roman"/>
          <w:color w:val="7B30D0"/>
          <w:spacing w:val="8"/>
          <w:sz w:val="28"/>
          <w:szCs w:val="28"/>
          <w:bdr w:val="none" w:sz="0" w:space="0" w:color="auto" w:frame="1"/>
        </w:rPr>
      </w:pP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7B30D0"/>
          <w:spacing w:val="8"/>
          <w:sz w:val="28"/>
          <w:szCs w:val="28"/>
          <w:bdr w:val="none" w:sz="0" w:space="0" w:color="auto" w:frame="1"/>
          <w:lang w:val="en-US"/>
        </w:rPr>
        <w:t>class</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token"/>
          <w:rFonts w:ascii="Times New Roman" w:hAnsi="Times New Roman" w:cs="Times New Roman"/>
          <w:color w:val="1172C7"/>
          <w:spacing w:val="8"/>
          <w:sz w:val="28"/>
          <w:szCs w:val="28"/>
          <w:bdr w:val="none" w:sz="0" w:space="0" w:color="auto" w:frame="1"/>
          <w:lang w:val="en-US"/>
        </w:rPr>
        <w:t>PasswordBloc</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extends</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token"/>
          <w:rFonts w:ascii="Times New Roman" w:hAnsi="Times New Roman" w:cs="Times New Roman"/>
          <w:color w:val="1172C7"/>
          <w:spacing w:val="8"/>
          <w:sz w:val="28"/>
          <w:szCs w:val="28"/>
          <w:bdr w:val="none" w:sz="0" w:space="0" w:color="auto" w:frame="1"/>
          <w:lang w:val="en-US"/>
        </w:rPr>
        <w:t>ChangeNotifier</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token"/>
          <w:rFonts w:ascii="Times New Roman" w:hAnsi="Times New Roman" w:cs="Times New Roman"/>
          <w:color w:val="1172C7"/>
          <w:spacing w:val="8"/>
          <w:sz w:val="28"/>
          <w:szCs w:val="28"/>
          <w:bdr w:val="none" w:sz="0" w:space="0" w:color="auto" w:frame="1"/>
          <w:lang w:val="en-US"/>
        </w:rPr>
        <w:t>GetPasswordsUseCase</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r w:rsidRPr="007226B0">
        <w:rPr>
          <w:rStyle w:val="HTML1"/>
          <w:rFonts w:ascii="Times New Roman" w:hAnsi="Times New Roman" w:cs="Times New Roman"/>
          <w:color w:val="1A1A1A"/>
          <w:spacing w:val="8"/>
          <w:sz w:val="28"/>
          <w:szCs w:val="28"/>
          <w:bdr w:val="none" w:sz="0" w:space="0" w:color="auto" w:frame="1"/>
          <w:lang w:val="en-US"/>
        </w:rPr>
        <w:t>getPasswords</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final</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token"/>
          <w:rFonts w:ascii="Times New Roman" w:hAnsi="Times New Roman" w:cs="Times New Roman"/>
          <w:color w:val="1172C7"/>
          <w:spacing w:val="8"/>
          <w:sz w:val="28"/>
          <w:szCs w:val="28"/>
          <w:bdr w:val="none" w:sz="0" w:space="0" w:color="auto" w:frame="1"/>
          <w:lang w:val="en-US"/>
        </w:rPr>
        <w:t>CreatePasswordUseCase</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_</w:t>
      </w:r>
      <w:proofErr w:type="spellStart"/>
      <w:r w:rsidRPr="007226B0">
        <w:rPr>
          <w:rStyle w:val="HTML1"/>
          <w:rFonts w:ascii="Times New Roman" w:hAnsi="Times New Roman" w:cs="Times New Roman"/>
          <w:color w:val="1A1A1A"/>
          <w:spacing w:val="8"/>
          <w:sz w:val="28"/>
          <w:szCs w:val="28"/>
          <w:bdr w:val="none" w:sz="0" w:space="0" w:color="auto" w:frame="1"/>
          <w:lang w:val="en-US"/>
        </w:rPr>
        <w:t>createPassword</w:t>
      </w:r>
      <w:proofErr w:type="spell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List</w:t>
      </w:r>
      <w:r w:rsidRPr="007226B0">
        <w:rPr>
          <w:rStyle w:val="token"/>
          <w:rFonts w:ascii="Times New Roman" w:hAnsi="Times New Roman" w:cs="Times New Roman"/>
          <w:color w:val="4E76B5"/>
          <w:spacing w:val="8"/>
          <w:sz w:val="28"/>
          <w:szCs w:val="28"/>
          <w:bdr w:val="none" w:sz="0" w:space="0" w:color="auto" w:frame="1"/>
          <w:lang w:val="en-US"/>
        </w:rPr>
        <w:t>&lt;</w:t>
      </w:r>
      <w:proofErr w:type="spellStart"/>
      <w:r w:rsidRPr="007226B0">
        <w:rPr>
          <w:rStyle w:val="token"/>
          <w:rFonts w:ascii="Times New Roman" w:hAnsi="Times New Roman" w:cs="Times New Roman"/>
          <w:color w:val="1172C7"/>
          <w:spacing w:val="8"/>
          <w:sz w:val="28"/>
          <w:szCs w:val="28"/>
          <w:bdr w:val="none" w:sz="0" w:space="0" w:color="auto" w:frame="1"/>
          <w:lang w:val="en-US"/>
        </w:rPr>
        <w:t>PasswordEntity</w:t>
      </w:r>
      <w:proofErr w:type="spellEnd"/>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_passwords </w:t>
      </w:r>
      <w:r w:rsidRPr="007226B0">
        <w:rPr>
          <w:rStyle w:val="token"/>
          <w:rFonts w:ascii="Times New Roman" w:hAnsi="Times New Roman" w:cs="Times New Roman"/>
          <w:color w:val="0991B6"/>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List</w:t>
      </w:r>
      <w:r w:rsidRPr="007226B0">
        <w:rPr>
          <w:rStyle w:val="token"/>
          <w:rFonts w:ascii="Times New Roman" w:hAnsi="Times New Roman" w:cs="Times New Roman"/>
          <w:color w:val="4E76B5"/>
          <w:spacing w:val="8"/>
          <w:sz w:val="28"/>
          <w:szCs w:val="28"/>
          <w:bdr w:val="none" w:sz="0" w:space="0" w:color="auto" w:frame="1"/>
          <w:lang w:val="en-US"/>
        </w:rPr>
        <w:t>&lt;</w:t>
      </w:r>
      <w:proofErr w:type="spellStart"/>
      <w:r w:rsidRPr="007226B0">
        <w:rPr>
          <w:rStyle w:val="token"/>
          <w:rFonts w:ascii="Times New Roman" w:hAnsi="Times New Roman" w:cs="Times New Roman"/>
          <w:color w:val="1172C7"/>
          <w:spacing w:val="8"/>
          <w:sz w:val="28"/>
          <w:szCs w:val="28"/>
          <w:bdr w:val="none" w:sz="0" w:space="0" w:color="auto" w:frame="1"/>
          <w:lang w:val="en-US"/>
        </w:rPr>
        <w:t>PasswordEntity</w:t>
      </w:r>
      <w:proofErr w:type="spellEnd"/>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get</w:t>
      </w:r>
      <w:r w:rsidRPr="007226B0">
        <w:rPr>
          <w:rStyle w:val="HTML1"/>
          <w:rFonts w:ascii="Times New Roman" w:hAnsi="Times New Roman" w:cs="Times New Roman"/>
          <w:color w:val="1A1A1A"/>
          <w:spacing w:val="8"/>
          <w:sz w:val="28"/>
          <w:szCs w:val="28"/>
          <w:bdr w:val="none" w:sz="0" w:space="0" w:color="auto" w:frame="1"/>
          <w:lang w:val="en-US"/>
        </w:rPr>
        <w:t xml:space="preserve"> passwords </w:t>
      </w:r>
      <w:r w:rsidRPr="007226B0">
        <w:rPr>
          <w:rStyle w:val="token"/>
          <w:rFonts w:ascii="Times New Roman" w:hAnsi="Times New Roman" w:cs="Times New Roman"/>
          <w:color w:val="0991B6"/>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_passwords</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7B30D0"/>
          <w:spacing w:val="8"/>
          <w:sz w:val="28"/>
          <w:szCs w:val="28"/>
          <w:bdr w:val="none" w:sz="0" w:space="0" w:color="auto" w:frame="1"/>
          <w:lang w:val="en-US"/>
        </w:rPr>
        <w:t>void</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loadPasswords</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async</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897D11"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897D11">
        <w:rPr>
          <w:rStyle w:val="HTML1"/>
          <w:rFonts w:ascii="Times New Roman" w:hAnsi="Times New Roman" w:cs="Times New Roman"/>
          <w:color w:val="1A1A1A"/>
          <w:spacing w:val="8"/>
          <w:sz w:val="28"/>
          <w:szCs w:val="28"/>
          <w:bdr w:val="none" w:sz="0" w:space="0" w:color="auto" w:frame="1"/>
          <w:lang w:val="en-US"/>
        </w:rPr>
        <w:t>_</w:t>
      </w:r>
      <w:r w:rsidRPr="007226B0">
        <w:rPr>
          <w:rStyle w:val="HTML1"/>
          <w:rFonts w:ascii="Times New Roman" w:hAnsi="Times New Roman" w:cs="Times New Roman"/>
          <w:color w:val="1A1A1A"/>
          <w:spacing w:val="8"/>
          <w:sz w:val="28"/>
          <w:szCs w:val="28"/>
          <w:bdr w:val="none" w:sz="0" w:space="0" w:color="auto" w:frame="1"/>
          <w:lang w:val="en-US"/>
        </w:rPr>
        <w:t>passwords</w:t>
      </w:r>
      <w:r w:rsidRPr="00897D11">
        <w:rPr>
          <w:rStyle w:val="HTML1"/>
          <w:rFonts w:ascii="Times New Roman" w:hAnsi="Times New Roman" w:cs="Times New Roman"/>
          <w:color w:val="1A1A1A"/>
          <w:spacing w:val="8"/>
          <w:sz w:val="28"/>
          <w:szCs w:val="28"/>
          <w:bdr w:val="none" w:sz="0" w:space="0" w:color="auto" w:frame="1"/>
          <w:lang w:val="en-US"/>
        </w:rPr>
        <w:t xml:space="preserve"> </w:t>
      </w:r>
      <w:r w:rsidRPr="00897D11">
        <w:rPr>
          <w:rStyle w:val="token"/>
          <w:rFonts w:ascii="Times New Roman" w:hAnsi="Times New Roman" w:cs="Times New Roman"/>
          <w:color w:val="0991B6"/>
          <w:spacing w:val="8"/>
          <w:sz w:val="28"/>
          <w:szCs w:val="28"/>
          <w:bdr w:val="none" w:sz="0" w:space="0" w:color="auto" w:frame="1"/>
          <w:lang w:val="en-US"/>
        </w:rPr>
        <w:t>=</w:t>
      </w:r>
      <w:r w:rsidRPr="00897D11">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await</w:t>
      </w:r>
      <w:r w:rsidRPr="00897D11">
        <w:rPr>
          <w:rStyle w:val="HTML1"/>
          <w:rFonts w:ascii="Times New Roman" w:hAnsi="Times New Roman" w:cs="Times New Roman"/>
          <w:color w:val="1A1A1A"/>
          <w:spacing w:val="8"/>
          <w:sz w:val="28"/>
          <w:szCs w:val="28"/>
          <w:bdr w:val="none" w:sz="0" w:space="0" w:color="auto" w:frame="1"/>
          <w:lang w:val="en-US"/>
        </w:rPr>
        <w:t xml:space="preserve"> </w:t>
      </w:r>
      <w:r w:rsidRPr="00897D11">
        <w:rPr>
          <w:rStyle w:val="token"/>
          <w:rFonts w:ascii="Times New Roman" w:hAnsi="Times New Roman" w:cs="Times New Roman"/>
          <w:color w:val="7EB233"/>
          <w:spacing w:val="8"/>
          <w:sz w:val="28"/>
          <w:szCs w:val="28"/>
          <w:bdr w:val="none" w:sz="0" w:space="0" w:color="auto" w:frame="1"/>
          <w:lang w:val="en-US"/>
        </w:rPr>
        <w:t>_</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getPasswords</w:t>
      </w:r>
      <w:proofErr w:type="spellEnd"/>
      <w:r w:rsidRPr="00897D11">
        <w:rPr>
          <w:rStyle w:val="token"/>
          <w:rFonts w:ascii="Times New Roman" w:hAnsi="Times New Roman" w:cs="Times New Roman"/>
          <w:color w:val="4E76B5"/>
          <w:spacing w:val="8"/>
          <w:sz w:val="28"/>
          <w:szCs w:val="28"/>
          <w:bdr w:val="none" w:sz="0" w:space="0" w:color="auto" w:frame="1"/>
          <w:lang w:val="en-US"/>
        </w:rPr>
        <w:t>(</w:t>
      </w:r>
      <w:proofErr w:type="gramEnd"/>
      <w:r w:rsidRPr="00897D11">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897D11">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7EB233"/>
          <w:spacing w:val="8"/>
          <w:sz w:val="28"/>
          <w:szCs w:val="28"/>
          <w:bdr w:val="none" w:sz="0" w:space="0" w:color="auto" w:frame="1"/>
        </w:rPr>
        <w:t>notifyListeners</w:t>
      </w:r>
      <w:proofErr w:type="spellEnd"/>
      <w:r w:rsidRPr="007226B0">
        <w:rPr>
          <w:rStyle w:val="token"/>
          <w:rFonts w:ascii="Times New Roman" w:hAnsi="Times New Roman" w:cs="Times New Roman"/>
          <w:color w:val="4E76B5"/>
          <w:spacing w:val="8"/>
          <w:sz w:val="28"/>
          <w:szCs w:val="28"/>
          <w:bdr w:val="none" w:sz="0" w:space="0" w:color="auto" w:frame="1"/>
        </w:rPr>
        <w:t>(</w:t>
      </w:r>
      <w:proofErr w:type="gramEnd"/>
      <w:r w:rsidRPr="007226B0">
        <w:rPr>
          <w:rStyle w:val="token"/>
          <w:rFonts w:ascii="Times New Roman" w:hAnsi="Times New Roman" w:cs="Times New Roman"/>
          <w:color w:val="4E76B5"/>
          <w:spacing w:val="8"/>
          <w:sz w:val="28"/>
          <w:szCs w:val="28"/>
          <w:bdr w:val="none" w:sz="0" w:space="0" w:color="auto" w:frame="1"/>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rPr>
      </w:pPr>
      <w:r w:rsidRPr="007226B0">
        <w:rPr>
          <w:rStyle w:val="HTML1"/>
          <w:rFonts w:ascii="Times New Roman" w:hAnsi="Times New Roman" w:cs="Times New Roman"/>
          <w:color w:val="1A1A1A"/>
          <w:spacing w:val="8"/>
          <w:sz w:val="28"/>
          <w:szCs w:val="28"/>
          <w:bdr w:val="none" w:sz="0" w:space="0" w:color="auto" w:frame="1"/>
        </w:rPr>
        <w:t xml:space="preserve">  </w:t>
      </w:r>
      <w:r w:rsidRPr="007226B0">
        <w:rPr>
          <w:rStyle w:val="token"/>
          <w:rFonts w:ascii="Times New Roman" w:hAnsi="Times New Roman" w:cs="Times New Roman"/>
          <w:color w:val="4E76B5"/>
          <w:spacing w:val="8"/>
          <w:sz w:val="28"/>
          <w:szCs w:val="28"/>
          <w:bdr w:val="none" w:sz="0" w:space="0" w:color="auto" w:frame="1"/>
        </w:rPr>
        <w:t>}</w:t>
      </w:r>
    </w:p>
    <w:p w:rsidR="00DD110C" w:rsidRPr="007226B0" w:rsidRDefault="00DD110C" w:rsidP="00097C1B">
      <w:pPr>
        <w:pStyle w:val="HTML"/>
        <w:spacing w:line="360" w:lineRule="auto"/>
        <w:jc w:val="both"/>
        <w:textAlignment w:val="baseline"/>
        <w:rPr>
          <w:rStyle w:val="token"/>
          <w:rFonts w:ascii="Times New Roman" w:hAnsi="Times New Roman" w:cs="Times New Roman"/>
          <w:color w:val="4E76B5"/>
          <w:spacing w:val="8"/>
          <w:sz w:val="28"/>
          <w:szCs w:val="28"/>
          <w:bdr w:val="none" w:sz="0" w:space="0" w:color="auto" w:frame="1"/>
        </w:rPr>
      </w:pPr>
      <w:r w:rsidRPr="007226B0">
        <w:rPr>
          <w:rStyle w:val="token"/>
          <w:rFonts w:ascii="Times New Roman" w:hAnsi="Times New Roman" w:cs="Times New Roman"/>
          <w:color w:val="4E76B5"/>
          <w:spacing w:val="8"/>
          <w:sz w:val="28"/>
          <w:szCs w:val="28"/>
          <w:bdr w:val="none" w:sz="0" w:space="0" w:color="auto" w:frame="1"/>
        </w:rPr>
        <w:t>}</w:t>
      </w:r>
    </w:p>
    <w:p w:rsidR="001F0400" w:rsidRPr="002C380B" w:rsidRDefault="001F0400" w:rsidP="00097C1B">
      <w:pPr>
        <w:pStyle w:val="HTML"/>
        <w:spacing w:line="360" w:lineRule="auto"/>
        <w:jc w:val="both"/>
        <w:textAlignment w:val="baseline"/>
        <w:rPr>
          <w:rFonts w:ascii="Times New Roman" w:hAnsi="Times New Roman" w:cs="Times New Roman"/>
          <w:color w:val="1A1A1A"/>
          <w:spacing w:val="8"/>
          <w:sz w:val="28"/>
          <w:szCs w:val="28"/>
        </w:rPr>
      </w:pPr>
    </w:p>
    <w:p w:rsidR="00DD110C" w:rsidRPr="007226B0" w:rsidRDefault="00DD110C" w:rsidP="00097C1B">
      <w:pPr>
        <w:spacing w:line="360" w:lineRule="auto"/>
        <w:jc w:val="both"/>
        <w:textAlignment w:val="baseline"/>
        <w:rPr>
          <w:sz w:val="28"/>
          <w:szCs w:val="28"/>
        </w:rPr>
      </w:pPr>
      <w:r w:rsidRPr="007226B0">
        <w:rPr>
          <w:sz w:val="28"/>
          <w:szCs w:val="28"/>
        </w:rPr>
        <w:t xml:space="preserve">UI подписывается на изменения состояния и перестраивается автоматически. Domain-слой не зависит от </w:t>
      </w:r>
      <w:proofErr w:type="spellStart"/>
      <w:r w:rsidRPr="007226B0">
        <w:rPr>
          <w:sz w:val="28"/>
          <w:szCs w:val="28"/>
        </w:rPr>
        <w:t>Flutter</w:t>
      </w:r>
      <w:proofErr w:type="spellEnd"/>
      <w:r w:rsidRPr="007226B0">
        <w:rPr>
          <w:sz w:val="28"/>
          <w:szCs w:val="28"/>
        </w:rPr>
        <w:t xml:space="preserve"> и может быть протестирован изолированно.</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84" w:name="_Toc230173229"/>
      <w:r w:rsidRPr="00097C1B">
        <w:rPr>
          <w:rFonts w:ascii="Times New Roman" w:hAnsi="Times New Roman"/>
          <w:b w:val="0"/>
          <w:bCs w:val="0"/>
          <w:sz w:val="28"/>
          <w:szCs w:val="28"/>
        </w:rPr>
        <w:t xml:space="preserve">3.5.3 Взаимодействие </w:t>
      </w:r>
      <w:proofErr w:type="spellStart"/>
      <w:r w:rsidRPr="00097C1B">
        <w:rPr>
          <w:rFonts w:ascii="Times New Roman" w:hAnsi="Times New Roman"/>
          <w:b w:val="0"/>
          <w:bCs w:val="0"/>
          <w:sz w:val="28"/>
          <w:szCs w:val="28"/>
        </w:rPr>
        <w:t>Crypto</w:t>
      </w:r>
      <w:proofErr w:type="spellEnd"/>
      <w:r w:rsidRPr="00097C1B">
        <w:rPr>
          <w:rFonts w:ascii="Times New Roman" w:hAnsi="Times New Roman"/>
          <w:b w:val="0"/>
          <w:bCs w:val="0"/>
          <w:sz w:val="28"/>
          <w:szCs w:val="28"/>
        </w:rPr>
        <w:t xml:space="preserve"> ↔ Storage</w:t>
      </w:r>
      <w:bookmarkEnd w:id="2784"/>
    </w:p>
    <w:p w:rsidR="00DD110C" w:rsidRPr="007226B0" w:rsidRDefault="00DD110C" w:rsidP="00097C1B">
      <w:pPr>
        <w:spacing w:line="360" w:lineRule="auto"/>
        <w:jc w:val="both"/>
        <w:textAlignment w:val="baseline"/>
        <w:rPr>
          <w:sz w:val="28"/>
          <w:szCs w:val="28"/>
        </w:rPr>
      </w:pPr>
      <w:r w:rsidRPr="007226B0">
        <w:rPr>
          <w:sz w:val="28"/>
          <w:szCs w:val="28"/>
        </w:rPr>
        <w:t>Криптографический сервис (</w:t>
      </w:r>
      <w:proofErr w:type="spellStart"/>
      <w:r w:rsidRPr="007226B0">
        <w:rPr>
          <w:rStyle w:val="HTML1"/>
          <w:rFonts w:ascii="Times New Roman" w:hAnsi="Times New Roman" w:cs="Times New Roman"/>
          <w:sz w:val="28"/>
          <w:szCs w:val="28"/>
          <w:bdr w:val="none" w:sz="0" w:space="0" w:color="auto" w:frame="1"/>
        </w:rPr>
        <w:t>CryptoService</w:t>
      </w:r>
      <w:proofErr w:type="spellEnd"/>
      <w:r w:rsidRPr="007226B0">
        <w:rPr>
          <w:sz w:val="28"/>
          <w:szCs w:val="28"/>
        </w:rPr>
        <w:t>) предоставляет единый интерфейс для всех операций шифрования:</w:t>
      </w:r>
    </w:p>
    <w:p w:rsidR="00083EA3" w:rsidRPr="00097C1B" w:rsidRDefault="00083EA3" w:rsidP="00097C1B">
      <w:pPr>
        <w:spacing w:line="360" w:lineRule="auto"/>
        <w:jc w:val="both"/>
        <w:textAlignment w:val="baseline"/>
        <w:rPr>
          <w:spacing w:val="8"/>
          <w:sz w:val="28"/>
          <w:szCs w:val="28"/>
        </w:rPr>
      </w:pP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token"/>
          <w:rFonts w:ascii="Times New Roman" w:hAnsi="Times New Roman" w:cs="Times New Roman"/>
          <w:color w:val="7B30D0"/>
          <w:spacing w:val="8"/>
          <w:sz w:val="28"/>
          <w:szCs w:val="28"/>
          <w:bdr w:val="none" w:sz="0" w:space="0" w:color="auto" w:frame="1"/>
          <w:lang w:val="en-US"/>
        </w:rPr>
        <w:t>abstract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7B30D0"/>
          <w:spacing w:val="8"/>
          <w:sz w:val="28"/>
          <w:szCs w:val="28"/>
          <w:bdr w:val="none" w:sz="0" w:space="0" w:color="auto" w:frame="1"/>
          <w:lang w:val="en-US"/>
        </w:rPr>
        <w:t>class</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r w:rsidRPr="007226B0">
        <w:rPr>
          <w:rStyle w:val="token"/>
          <w:rFonts w:ascii="Times New Roman" w:hAnsi="Times New Roman" w:cs="Times New Roman"/>
          <w:color w:val="1172C7"/>
          <w:spacing w:val="8"/>
          <w:sz w:val="28"/>
          <w:szCs w:val="28"/>
          <w:bdr w:val="none" w:sz="0" w:space="0" w:color="auto" w:frame="1"/>
          <w:lang w:val="en-US"/>
        </w:rPr>
        <w:t>CryptoService</w:t>
      </w:r>
      <w:proofErr w:type="spellEnd"/>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1172C7"/>
          <w:spacing w:val="8"/>
          <w:sz w:val="28"/>
          <w:szCs w:val="28"/>
          <w:bdr w:val="none" w:sz="0" w:space="0" w:color="auto" w:frame="1"/>
          <w:lang w:val="en-US"/>
        </w:rPr>
        <w:t>Uint8List</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gramStart"/>
      <w:r w:rsidRPr="007226B0">
        <w:rPr>
          <w:rStyle w:val="token"/>
          <w:rFonts w:ascii="Times New Roman" w:hAnsi="Times New Roman" w:cs="Times New Roman"/>
          <w:color w:val="7EB233"/>
          <w:spacing w:val="8"/>
          <w:sz w:val="28"/>
          <w:szCs w:val="28"/>
          <w:bdr w:val="none" w:sz="0" w:space="0" w:color="auto" w:frame="1"/>
          <w:lang w:val="en-US"/>
        </w:rPr>
        <w:t>encrypt</w:t>
      </w:r>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HTML1"/>
          <w:rFonts w:ascii="Times New Roman" w:hAnsi="Times New Roman" w:cs="Times New Roman"/>
          <w:color w:val="1A1A1A"/>
          <w:spacing w:val="8"/>
          <w:sz w:val="28"/>
          <w:szCs w:val="28"/>
          <w:bdr w:val="none" w:sz="0" w:space="0" w:color="auto" w:frame="1"/>
          <w:lang w:val="en-US"/>
        </w:rPr>
        <w:t xml:space="preserve"> plaintext</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HTML1"/>
          <w:rFonts w:ascii="Times New Roman" w:hAnsi="Times New Roman" w:cs="Times New Roman"/>
          <w:color w:val="1A1A1A"/>
          <w:spacing w:val="8"/>
          <w:sz w:val="28"/>
          <w:szCs w:val="28"/>
          <w:bdr w:val="none" w:sz="0" w:space="0" w:color="auto" w:frame="1"/>
          <w:lang w:val="en-US"/>
        </w:rPr>
        <w:t xml:space="preserve"> pin</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gramStart"/>
      <w:r w:rsidRPr="007226B0">
        <w:rPr>
          <w:rStyle w:val="token"/>
          <w:rFonts w:ascii="Times New Roman" w:hAnsi="Times New Roman" w:cs="Times New Roman"/>
          <w:color w:val="7EB233"/>
          <w:spacing w:val="8"/>
          <w:sz w:val="28"/>
          <w:szCs w:val="28"/>
          <w:bdr w:val="none" w:sz="0" w:space="0" w:color="auto" w:frame="1"/>
          <w:lang w:val="en-US"/>
        </w:rPr>
        <w:t>decrypt</w:t>
      </w:r>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1172C7"/>
          <w:spacing w:val="8"/>
          <w:sz w:val="28"/>
          <w:szCs w:val="28"/>
          <w:bdr w:val="none" w:sz="0" w:space="0" w:color="auto" w:frame="1"/>
          <w:lang w:val="en-US"/>
        </w:rPr>
        <w:t>Uint8List</w:t>
      </w:r>
      <w:r w:rsidRPr="007226B0">
        <w:rPr>
          <w:rStyle w:val="HTML1"/>
          <w:rFonts w:ascii="Times New Roman" w:hAnsi="Times New Roman" w:cs="Times New Roman"/>
          <w:color w:val="1A1A1A"/>
          <w:spacing w:val="8"/>
          <w:sz w:val="28"/>
          <w:szCs w:val="28"/>
          <w:bdr w:val="none" w:sz="0" w:space="0" w:color="auto" w:frame="1"/>
          <w:lang w:val="en-US"/>
        </w:rPr>
        <w:t xml:space="preserve"> ciphertext</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HTML1"/>
          <w:rFonts w:ascii="Times New Roman" w:hAnsi="Times New Roman" w:cs="Times New Roman"/>
          <w:color w:val="1A1A1A"/>
          <w:spacing w:val="8"/>
          <w:sz w:val="28"/>
          <w:szCs w:val="28"/>
          <w:bdr w:val="none" w:sz="0" w:space="0" w:color="auto" w:frame="1"/>
          <w:lang w:val="en-US"/>
        </w:rPr>
        <w:t xml:space="preserve"> pin</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generateSalt</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Style w:val="HTML1"/>
          <w:rFonts w:ascii="Times New Roman" w:hAnsi="Times New Roman" w:cs="Times New Roman"/>
          <w:color w:val="1A1A1A"/>
          <w:spacing w:val="8"/>
          <w:sz w:val="28"/>
          <w:szCs w:val="28"/>
          <w:bdr w:val="none" w:sz="0" w:space="0" w:color="auto" w:frame="1"/>
          <w:lang w:val="en-US"/>
        </w:rPr>
      </w:pP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Future</w:t>
      </w:r>
      <w:r w:rsidRPr="007226B0">
        <w:rPr>
          <w:rStyle w:val="token"/>
          <w:rFonts w:ascii="Times New Roman" w:hAnsi="Times New Roman" w:cs="Times New Roman"/>
          <w:color w:val="4E76B5"/>
          <w:spacing w:val="8"/>
          <w:sz w:val="28"/>
          <w:szCs w:val="28"/>
          <w:bdr w:val="none" w:sz="0" w:space="0" w:color="auto" w:frame="1"/>
          <w:lang w:val="en-US"/>
        </w:rPr>
        <w:t>&lt;</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token"/>
          <w:rFonts w:ascii="Times New Roman" w:hAnsi="Times New Roman" w:cs="Times New Roman"/>
          <w:color w:val="4E76B5"/>
          <w:spacing w:val="8"/>
          <w:sz w:val="28"/>
          <w:szCs w:val="28"/>
          <w:bdr w:val="none" w:sz="0" w:space="0" w:color="auto" w:frame="1"/>
          <w:lang w:val="en-US"/>
        </w:rPr>
        <w:t>&gt;</w:t>
      </w:r>
      <w:r w:rsidRPr="007226B0">
        <w:rPr>
          <w:rStyle w:val="HTML1"/>
          <w:rFonts w:ascii="Times New Roman" w:hAnsi="Times New Roman" w:cs="Times New Roman"/>
          <w:color w:val="1A1A1A"/>
          <w:spacing w:val="8"/>
          <w:sz w:val="28"/>
          <w:szCs w:val="28"/>
          <w:bdr w:val="none" w:sz="0" w:space="0" w:color="auto" w:frame="1"/>
          <w:lang w:val="en-US"/>
        </w:rPr>
        <w:t xml:space="preserve"> </w:t>
      </w:r>
      <w:proofErr w:type="spellStart"/>
      <w:proofErr w:type="gramStart"/>
      <w:r w:rsidRPr="007226B0">
        <w:rPr>
          <w:rStyle w:val="token"/>
          <w:rFonts w:ascii="Times New Roman" w:hAnsi="Times New Roman" w:cs="Times New Roman"/>
          <w:color w:val="7EB233"/>
          <w:spacing w:val="8"/>
          <w:sz w:val="28"/>
          <w:szCs w:val="28"/>
          <w:bdr w:val="none" w:sz="0" w:space="0" w:color="auto" w:frame="1"/>
          <w:lang w:val="en-US"/>
        </w:rPr>
        <w:t>hashPin</w:t>
      </w:r>
      <w:proofErr w:type="spellEnd"/>
      <w:r w:rsidRPr="007226B0">
        <w:rPr>
          <w:rStyle w:val="token"/>
          <w:rFonts w:ascii="Times New Roman" w:hAnsi="Times New Roman" w:cs="Times New Roman"/>
          <w:color w:val="4E76B5"/>
          <w:spacing w:val="8"/>
          <w:sz w:val="28"/>
          <w:szCs w:val="28"/>
          <w:bdr w:val="none" w:sz="0" w:space="0" w:color="auto" w:frame="1"/>
          <w:lang w:val="en-US"/>
        </w:rPr>
        <w:t>(</w:t>
      </w:r>
      <w:proofErr w:type="gramEnd"/>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HTML1"/>
          <w:rFonts w:ascii="Times New Roman" w:hAnsi="Times New Roman" w:cs="Times New Roman"/>
          <w:color w:val="1A1A1A"/>
          <w:spacing w:val="8"/>
          <w:sz w:val="28"/>
          <w:szCs w:val="28"/>
          <w:bdr w:val="none" w:sz="0" w:space="0" w:color="auto" w:frame="1"/>
          <w:lang w:val="en-US"/>
        </w:rPr>
        <w:t xml:space="preserve"> pin</w:t>
      </w:r>
      <w:r w:rsidRPr="007226B0">
        <w:rPr>
          <w:rStyle w:val="token"/>
          <w:rFonts w:ascii="Times New Roman" w:hAnsi="Times New Roman" w:cs="Times New Roman"/>
          <w:color w:val="4E76B5"/>
          <w:spacing w:val="8"/>
          <w:sz w:val="28"/>
          <w:szCs w:val="28"/>
          <w:bdr w:val="none" w:sz="0" w:space="0" w:color="auto" w:frame="1"/>
          <w:lang w:val="en-US"/>
        </w:rPr>
        <w:t>,</w:t>
      </w:r>
      <w:r w:rsidRPr="007226B0">
        <w:rPr>
          <w:rStyle w:val="HTML1"/>
          <w:rFonts w:ascii="Times New Roman" w:hAnsi="Times New Roman" w:cs="Times New Roman"/>
          <w:color w:val="1A1A1A"/>
          <w:spacing w:val="8"/>
          <w:sz w:val="28"/>
          <w:szCs w:val="28"/>
          <w:bdr w:val="none" w:sz="0" w:space="0" w:color="auto" w:frame="1"/>
          <w:lang w:val="en-US"/>
        </w:rPr>
        <w:t xml:space="preserve"> </w:t>
      </w:r>
      <w:r w:rsidRPr="007226B0">
        <w:rPr>
          <w:rStyle w:val="token"/>
          <w:rFonts w:ascii="Times New Roman" w:hAnsi="Times New Roman" w:cs="Times New Roman"/>
          <w:color w:val="1172C7"/>
          <w:spacing w:val="8"/>
          <w:sz w:val="28"/>
          <w:szCs w:val="28"/>
          <w:bdr w:val="none" w:sz="0" w:space="0" w:color="auto" w:frame="1"/>
          <w:lang w:val="en-US"/>
        </w:rPr>
        <w:t>String</w:t>
      </w:r>
      <w:r w:rsidRPr="007226B0">
        <w:rPr>
          <w:rStyle w:val="HTML1"/>
          <w:rFonts w:ascii="Times New Roman" w:hAnsi="Times New Roman" w:cs="Times New Roman"/>
          <w:color w:val="1A1A1A"/>
          <w:spacing w:val="8"/>
          <w:sz w:val="28"/>
          <w:szCs w:val="28"/>
          <w:bdr w:val="none" w:sz="0" w:space="0" w:color="auto" w:frame="1"/>
          <w:lang w:val="en-US"/>
        </w:rPr>
        <w:t xml:space="preserve"> salt</w:t>
      </w: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pStyle w:val="HTML"/>
        <w:spacing w:line="360" w:lineRule="auto"/>
        <w:jc w:val="both"/>
        <w:textAlignment w:val="baseline"/>
        <w:rPr>
          <w:rFonts w:ascii="Times New Roman" w:hAnsi="Times New Roman" w:cs="Times New Roman"/>
          <w:color w:val="1A1A1A"/>
          <w:spacing w:val="8"/>
          <w:sz w:val="28"/>
          <w:szCs w:val="28"/>
          <w:lang w:val="en-US"/>
        </w:rPr>
      </w:pPr>
      <w:r w:rsidRPr="007226B0">
        <w:rPr>
          <w:rStyle w:val="token"/>
          <w:rFonts w:ascii="Times New Roman" w:hAnsi="Times New Roman" w:cs="Times New Roman"/>
          <w:color w:val="4E76B5"/>
          <w:spacing w:val="8"/>
          <w:sz w:val="28"/>
          <w:szCs w:val="28"/>
          <w:bdr w:val="none" w:sz="0" w:space="0" w:color="auto" w:frame="1"/>
          <w:lang w:val="en-US"/>
        </w:rPr>
        <w:t>}</w:t>
      </w:r>
    </w:p>
    <w:p w:rsidR="00DD110C" w:rsidRPr="007226B0" w:rsidRDefault="00DD110C" w:rsidP="00097C1B">
      <w:pPr>
        <w:spacing w:line="360" w:lineRule="auto"/>
        <w:jc w:val="both"/>
        <w:textAlignment w:val="baseline"/>
        <w:rPr>
          <w:sz w:val="28"/>
          <w:szCs w:val="28"/>
        </w:rPr>
      </w:pPr>
      <w:r w:rsidRPr="007226B0">
        <w:rPr>
          <w:sz w:val="28"/>
          <w:szCs w:val="28"/>
        </w:rPr>
        <w:t>Реализация</w:t>
      </w:r>
      <w:r w:rsidRPr="007226B0">
        <w:rPr>
          <w:sz w:val="28"/>
          <w:szCs w:val="28"/>
          <w:lang w:val="en-US"/>
        </w:rPr>
        <w:t xml:space="preserve"> (</w:t>
      </w:r>
      <w:proofErr w:type="spellStart"/>
      <w:r w:rsidRPr="007226B0">
        <w:rPr>
          <w:rStyle w:val="HTML1"/>
          <w:rFonts w:ascii="Times New Roman" w:hAnsi="Times New Roman" w:cs="Times New Roman"/>
          <w:sz w:val="28"/>
          <w:szCs w:val="28"/>
          <w:bdr w:val="none" w:sz="0" w:space="0" w:color="auto" w:frame="1"/>
          <w:lang w:val="en-US"/>
        </w:rPr>
        <w:t>CryptoServiceImpl</w:t>
      </w:r>
      <w:proofErr w:type="spellEnd"/>
      <w:r w:rsidRPr="007226B0">
        <w:rPr>
          <w:sz w:val="28"/>
          <w:szCs w:val="28"/>
          <w:lang w:val="en-US"/>
        </w:rPr>
        <w:t xml:space="preserve">) </w:t>
      </w:r>
      <w:r w:rsidRPr="007226B0">
        <w:rPr>
          <w:sz w:val="28"/>
          <w:szCs w:val="28"/>
        </w:rPr>
        <w:t>использует</w:t>
      </w:r>
      <w:r w:rsidRPr="007226B0">
        <w:rPr>
          <w:sz w:val="28"/>
          <w:szCs w:val="28"/>
          <w:lang w:val="en-US"/>
        </w:rPr>
        <w:t xml:space="preserve"> </w:t>
      </w:r>
      <w:r w:rsidRPr="007226B0">
        <w:rPr>
          <w:sz w:val="28"/>
          <w:szCs w:val="28"/>
        </w:rPr>
        <w:t>библиотеку</w:t>
      </w:r>
      <w:r w:rsidRPr="007226B0">
        <w:rPr>
          <w:sz w:val="28"/>
          <w:szCs w:val="28"/>
          <w:lang w:val="en-US"/>
        </w:rPr>
        <w:t xml:space="preserve"> </w:t>
      </w:r>
      <w:r w:rsidRPr="007226B0">
        <w:rPr>
          <w:rStyle w:val="HTML1"/>
          <w:rFonts w:ascii="Times New Roman" w:hAnsi="Times New Roman" w:cs="Times New Roman"/>
          <w:sz w:val="28"/>
          <w:szCs w:val="28"/>
          <w:bdr w:val="none" w:sz="0" w:space="0" w:color="auto" w:frame="1"/>
          <w:lang w:val="en-US"/>
        </w:rPr>
        <w:t>cryptography</w:t>
      </w:r>
      <w:r w:rsidRPr="007226B0">
        <w:rPr>
          <w:sz w:val="28"/>
          <w:szCs w:val="28"/>
          <w:lang w:val="en-US"/>
        </w:rPr>
        <w:t xml:space="preserve"> </w:t>
      </w:r>
      <w:r w:rsidRPr="007226B0">
        <w:rPr>
          <w:sz w:val="28"/>
          <w:szCs w:val="28"/>
        </w:rPr>
        <w:t>для</w:t>
      </w:r>
      <w:r w:rsidRPr="007226B0">
        <w:rPr>
          <w:sz w:val="28"/>
          <w:szCs w:val="28"/>
          <w:lang w:val="en-US"/>
        </w:rPr>
        <w:t xml:space="preserve"> ChaCha20-Poly1305 </w:t>
      </w:r>
      <w:r w:rsidRPr="007226B0">
        <w:rPr>
          <w:sz w:val="28"/>
          <w:szCs w:val="28"/>
        </w:rPr>
        <w:t>и</w:t>
      </w:r>
      <w:r w:rsidRPr="007226B0">
        <w:rPr>
          <w:sz w:val="28"/>
          <w:szCs w:val="28"/>
          <w:lang w:val="en-US"/>
        </w:rPr>
        <w:t xml:space="preserve"> PBKDF2. </w:t>
      </w:r>
      <w:r w:rsidRPr="007226B0">
        <w:rPr>
          <w:sz w:val="28"/>
          <w:szCs w:val="28"/>
        </w:rPr>
        <w:t xml:space="preserve">Storage-слой (репозитории) вызывает </w:t>
      </w:r>
      <w:proofErr w:type="spellStart"/>
      <w:r w:rsidRPr="007226B0">
        <w:rPr>
          <w:rStyle w:val="HTML1"/>
          <w:rFonts w:ascii="Times New Roman" w:hAnsi="Times New Roman" w:cs="Times New Roman"/>
          <w:sz w:val="28"/>
          <w:szCs w:val="28"/>
          <w:bdr w:val="none" w:sz="0" w:space="0" w:color="auto" w:frame="1"/>
        </w:rPr>
        <w:t>CryptoService</w:t>
      </w:r>
      <w:proofErr w:type="spellEnd"/>
      <w:r w:rsidRPr="007226B0">
        <w:rPr>
          <w:sz w:val="28"/>
          <w:szCs w:val="28"/>
        </w:rPr>
        <w:t xml:space="preserve"> перед сохранением и после извлечения данных из </w:t>
      </w:r>
      <w:proofErr w:type="spellStart"/>
      <w:r w:rsidRPr="007226B0">
        <w:rPr>
          <w:sz w:val="28"/>
          <w:szCs w:val="28"/>
        </w:rPr>
        <w:t>SQLite</w:t>
      </w:r>
      <w:proofErr w:type="spellEnd"/>
      <w:r w:rsidRPr="007226B0">
        <w:rPr>
          <w:sz w:val="28"/>
          <w:szCs w:val="28"/>
        </w:rPr>
        <w:t>, обеспечивая прозрачное шифрование на уровне данных.</w:t>
      </w:r>
    </w:p>
    <w:p w:rsidR="00DD110C" w:rsidRPr="00097C1B" w:rsidRDefault="00DD110C" w:rsidP="00097C1B">
      <w:pPr>
        <w:pStyle w:val="2"/>
        <w:spacing w:before="360" w:beforeAutospacing="0" w:after="240" w:afterAutospacing="0" w:line="360" w:lineRule="auto"/>
        <w:jc w:val="both"/>
        <w:textAlignment w:val="baseline"/>
        <w:rPr>
          <w:b w:val="0"/>
          <w:bCs w:val="0"/>
          <w:sz w:val="28"/>
          <w:szCs w:val="28"/>
        </w:rPr>
      </w:pPr>
      <w:bookmarkStart w:id="2785" w:name="_Toc230173230"/>
      <w:r w:rsidRPr="00097C1B">
        <w:rPr>
          <w:b w:val="0"/>
          <w:bCs w:val="0"/>
          <w:sz w:val="28"/>
          <w:szCs w:val="28"/>
        </w:rPr>
        <w:t>3.6 Тестирование системы</w:t>
      </w:r>
      <w:bookmarkEnd w:id="2785"/>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86" w:name="_Toc230173231"/>
      <w:r w:rsidRPr="00097C1B">
        <w:rPr>
          <w:rFonts w:ascii="Times New Roman" w:hAnsi="Times New Roman"/>
          <w:b w:val="0"/>
          <w:bCs w:val="0"/>
          <w:sz w:val="28"/>
          <w:szCs w:val="28"/>
        </w:rPr>
        <w:t>3.6.1 Unit-тесты</w:t>
      </w:r>
      <w:bookmarkEnd w:id="2786"/>
    </w:p>
    <w:p w:rsidR="00DD110C" w:rsidRPr="007226B0" w:rsidRDefault="00DD110C" w:rsidP="00097C1B">
      <w:pPr>
        <w:spacing w:line="360" w:lineRule="auto"/>
        <w:jc w:val="both"/>
        <w:textAlignment w:val="baseline"/>
        <w:rPr>
          <w:sz w:val="28"/>
          <w:szCs w:val="28"/>
        </w:rPr>
      </w:pPr>
      <w:r w:rsidRPr="007226B0">
        <w:rPr>
          <w:sz w:val="28"/>
          <w:szCs w:val="28"/>
        </w:rPr>
        <w:t>Покрытие бизнес-логики и криптографических операций:</w:t>
      </w:r>
    </w:p>
    <w:p w:rsidR="001F0400" w:rsidRPr="007226B0" w:rsidRDefault="001F0400" w:rsidP="00097C1B">
      <w:pPr>
        <w:spacing w:line="360" w:lineRule="auto"/>
        <w:jc w:val="both"/>
        <w:textAlignment w:val="baseline"/>
        <w:rPr>
          <w:sz w:val="28"/>
          <w:szCs w:val="28"/>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117"/>
        <w:gridCol w:w="4890"/>
        <w:gridCol w:w="1489"/>
      </w:tblGrid>
      <w:tr w:rsidR="00DD110C" w:rsidRPr="007226B0" w:rsidTr="00DD110C">
        <w:trPr>
          <w:tblHeader/>
        </w:trPr>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Модуль</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Тесты</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Результат</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PBKDF2</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 xml:space="preserve">Деривация ключа с разными </w:t>
            </w:r>
            <w:proofErr w:type="spellStart"/>
            <w:r w:rsidRPr="007226B0">
              <w:rPr>
                <w:sz w:val="28"/>
                <w:szCs w:val="28"/>
              </w:rPr>
              <w:t>salt</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ChaCha20</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Шифрование/дешифрование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Генератор</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Распределение символов, энтропия</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sz w:val="28"/>
                <w:szCs w:val="28"/>
              </w:rPr>
              <w:t>zxcvbn</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Оценка сложности известных паролей</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Валидация PIN</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Граничные значения</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bl>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87" w:name="_Toc230173232"/>
      <w:r w:rsidRPr="00097C1B">
        <w:rPr>
          <w:rFonts w:ascii="Times New Roman" w:hAnsi="Times New Roman"/>
          <w:b w:val="0"/>
          <w:bCs w:val="0"/>
          <w:sz w:val="28"/>
          <w:szCs w:val="28"/>
        </w:rPr>
        <w:t xml:space="preserve">3.6.2 </w:t>
      </w:r>
      <w:proofErr w:type="spellStart"/>
      <w:r w:rsidRPr="00097C1B">
        <w:rPr>
          <w:rFonts w:ascii="Times New Roman" w:hAnsi="Times New Roman"/>
          <w:b w:val="0"/>
          <w:bCs w:val="0"/>
          <w:sz w:val="28"/>
          <w:szCs w:val="28"/>
        </w:rPr>
        <w:t>Widget</w:t>
      </w:r>
      <w:proofErr w:type="spellEnd"/>
      <w:r w:rsidRPr="00097C1B">
        <w:rPr>
          <w:rFonts w:ascii="Times New Roman" w:hAnsi="Times New Roman"/>
          <w:b w:val="0"/>
          <w:bCs w:val="0"/>
          <w:sz w:val="28"/>
          <w:szCs w:val="28"/>
        </w:rPr>
        <w:t>-тесты</w:t>
      </w:r>
      <w:bookmarkEnd w:id="2787"/>
    </w:p>
    <w:p w:rsidR="00DD110C" w:rsidRPr="007226B0" w:rsidRDefault="00DD110C" w:rsidP="00097C1B">
      <w:pPr>
        <w:spacing w:line="360" w:lineRule="auto"/>
        <w:jc w:val="both"/>
        <w:textAlignment w:val="baseline"/>
        <w:rPr>
          <w:sz w:val="28"/>
          <w:szCs w:val="28"/>
        </w:rPr>
      </w:pPr>
      <w:r w:rsidRPr="007226B0">
        <w:rPr>
          <w:sz w:val="28"/>
          <w:szCs w:val="28"/>
        </w:rPr>
        <w:t>Проверка UI-компонентов:</w:t>
      </w:r>
    </w:p>
    <w:p w:rsidR="00DD110C" w:rsidRPr="007226B0" w:rsidRDefault="00DD110C" w:rsidP="00097C1B">
      <w:pPr>
        <w:numPr>
          <w:ilvl w:val="0"/>
          <w:numId w:val="92"/>
        </w:numPr>
        <w:spacing w:after="120" w:line="360" w:lineRule="auto"/>
        <w:jc w:val="both"/>
        <w:textAlignment w:val="baseline"/>
        <w:rPr>
          <w:sz w:val="28"/>
          <w:szCs w:val="28"/>
        </w:rPr>
      </w:pPr>
      <w:r w:rsidRPr="007226B0">
        <w:rPr>
          <w:sz w:val="28"/>
          <w:szCs w:val="28"/>
        </w:rPr>
        <w:lastRenderedPageBreak/>
        <w:t>Отображение списка паролей;</w:t>
      </w:r>
    </w:p>
    <w:p w:rsidR="00DD110C" w:rsidRPr="007226B0" w:rsidRDefault="00DD110C" w:rsidP="00097C1B">
      <w:pPr>
        <w:numPr>
          <w:ilvl w:val="0"/>
          <w:numId w:val="92"/>
        </w:numPr>
        <w:spacing w:after="120" w:line="360" w:lineRule="auto"/>
        <w:jc w:val="both"/>
        <w:textAlignment w:val="baseline"/>
        <w:rPr>
          <w:sz w:val="28"/>
          <w:szCs w:val="28"/>
        </w:rPr>
      </w:pPr>
      <w:r w:rsidRPr="007226B0">
        <w:rPr>
          <w:sz w:val="28"/>
          <w:szCs w:val="28"/>
        </w:rPr>
        <w:t>Маскирование/отображение пароля;</w:t>
      </w:r>
    </w:p>
    <w:p w:rsidR="00DD110C" w:rsidRPr="007226B0" w:rsidRDefault="00DD110C" w:rsidP="00097C1B">
      <w:pPr>
        <w:numPr>
          <w:ilvl w:val="0"/>
          <w:numId w:val="92"/>
        </w:numPr>
        <w:spacing w:after="120" w:line="360" w:lineRule="auto"/>
        <w:jc w:val="both"/>
        <w:textAlignment w:val="baseline"/>
        <w:rPr>
          <w:sz w:val="28"/>
          <w:szCs w:val="28"/>
        </w:rPr>
      </w:pPr>
      <w:r w:rsidRPr="007226B0">
        <w:rPr>
          <w:sz w:val="28"/>
          <w:szCs w:val="28"/>
        </w:rPr>
        <w:t>Работа слайдера длины генератора;</w:t>
      </w:r>
    </w:p>
    <w:p w:rsidR="00DD110C" w:rsidRPr="007226B0" w:rsidRDefault="00DD110C" w:rsidP="00097C1B">
      <w:pPr>
        <w:numPr>
          <w:ilvl w:val="0"/>
          <w:numId w:val="92"/>
        </w:numPr>
        <w:spacing w:after="120" w:line="360" w:lineRule="auto"/>
        <w:jc w:val="both"/>
        <w:textAlignment w:val="baseline"/>
        <w:rPr>
          <w:sz w:val="28"/>
          <w:szCs w:val="28"/>
        </w:rPr>
      </w:pPr>
      <w:r w:rsidRPr="007226B0">
        <w:rPr>
          <w:sz w:val="28"/>
          <w:szCs w:val="28"/>
        </w:rPr>
        <w:t>Валидация полей ввода;</w:t>
      </w:r>
    </w:p>
    <w:p w:rsidR="00DD110C" w:rsidRPr="007226B0" w:rsidRDefault="00DD110C" w:rsidP="00097C1B">
      <w:pPr>
        <w:numPr>
          <w:ilvl w:val="0"/>
          <w:numId w:val="92"/>
        </w:numPr>
        <w:spacing w:line="360" w:lineRule="auto"/>
        <w:jc w:val="both"/>
        <w:textAlignment w:val="baseline"/>
        <w:rPr>
          <w:sz w:val="28"/>
          <w:szCs w:val="28"/>
        </w:rPr>
      </w:pPr>
      <w:r w:rsidRPr="007226B0">
        <w:rPr>
          <w:sz w:val="28"/>
          <w:szCs w:val="28"/>
        </w:rPr>
        <w:t>Навигация между экранами.</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lang w:val="en-US"/>
        </w:rPr>
      </w:pPr>
      <w:bookmarkStart w:id="2788" w:name="_Toc230173233"/>
      <w:r w:rsidRPr="00097C1B">
        <w:rPr>
          <w:rFonts w:ascii="Times New Roman" w:hAnsi="Times New Roman"/>
          <w:b w:val="0"/>
          <w:bCs w:val="0"/>
          <w:sz w:val="28"/>
          <w:szCs w:val="28"/>
        </w:rPr>
        <w:t>3.6.3 Интеграционные тесты</w:t>
      </w:r>
      <w:bookmarkEnd w:id="2788"/>
    </w:p>
    <w:p w:rsidR="00DD110C" w:rsidRPr="007226B0" w:rsidRDefault="00DD110C" w:rsidP="00097C1B">
      <w:pPr>
        <w:spacing w:line="360" w:lineRule="auto"/>
        <w:jc w:val="both"/>
        <w:textAlignment w:val="baseline"/>
        <w:rPr>
          <w:sz w:val="28"/>
          <w:szCs w:val="28"/>
        </w:rPr>
      </w:pPr>
      <w:r w:rsidRPr="007226B0">
        <w:rPr>
          <w:sz w:val="28"/>
          <w:szCs w:val="28"/>
        </w:rPr>
        <w:t>Сквозные сценарии:</w:t>
      </w:r>
    </w:p>
    <w:p w:rsidR="00DD110C" w:rsidRPr="007226B0" w:rsidRDefault="00DD110C" w:rsidP="00097C1B">
      <w:pPr>
        <w:spacing w:line="360" w:lineRule="auto"/>
        <w:jc w:val="both"/>
        <w:textAlignment w:val="baseline"/>
        <w:rPr>
          <w:spacing w:val="8"/>
          <w:sz w:val="28"/>
          <w:szCs w:val="28"/>
        </w:rPr>
      </w:pPr>
    </w:p>
    <w:tbl>
      <w:tblPr>
        <w:tblW w:w="0" w:type="auto"/>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78"/>
        <w:gridCol w:w="5711"/>
        <w:gridCol w:w="1489"/>
      </w:tblGrid>
      <w:tr w:rsidR="00DD110C" w:rsidRPr="007226B0" w:rsidTr="00DD110C">
        <w:trPr>
          <w:tblHeader/>
        </w:trPr>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Сценарий</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Описание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b/>
                <w:bCs/>
                <w:sz w:val="28"/>
                <w:szCs w:val="28"/>
              </w:rPr>
            </w:pPr>
            <w:r w:rsidRPr="00097C1B">
              <w:rPr>
                <w:sz w:val="28"/>
                <w:szCs w:val="28"/>
              </w:rPr>
              <w:t>Результат</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Полный цикл</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Создание PIN → добавление записи → генерация → просмотр → удаление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Шифрование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Проверка невозможности чтения БД без PIN</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История</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Изменение пароля → проверка сохранения в истории → восстановление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Аудит</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Выполнение операций → проверка записей в журнале</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Экспорт/импорт</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Экспорт → удаление БД → импорт → проверка целостности</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proofErr w:type="spellStart"/>
            <w:r w:rsidRPr="007226B0">
              <w:rPr>
                <w:sz w:val="28"/>
                <w:szCs w:val="28"/>
              </w:rPr>
              <w:t>Brute-force</w:t>
            </w:r>
            <w:proofErr w:type="spellEnd"/>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5 неудачных попыток → проверка блокировки</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r w:rsidR="00DD110C" w:rsidRPr="007226B0" w:rsidTr="00DD110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Автоблокировка</w:t>
            </w:r>
          </w:p>
        </w:tc>
        <w:tc>
          <w:tcPr>
            <w:tcW w:w="0" w:type="auto"/>
            <w:tcMar>
              <w:top w:w="150" w:type="dxa"/>
              <w:left w:w="150" w:type="dxa"/>
              <w:bottom w:w="150" w:type="dxa"/>
              <w:right w:w="150" w:type="dxa"/>
            </w:tcMar>
            <w:hideMark/>
          </w:tcPr>
          <w:p w:rsidR="00DD110C" w:rsidRPr="007226B0" w:rsidRDefault="00B42421" w:rsidP="00097C1B">
            <w:pPr>
              <w:spacing w:line="360" w:lineRule="auto"/>
              <w:jc w:val="both"/>
              <w:rPr>
                <w:sz w:val="28"/>
                <w:szCs w:val="28"/>
              </w:rPr>
            </w:pPr>
            <w:r w:rsidRPr="007226B0">
              <w:rPr>
                <w:sz w:val="28"/>
              </w:rPr>
              <w:t>Свернуть</w:t>
            </w:r>
            <w:r w:rsidRPr="007226B0">
              <w:rPr>
                <w:sz w:val="28"/>
                <w:szCs w:val="28"/>
              </w:rPr>
              <w:t xml:space="preserve"> </w:t>
            </w:r>
            <w:r w:rsidR="00DD110C" w:rsidRPr="007226B0">
              <w:rPr>
                <w:sz w:val="28"/>
                <w:szCs w:val="28"/>
              </w:rPr>
              <w:t xml:space="preserve">приложения → ожидание → </w:t>
            </w:r>
            <w:r w:rsidRPr="007226B0">
              <w:rPr>
                <w:sz w:val="28"/>
              </w:rPr>
              <w:t>блокировка</w:t>
            </w:r>
          </w:p>
        </w:tc>
        <w:tc>
          <w:tcPr>
            <w:tcW w:w="0" w:type="auto"/>
            <w:tcMar>
              <w:top w:w="150" w:type="dxa"/>
              <w:left w:w="150" w:type="dxa"/>
              <w:bottom w:w="150" w:type="dxa"/>
              <w:right w:w="150" w:type="dxa"/>
            </w:tcMar>
            <w:hideMark/>
          </w:tcPr>
          <w:p w:rsidR="00DD110C" w:rsidRPr="007226B0" w:rsidRDefault="00DD110C" w:rsidP="00097C1B">
            <w:pPr>
              <w:spacing w:line="360" w:lineRule="auto"/>
              <w:jc w:val="both"/>
              <w:rPr>
                <w:sz w:val="28"/>
                <w:szCs w:val="28"/>
              </w:rPr>
            </w:pPr>
            <w:r w:rsidRPr="007226B0">
              <w:rPr>
                <w:sz w:val="28"/>
                <w:szCs w:val="28"/>
              </w:rPr>
              <w:t>Пройдено</w:t>
            </w:r>
          </w:p>
        </w:tc>
      </w:tr>
    </w:tbl>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89" w:name="_Toc230173234"/>
      <w:r w:rsidRPr="00097C1B">
        <w:rPr>
          <w:rFonts w:ascii="Times New Roman" w:hAnsi="Times New Roman"/>
          <w:b w:val="0"/>
          <w:bCs w:val="0"/>
          <w:sz w:val="28"/>
          <w:szCs w:val="28"/>
        </w:rPr>
        <w:lastRenderedPageBreak/>
        <w:t>3.6.4 Результаты тестирования безопасности</w:t>
      </w:r>
      <w:bookmarkEnd w:id="2789"/>
    </w:p>
    <w:p w:rsidR="00DD110C" w:rsidRPr="00B40959"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Проверка корректности шифрования:</w:t>
      </w:r>
    </w:p>
    <w:p w:rsidR="00DD110C" w:rsidRPr="007226B0" w:rsidRDefault="00DD110C" w:rsidP="00097C1B">
      <w:pPr>
        <w:numPr>
          <w:ilvl w:val="0"/>
          <w:numId w:val="93"/>
        </w:numPr>
        <w:spacing w:after="120" w:line="360" w:lineRule="auto"/>
        <w:jc w:val="both"/>
        <w:textAlignment w:val="baseline"/>
        <w:rPr>
          <w:sz w:val="28"/>
          <w:szCs w:val="28"/>
        </w:rPr>
      </w:pPr>
      <w:r w:rsidRPr="007226B0">
        <w:rPr>
          <w:sz w:val="28"/>
          <w:szCs w:val="28"/>
        </w:rPr>
        <w:t xml:space="preserve">Зашифрованные данные не содержат открытого текста (проверка через </w:t>
      </w:r>
      <w:proofErr w:type="spellStart"/>
      <w:r w:rsidRPr="007226B0">
        <w:rPr>
          <w:sz w:val="28"/>
          <w:szCs w:val="28"/>
        </w:rPr>
        <w:t>hex</w:t>
      </w:r>
      <w:proofErr w:type="spellEnd"/>
      <w:r w:rsidRPr="007226B0">
        <w:rPr>
          <w:sz w:val="28"/>
          <w:szCs w:val="28"/>
        </w:rPr>
        <w:t>-дамп).</w:t>
      </w:r>
    </w:p>
    <w:p w:rsidR="00DD110C" w:rsidRPr="007226B0" w:rsidRDefault="00DD110C" w:rsidP="00097C1B">
      <w:pPr>
        <w:numPr>
          <w:ilvl w:val="0"/>
          <w:numId w:val="93"/>
        </w:numPr>
        <w:spacing w:after="120" w:line="360" w:lineRule="auto"/>
        <w:jc w:val="both"/>
        <w:textAlignment w:val="baseline"/>
        <w:rPr>
          <w:sz w:val="28"/>
          <w:szCs w:val="28"/>
        </w:rPr>
      </w:pPr>
      <w:r w:rsidRPr="007226B0">
        <w:rPr>
          <w:sz w:val="28"/>
          <w:szCs w:val="28"/>
        </w:rPr>
        <w:t>Дешифрование с неверным PIN возвращает ошибку «</w:t>
      </w:r>
      <w:proofErr w:type="spellStart"/>
      <w:r w:rsidRPr="007226B0">
        <w:rPr>
          <w:sz w:val="28"/>
          <w:szCs w:val="28"/>
        </w:rPr>
        <w:t>Invalid</w:t>
      </w:r>
      <w:proofErr w:type="spellEnd"/>
      <w:r w:rsidRPr="007226B0">
        <w:rPr>
          <w:sz w:val="28"/>
          <w:szCs w:val="28"/>
        </w:rPr>
        <w:t xml:space="preserve"> </w:t>
      </w:r>
      <w:proofErr w:type="spellStart"/>
      <w:r w:rsidRPr="007226B0">
        <w:rPr>
          <w:sz w:val="28"/>
          <w:szCs w:val="28"/>
        </w:rPr>
        <w:t>key</w:t>
      </w:r>
      <w:proofErr w:type="spellEnd"/>
      <w:r w:rsidRPr="007226B0">
        <w:rPr>
          <w:sz w:val="28"/>
          <w:szCs w:val="28"/>
        </w:rPr>
        <w:t>».</w:t>
      </w:r>
    </w:p>
    <w:p w:rsidR="00DD110C" w:rsidRPr="007226B0" w:rsidRDefault="00DD110C" w:rsidP="00097C1B">
      <w:pPr>
        <w:numPr>
          <w:ilvl w:val="0"/>
          <w:numId w:val="93"/>
        </w:numPr>
        <w:spacing w:line="360" w:lineRule="auto"/>
        <w:jc w:val="both"/>
        <w:textAlignment w:val="baseline"/>
        <w:rPr>
          <w:sz w:val="28"/>
          <w:szCs w:val="28"/>
        </w:rPr>
      </w:pPr>
      <w:r w:rsidRPr="007226B0">
        <w:rPr>
          <w:sz w:val="28"/>
          <w:szCs w:val="28"/>
        </w:rPr>
        <w:t>Изменение одного бита зашифрованного текста приводит к ошибке аутентификации Poly1305.</w:t>
      </w:r>
    </w:p>
    <w:p w:rsidR="00DD110C" w:rsidRPr="00B40959"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Проверка невозможности чтения БД:</w:t>
      </w:r>
    </w:p>
    <w:p w:rsidR="00DD110C" w:rsidRPr="007226B0" w:rsidRDefault="00DD110C" w:rsidP="00097C1B">
      <w:pPr>
        <w:numPr>
          <w:ilvl w:val="0"/>
          <w:numId w:val="94"/>
        </w:numPr>
        <w:spacing w:after="120" w:line="360" w:lineRule="auto"/>
        <w:jc w:val="both"/>
        <w:textAlignment w:val="baseline"/>
        <w:rPr>
          <w:sz w:val="28"/>
          <w:szCs w:val="28"/>
        </w:rPr>
      </w:pPr>
      <w:r w:rsidRPr="007226B0">
        <w:rPr>
          <w:sz w:val="28"/>
          <w:szCs w:val="28"/>
        </w:rPr>
        <w:t xml:space="preserve">Прямое открытие файла </w:t>
      </w:r>
      <w:proofErr w:type="spellStart"/>
      <w:r w:rsidRPr="007226B0">
        <w:rPr>
          <w:sz w:val="28"/>
          <w:szCs w:val="28"/>
        </w:rPr>
        <w:t>SQLite</w:t>
      </w:r>
      <w:proofErr w:type="spellEnd"/>
      <w:r w:rsidRPr="007226B0">
        <w:rPr>
          <w:sz w:val="28"/>
          <w:szCs w:val="28"/>
        </w:rPr>
        <w:t xml:space="preserve"> сторонними инструментами показывает только BLOB-данные.</w:t>
      </w:r>
    </w:p>
    <w:p w:rsidR="00DD110C" w:rsidRPr="007226B0" w:rsidRDefault="00DD110C" w:rsidP="00097C1B">
      <w:pPr>
        <w:numPr>
          <w:ilvl w:val="0"/>
          <w:numId w:val="94"/>
        </w:numPr>
        <w:spacing w:line="360" w:lineRule="auto"/>
        <w:jc w:val="both"/>
        <w:textAlignment w:val="baseline"/>
        <w:rPr>
          <w:sz w:val="28"/>
          <w:szCs w:val="28"/>
        </w:rPr>
      </w:pPr>
      <w:r w:rsidRPr="007226B0">
        <w:rPr>
          <w:sz w:val="28"/>
          <w:szCs w:val="28"/>
        </w:rPr>
        <w:t>Извлечение без деривации ключа невозможно.</w:t>
      </w:r>
    </w:p>
    <w:p w:rsidR="00DD110C" w:rsidRPr="00B40959"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Проверка генерации:</w:t>
      </w:r>
    </w:p>
    <w:p w:rsidR="00DD110C" w:rsidRPr="007226B0" w:rsidRDefault="00DD110C" w:rsidP="00097C1B">
      <w:pPr>
        <w:numPr>
          <w:ilvl w:val="0"/>
          <w:numId w:val="95"/>
        </w:numPr>
        <w:spacing w:after="120" w:line="360" w:lineRule="auto"/>
        <w:jc w:val="both"/>
        <w:textAlignment w:val="baseline"/>
        <w:rPr>
          <w:sz w:val="28"/>
          <w:szCs w:val="28"/>
        </w:rPr>
      </w:pPr>
      <w:r w:rsidRPr="007226B0">
        <w:rPr>
          <w:sz w:val="28"/>
          <w:szCs w:val="28"/>
        </w:rPr>
        <w:t xml:space="preserve">Статистический анализ 10 000 сгенерированных паролей показывает равномерное распределение символов (χ²-тест, </w:t>
      </w:r>
      <w:proofErr w:type="gramStart"/>
      <w:r w:rsidRPr="007226B0">
        <w:rPr>
          <w:sz w:val="28"/>
          <w:szCs w:val="28"/>
        </w:rPr>
        <w:t>p &gt;</w:t>
      </w:r>
      <w:proofErr w:type="gramEnd"/>
      <w:r w:rsidRPr="007226B0">
        <w:rPr>
          <w:sz w:val="28"/>
          <w:szCs w:val="28"/>
        </w:rPr>
        <w:t xml:space="preserve"> 0.05).</w:t>
      </w:r>
    </w:p>
    <w:p w:rsidR="00DD110C" w:rsidRPr="007226B0" w:rsidRDefault="00DD110C" w:rsidP="00097C1B">
      <w:pPr>
        <w:numPr>
          <w:ilvl w:val="0"/>
          <w:numId w:val="95"/>
        </w:numPr>
        <w:spacing w:line="360" w:lineRule="auto"/>
        <w:jc w:val="both"/>
        <w:textAlignment w:val="baseline"/>
        <w:rPr>
          <w:sz w:val="28"/>
          <w:szCs w:val="28"/>
        </w:rPr>
      </w:pPr>
      <w:r w:rsidRPr="007226B0">
        <w:rPr>
          <w:sz w:val="28"/>
          <w:szCs w:val="28"/>
        </w:rPr>
        <w:t>Отсутствие повторов в выборке из 10 000 паролей длиной 16 символов.</w:t>
      </w:r>
    </w:p>
    <w:p w:rsidR="00DD110C" w:rsidRPr="00B40959" w:rsidRDefault="00DD110C" w:rsidP="00097C1B">
      <w:pPr>
        <w:spacing w:line="360" w:lineRule="auto"/>
        <w:jc w:val="both"/>
        <w:textAlignment w:val="baseline"/>
        <w:rPr>
          <w:sz w:val="28"/>
          <w:szCs w:val="28"/>
        </w:rPr>
      </w:pPr>
      <w:r w:rsidRPr="00097C1B">
        <w:rPr>
          <w:rStyle w:val="af"/>
          <w:b w:val="0"/>
          <w:bCs w:val="0"/>
          <w:sz w:val="28"/>
          <w:szCs w:val="28"/>
          <w:bdr w:val="none" w:sz="0" w:space="0" w:color="auto" w:frame="1"/>
        </w:rPr>
        <w:t>Проверка защиты PIN:</w:t>
      </w:r>
    </w:p>
    <w:p w:rsidR="00DD110C" w:rsidRPr="007226B0" w:rsidRDefault="00DD110C" w:rsidP="00097C1B">
      <w:pPr>
        <w:numPr>
          <w:ilvl w:val="0"/>
          <w:numId w:val="96"/>
        </w:numPr>
        <w:spacing w:after="120" w:line="360" w:lineRule="auto"/>
        <w:jc w:val="both"/>
        <w:textAlignment w:val="baseline"/>
        <w:rPr>
          <w:sz w:val="28"/>
          <w:szCs w:val="28"/>
        </w:rPr>
      </w:pPr>
      <w:r w:rsidRPr="007226B0">
        <w:rPr>
          <w:sz w:val="28"/>
          <w:szCs w:val="28"/>
        </w:rPr>
        <w:t xml:space="preserve">Хэширование 600 000 итераций PBKDF2 занимает ~1,2 с на тестовом устройстве, что делает </w:t>
      </w:r>
      <w:proofErr w:type="spellStart"/>
      <w:r w:rsidRPr="007226B0">
        <w:rPr>
          <w:sz w:val="28"/>
          <w:szCs w:val="28"/>
        </w:rPr>
        <w:t>brute-force</w:t>
      </w:r>
      <w:proofErr w:type="spellEnd"/>
      <w:r w:rsidRPr="007226B0">
        <w:rPr>
          <w:sz w:val="28"/>
          <w:szCs w:val="28"/>
        </w:rPr>
        <w:t xml:space="preserve"> непрактичным.</w:t>
      </w:r>
    </w:p>
    <w:p w:rsidR="00DD110C" w:rsidRPr="007226B0" w:rsidRDefault="00DD110C" w:rsidP="00097C1B">
      <w:pPr>
        <w:numPr>
          <w:ilvl w:val="0"/>
          <w:numId w:val="96"/>
        </w:numPr>
        <w:spacing w:line="360" w:lineRule="auto"/>
        <w:jc w:val="both"/>
        <w:textAlignment w:val="baseline"/>
        <w:rPr>
          <w:sz w:val="28"/>
          <w:szCs w:val="28"/>
        </w:rPr>
      </w:pPr>
      <w:r w:rsidRPr="007226B0">
        <w:rPr>
          <w:sz w:val="28"/>
          <w:szCs w:val="28"/>
        </w:rPr>
        <w:t xml:space="preserve">Сравнение хэшей выполняется через </w:t>
      </w:r>
      <w:proofErr w:type="spellStart"/>
      <w:r w:rsidRPr="007226B0">
        <w:rPr>
          <w:rStyle w:val="HTML1"/>
          <w:rFonts w:ascii="Times New Roman" w:hAnsi="Times New Roman" w:cs="Times New Roman"/>
          <w:sz w:val="28"/>
          <w:szCs w:val="28"/>
          <w:bdr w:val="none" w:sz="0" w:space="0" w:color="auto" w:frame="1"/>
        </w:rPr>
        <w:t>cryptography</w:t>
      </w:r>
      <w:proofErr w:type="spellEnd"/>
      <w:r w:rsidRPr="007226B0">
        <w:rPr>
          <w:sz w:val="28"/>
          <w:szCs w:val="28"/>
        </w:rPr>
        <w:t xml:space="preserve"> с защитой от </w:t>
      </w:r>
      <w:proofErr w:type="spellStart"/>
      <w:r w:rsidRPr="007226B0">
        <w:rPr>
          <w:sz w:val="28"/>
          <w:szCs w:val="28"/>
        </w:rPr>
        <w:t>timing</w:t>
      </w:r>
      <w:proofErr w:type="spellEnd"/>
      <w:r w:rsidRPr="007226B0">
        <w:rPr>
          <w:sz w:val="28"/>
          <w:szCs w:val="28"/>
        </w:rPr>
        <w:t>-атак.</w:t>
      </w:r>
    </w:p>
    <w:p w:rsidR="00DD110C" w:rsidRPr="00097C1B" w:rsidRDefault="00DD110C" w:rsidP="00097C1B">
      <w:pPr>
        <w:pStyle w:val="2"/>
        <w:spacing w:before="360" w:beforeAutospacing="0" w:after="240" w:afterAutospacing="0" w:line="360" w:lineRule="auto"/>
        <w:jc w:val="both"/>
        <w:textAlignment w:val="baseline"/>
        <w:rPr>
          <w:b w:val="0"/>
          <w:bCs w:val="0"/>
          <w:sz w:val="28"/>
          <w:szCs w:val="28"/>
        </w:rPr>
      </w:pPr>
      <w:bookmarkStart w:id="2790" w:name="_Toc230173235"/>
      <w:r w:rsidRPr="00097C1B">
        <w:rPr>
          <w:b w:val="0"/>
          <w:bCs w:val="0"/>
          <w:sz w:val="28"/>
          <w:szCs w:val="28"/>
        </w:rPr>
        <w:t>3.7 Инструкция пользователя</w:t>
      </w:r>
      <w:bookmarkEnd w:id="2790"/>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91" w:name="_Toc230173236"/>
      <w:r w:rsidRPr="00097C1B">
        <w:rPr>
          <w:rFonts w:ascii="Times New Roman" w:hAnsi="Times New Roman"/>
          <w:b w:val="0"/>
          <w:bCs w:val="0"/>
          <w:sz w:val="28"/>
          <w:szCs w:val="28"/>
        </w:rPr>
        <w:t>3.7.1 Установка</w:t>
      </w:r>
      <w:bookmarkEnd w:id="2791"/>
    </w:p>
    <w:p w:rsidR="00DD110C" w:rsidRPr="007226B0" w:rsidRDefault="00DD110C" w:rsidP="00097C1B">
      <w:pPr>
        <w:numPr>
          <w:ilvl w:val="0"/>
          <w:numId w:val="97"/>
        </w:numPr>
        <w:spacing w:line="360" w:lineRule="auto"/>
        <w:jc w:val="both"/>
        <w:textAlignment w:val="baseline"/>
        <w:rPr>
          <w:sz w:val="28"/>
          <w:szCs w:val="28"/>
        </w:rPr>
      </w:pPr>
      <w:r w:rsidRPr="007226B0">
        <w:rPr>
          <w:sz w:val="28"/>
          <w:szCs w:val="28"/>
        </w:rPr>
        <w:t>Скачайте установочный файл для вашей платформы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exe</w:t>
      </w:r>
      <w:proofErr w:type="spellEnd"/>
      <w:r w:rsidRPr="007226B0">
        <w:rPr>
          <w:sz w:val="28"/>
          <w:szCs w:val="28"/>
        </w:rPr>
        <w:t xml:space="preserve"> для Windows,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dmg</w:t>
      </w:r>
      <w:proofErr w:type="spellEnd"/>
      <w:r w:rsidRPr="007226B0">
        <w:rPr>
          <w:sz w:val="28"/>
          <w:szCs w:val="28"/>
        </w:rPr>
        <w:t xml:space="preserve"> для </w:t>
      </w:r>
      <w:proofErr w:type="spellStart"/>
      <w:r w:rsidRPr="007226B0">
        <w:rPr>
          <w:sz w:val="28"/>
          <w:szCs w:val="28"/>
        </w:rPr>
        <w:t>macOS</w:t>
      </w:r>
      <w:proofErr w:type="spellEnd"/>
      <w:proofErr w:type="gramStart"/>
      <w:r w:rsidRPr="007226B0">
        <w:rPr>
          <w:sz w:val="28"/>
          <w:szCs w:val="28"/>
        </w:rPr>
        <w:t xml:space="preserve">,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AppImage</w:t>
      </w:r>
      <w:proofErr w:type="spellEnd"/>
      <w:proofErr w:type="gramEnd"/>
      <w:r w:rsidRPr="007226B0">
        <w:rPr>
          <w:sz w:val="28"/>
          <w:szCs w:val="28"/>
        </w:rPr>
        <w:t xml:space="preserve"> для Linux,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apk</w:t>
      </w:r>
      <w:proofErr w:type="spellEnd"/>
      <w:proofErr w:type="gramStart"/>
      <w:r w:rsidRPr="007226B0">
        <w:rPr>
          <w:sz w:val="28"/>
          <w:szCs w:val="28"/>
        </w:rPr>
        <w:t>/</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ipa</w:t>
      </w:r>
      <w:proofErr w:type="spellEnd"/>
      <w:proofErr w:type="gramEnd"/>
      <w:r w:rsidRPr="007226B0">
        <w:rPr>
          <w:sz w:val="28"/>
          <w:szCs w:val="28"/>
        </w:rPr>
        <w:t xml:space="preserve"> для мобильных).</w:t>
      </w:r>
    </w:p>
    <w:p w:rsidR="00DD110C" w:rsidRPr="007226B0" w:rsidRDefault="00DD110C" w:rsidP="00097C1B">
      <w:pPr>
        <w:numPr>
          <w:ilvl w:val="0"/>
          <w:numId w:val="97"/>
        </w:numPr>
        <w:spacing w:after="120" w:line="360" w:lineRule="auto"/>
        <w:jc w:val="both"/>
        <w:textAlignment w:val="baseline"/>
        <w:rPr>
          <w:sz w:val="28"/>
          <w:szCs w:val="28"/>
        </w:rPr>
      </w:pPr>
      <w:r w:rsidRPr="007226B0">
        <w:rPr>
          <w:sz w:val="28"/>
          <w:szCs w:val="28"/>
        </w:rPr>
        <w:t>Запустите установщик и следуйте инструкциям.</w:t>
      </w:r>
    </w:p>
    <w:p w:rsidR="00DD110C" w:rsidRPr="007226B0" w:rsidRDefault="00DD110C" w:rsidP="00097C1B">
      <w:pPr>
        <w:numPr>
          <w:ilvl w:val="0"/>
          <w:numId w:val="97"/>
        </w:numPr>
        <w:spacing w:line="360" w:lineRule="auto"/>
        <w:jc w:val="both"/>
        <w:textAlignment w:val="baseline"/>
        <w:rPr>
          <w:sz w:val="28"/>
          <w:szCs w:val="28"/>
        </w:rPr>
      </w:pPr>
      <w:r w:rsidRPr="007226B0">
        <w:rPr>
          <w:sz w:val="28"/>
          <w:szCs w:val="28"/>
        </w:rPr>
        <w:t>При первом запуске приложение создаст локальную базу данных автоматически.</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92" w:name="_Toc230173237"/>
      <w:r w:rsidRPr="00097C1B">
        <w:rPr>
          <w:rFonts w:ascii="Times New Roman" w:hAnsi="Times New Roman"/>
          <w:b w:val="0"/>
          <w:bCs w:val="0"/>
          <w:sz w:val="28"/>
          <w:szCs w:val="28"/>
        </w:rPr>
        <w:lastRenderedPageBreak/>
        <w:t>3.7.2 Запуск</w:t>
      </w:r>
      <w:bookmarkEnd w:id="2792"/>
    </w:p>
    <w:p w:rsidR="00DD110C" w:rsidRPr="007226B0" w:rsidRDefault="00DD110C" w:rsidP="00097C1B">
      <w:pPr>
        <w:numPr>
          <w:ilvl w:val="0"/>
          <w:numId w:val="98"/>
        </w:numPr>
        <w:spacing w:after="120" w:line="360" w:lineRule="auto"/>
        <w:jc w:val="both"/>
        <w:textAlignment w:val="baseline"/>
        <w:rPr>
          <w:sz w:val="28"/>
          <w:szCs w:val="28"/>
        </w:rPr>
      </w:pPr>
      <w:r w:rsidRPr="007226B0">
        <w:rPr>
          <w:sz w:val="28"/>
          <w:szCs w:val="28"/>
        </w:rPr>
        <w:t>Откройте приложение «</w:t>
      </w:r>
      <w:proofErr w:type="spellStart"/>
      <w:r w:rsidRPr="007226B0">
        <w:rPr>
          <w:sz w:val="28"/>
          <w:szCs w:val="28"/>
        </w:rPr>
        <w:t>PassGen</w:t>
      </w:r>
      <w:proofErr w:type="spellEnd"/>
      <w:r w:rsidRPr="007226B0">
        <w:rPr>
          <w:sz w:val="28"/>
          <w:szCs w:val="28"/>
        </w:rPr>
        <w:t>».</w:t>
      </w:r>
    </w:p>
    <w:p w:rsidR="00DD110C" w:rsidRPr="007226B0" w:rsidRDefault="00DD110C" w:rsidP="00097C1B">
      <w:pPr>
        <w:numPr>
          <w:ilvl w:val="0"/>
          <w:numId w:val="98"/>
        </w:numPr>
        <w:spacing w:after="120" w:line="360" w:lineRule="auto"/>
        <w:jc w:val="both"/>
        <w:textAlignment w:val="baseline"/>
        <w:rPr>
          <w:sz w:val="28"/>
          <w:szCs w:val="28"/>
        </w:rPr>
      </w:pPr>
      <w:r w:rsidRPr="007226B0">
        <w:rPr>
          <w:sz w:val="28"/>
          <w:szCs w:val="28"/>
        </w:rPr>
        <w:t>При первом запуске будет предложено создать мастер-PIN.</w:t>
      </w:r>
    </w:p>
    <w:p w:rsidR="00DD110C" w:rsidRPr="007226B0" w:rsidRDefault="00DD110C" w:rsidP="00097C1B">
      <w:pPr>
        <w:numPr>
          <w:ilvl w:val="0"/>
          <w:numId w:val="98"/>
        </w:numPr>
        <w:spacing w:after="120" w:line="360" w:lineRule="auto"/>
        <w:jc w:val="both"/>
        <w:textAlignment w:val="baseline"/>
        <w:rPr>
          <w:sz w:val="28"/>
          <w:szCs w:val="28"/>
        </w:rPr>
      </w:pPr>
      <w:r w:rsidRPr="007226B0">
        <w:rPr>
          <w:sz w:val="28"/>
          <w:szCs w:val="28"/>
        </w:rPr>
        <w:t>Введите PIN (4–6 цифр) и подтвердите.</w:t>
      </w:r>
    </w:p>
    <w:p w:rsidR="00DD110C" w:rsidRPr="007226B0" w:rsidRDefault="00DD110C" w:rsidP="00097C1B">
      <w:pPr>
        <w:numPr>
          <w:ilvl w:val="0"/>
          <w:numId w:val="98"/>
        </w:numPr>
        <w:spacing w:line="360" w:lineRule="auto"/>
        <w:jc w:val="both"/>
        <w:textAlignment w:val="baseline"/>
        <w:rPr>
          <w:sz w:val="28"/>
          <w:szCs w:val="28"/>
        </w:rPr>
      </w:pPr>
      <w:r w:rsidRPr="007226B0">
        <w:rPr>
          <w:sz w:val="28"/>
          <w:szCs w:val="28"/>
        </w:rPr>
        <w:t>Приложение готово к использованию.</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93" w:name="_Toc230173238"/>
      <w:r w:rsidRPr="00097C1B">
        <w:rPr>
          <w:rFonts w:ascii="Times New Roman" w:hAnsi="Times New Roman"/>
          <w:b w:val="0"/>
          <w:bCs w:val="0"/>
          <w:sz w:val="28"/>
          <w:szCs w:val="28"/>
        </w:rPr>
        <w:t>3.7.3 Создание PIN</w:t>
      </w:r>
      <w:bookmarkEnd w:id="2793"/>
    </w:p>
    <w:p w:rsidR="00DD110C" w:rsidRPr="007226B0" w:rsidRDefault="00DD110C" w:rsidP="00097C1B">
      <w:pPr>
        <w:numPr>
          <w:ilvl w:val="0"/>
          <w:numId w:val="99"/>
        </w:numPr>
        <w:spacing w:after="120" w:line="360" w:lineRule="auto"/>
        <w:jc w:val="both"/>
        <w:textAlignment w:val="baseline"/>
        <w:rPr>
          <w:sz w:val="28"/>
          <w:szCs w:val="28"/>
        </w:rPr>
      </w:pPr>
      <w:r w:rsidRPr="007226B0">
        <w:rPr>
          <w:sz w:val="28"/>
          <w:szCs w:val="28"/>
        </w:rPr>
        <w:t>На экране приветствия нажмите «Создать PIN».</w:t>
      </w:r>
    </w:p>
    <w:p w:rsidR="00DD110C" w:rsidRPr="007226B0" w:rsidRDefault="00DD110C" w:rsidP="00097C1B">
      <w:pPr>
        <w:numPr>
          <w:ilvl w:val="0"/>
          <w:numId w:val="99"/>
        </w:numPr>
        <w:spacing w:after="120" w:line="360" w:lineRule="auto"/>
        <w:jc w:val="both"/>
        <w:textAlignment w:val="baseline"/>
        <w:rPr>
          <w:sz w:val="28"/>
          <w:szCs w:val="28"/>
        </w:rPr>
      </w:pPr>
      <w:r w:rsidRPr="007226B0">
        <w:rPr>
          <w:sz w:val="28"/>
          <w:szCs w:val="28"/>
        </w:rPr>
        <w:t>Введите желаемый PIN (минимум 4 цифры).</w:t>
      </w:r>
    </w:p>
    <w:p w:rsidR="00DD110C" w:rsidRPr="007226B0" w:rsidRDefault="00DD110C" w:rsidP="00097C1B">
      <w:pPr>
        <w:numPr>
          <w:ilvl w:val="0"/>
          <w:numId w:val="99"/>
        </w:numPr>
        <w:spacing w:after="120" w:line="360" w:lineRule="auto"/>
        <w:jc w:val="both"/>
        <w:textAlignment w:val="baseline"/>
        <w:rPr>
          <w:sz w:val="28"/>
          <w:szCs w:val="28"/>
        </w:rPr>
      </w:pPr>
      <w:r w:rsidRPr="007226B0">
        <w:rPr>
          <w:sz w:val="28"/>
          <w:szCs w:val="28"/>
        </w:rPr>
        <w:t>Повторите PIN для подтверждения.</w:t>
      </w:r>
    </w:p>
    <w:p w:rsidR="00DD110C" w:rsidRPr="007226B0" w:rsidRDefault="00DD110C" w:rsidP="00097C1B">
      <w:pPr>
        <w:numPr>
          <w:ilvl w:val="0"/>
          <w:numId w:val="99"/>
        </w:numPr>
        <w:spacing w:after="120" w:line="360" w:lineRule="auto"/>
        <w:jc w:val="both"/>
        <w:textAlignment w:val="baseline"/>
        <w:rPr>
          <w:sz w:val="28"/>
          <w:szCs w:val="28"/>
        </w:rPr>
      </w:pPr>
      <w:r w:rsidRPr="007226B0">
        <w:rPr>
          <w:sz w:val="28"/>
          <w:szCs w:val="28"/>
        </w:rPr>
        <w:t>При несовпадении — повторите ввод.</w:t>
      </w:r>
    </w:p>
    <w:p w:rsidR="00DD110C" w:rsidRPr="007226B0" w:rsidRDefault="00DD110C" w:rsidP="00097C1B">
      <w:pPr>
        <w:numPr>
          <w:ilvl w:val="0"/>
          <w:numId w:val="99"/>
        </w:numPr>
        <w:spacing w:line="360" w:lineRule="auto"/>
        <w:jc w:val="both"/>
        <w:textAlignment w:val="baseline"/>
        <w:rPr>
          <w:sz w:val="28"/>
          <w:szCs w:val="28"/>
        </w:rPr>
      </w:pPr>
      <w:r w:rsidRPr="007226B0">
        <w:rPr>
          <w:sz w:val="28"/>
          <w:szCs w:val="28"/>
        </w:rPr>
        <w:t>PIN сохраняется в защищённом виде (PBKDF2).</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94" w:name="_Toc230173239"/>
      <w:r w:rsidRPr="00097C1B">
        <w:rPr>
          <w:rFonts w:ascii="Times New Roman" w:hAnsi="Times New Roman"/>
          <w:b w:val="0"/>
          <w:bCs w:val="0"/>
          <w:sz w:val="28"/>
          <w:szCs w:val="28"/>
        </w:rPr>
        <w:t>3.7.4 Добавление записи</w:t>
      </w:r>
      <w:bookmarkEnd w:id="2794"/>
    </w:p>
    <w:p w:rsidR="00DD110C" w:rsidRPr="007226B0" w:rsidRDefault="00DD110C" w:rsidP="00097C1B">
      <w:pPr>
        <w:numPr>
          <w:ilvl w:val="0"/>
          <w:numId w:val="100"/>
        </w:numPr>
        <w:spacing w:after="120" w:line="360" w:lineRule="auto"/>
        <w:jc w:val="both"/>
        <w:textAlignment w:val="baseline"/>
        <w:rPr>
          <w:sz w:val="28"/>
          <w:szCs w:val="28"/>
        </w:rPr>
      </w:pPr>
      <w:r w:rsidRPr="007226B0">
        <w:rPr>
          <w:sz w:val="28"/>
          <w:szCs w:val="28"/>
        </w:rPr>
        <w:t>На главном экране нажмите кнопку «+».</w:t>
      </w:r>
    </w:p>
    <w:p w:rsidR="00DD110C" w:rsidRPr="007226B0" w:rsidRDefault="00DD110C" w:rsidP="00097C1B">
      <w:pPr>
        <w:numPr>
          <w:ilvl w:val="0"/>
          <w:numId w:val="100"/>
        </w:numPr>
        <w:spacing w:after="120" w:line="360" w:lineRule="auto"/>
        <w:jc w:val="both"/>
        <w:textAlignment w:val="baseline"/>
        <w:rPr>
          <w:sz w:val="28"/>
          <w:szCs w:val="28"/>
        </w:rPr>
      </w:pPr>
      <w:r w:rsidRPr="007226B0">
        <w:rPr>
          <w:sz w:val="28"/>
          <w:szCs w:val="28"/>
        </w:rPr>
        <w:t>Заполните поля: название, логин, пароль, URL (опционально), заметки.</w:t>
      </w:r>
    </w:p>
    <w:p w:rsidR="00DD110C" w:rsidRPr="007226B0" w:rsidRDefault="00DD110C" w:rsidP="00097C1B">
      <w:pPr>
        <w:numPr>
          <w:ilvl w:val="0"/>
          <w:numId w:val="100"/>
        </w:numPr>
        <w:spacing w:after="120" w:line="360" w:lineRule="auto"/>
        <w:jc w:val="both"/>
        <w:textAlignment w:val="baseline"/>
        <w:rPr>
          <w:sz w:val="28"/>
          <w:szCs w:val="28"/>
        </w:rPr>
      </w:pPr>
      <w:r w:rsidRPr="007226B0">
        <w:rPr>
          <w:sz w:val="28"/>
          <w:szCs w:val="28"/>
        </w:rPr>
        <w:t>Выберите категорию из списка или создайте новую.</w:t>
      </w:r>
    </w:p>
    <w:p w:rsidR="00DD110C" w:rsidRPr="007226B0" w:rsidRDefault="00DD110C" w:rsidP="00097C1B">
      <w:pPr>
        <w:numPr>
          <w:ilvl w:val="0"/>
          <w:numId w:val="100"/>
        </w:numPr>
        <w:spacing w:after="120" w:line="360" w:lineRule="auto"/>
        <w:jc w:val="both"/>
        <w:textAlignment w:val="baseline"/>
        <w:rPr>
          <w:sz w:val="28"/>
          <w:szCs w:val="28"/>
        </w:rPr>
      </w:pPr>
      <w:r w:rsidRPr="007226B0">
        <w:rPr>
          <w:sz w:val="28"/>
          <w:szCs w:val="28"/>
        </w:rPr>
        <w:t>Нажмите «Сохранить».</w:t>
      </w:r>
    </w:p>
    <w:p w:rsidR="00DD110C" w:rsidRPr="007226B0" w:rsidRDefault="00DD110C" w:rsidP="00097C1B">
      <w:pPr>
        <w:numPr>
          <w:ilvl w:val="0"/>
          <w:numId w:val="100"/>
        </w:numPr>
        <w:spacing w:line="360" w:lineRule="auto"/>
        <w:jc w:val="both"/>
        <w:textAlignment w:val="baseline"/>
        <w:rPr>
          <w:sz w:val="28"/>
          <w:szCs w:val="28"/>
        </w:rPr>
      </w:pPr>
      <w:r w:rsidRPr="007226B0">
        <w:rPr>
          <w:sz w:val="28"/>
          <w:szCs w:val="28"/>
        </w:rPr>
        <w:t>Запись появится в списке с иконкой категории.</w:t>
      </w: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bookmarkStart w:id="2795" w:name="_Toc230173240"/>
      <w:r w:rsidRPr="00097C1B">
        <w:rPr>
          <w:rFonts w:ascii="Times New Roman" w:hAnsi="Times New Roman"/>
          <w:b w:val="0"/>
          <w:bCs w:val="0"/>
          <w:sz w:val="28"/>
          <w:szCs w:val="28"/>
        </w:rPr>
        <w:t>3.7.5 Генерация пароля</w:t>
      </w:r>
      <w:bookmarkEnd w:id="2795"/>
    </w:p>
    <w:p w:rsidR="00DD110C" w:rsidRPr="007226B0" w:rsidRDefault="00DD110C" w:rsidP="00097C1B">
      <w:pPr>
        <w:numPr>
          <w:ilvl w:val="0"/>
          <w:numId w:val="101"/>
        </w:numPr>
        <w:spacing w:after="120" w:line="360" w:lineRule="auto"/>
        <w:jc w:val="both"/>
        <w:textAlignment w:val="baseline"/>
        <w:rPr>
          <w:sz w:val="28"/>
          <w:szCs w:val="28"/>
        </w:rPr>
      </w:pPr>
      <w:r w:rsidRPr="007226B0">
        <w:rPr>
          <w:sz w:val="28"/>
          <w:szCs w:val="28"/>
        </w:rPr>
        <w:t>Перейдите на вкладку «Генератор».</w:t>
      </w:r>
    </w:p>
    <w:p w:rsidR="00DD110C" w:rsidRPr="007226B0" w:rsidRDefault="00DD110C" w:rsidP="00097C1B">
      <w:pPr>
        <w:numPr>
          <w:ilvl w:val="0"/>
          <w:numId w:val="101"/>
        </w:numPr>
        <w:spacing w:after="120" w:line="360" w:lineRule="auto"/>
        <w:jc w:val="both"/>
        <w:textAlignment w:val="baseline"/>
        <w:rPr>
          <w:sz w:val="28"/>
          <w:szCs w:val="28"/>
        </w:rPr>
      </w:pPr>
      <w:r w:rsidRPr="007226B0">
        <w:rPr>
          <w:sz w:val="28"/>
          <w:szCs w:val="28"/>
        </w:rPr>
        <w:t>Настройте параметры: длину, набор символов.</w:t>
      </w:r>
    </w:p>
    <w:p w:rsidR="00DD110C" w:rsidRPr="007226B0" w:rsidRDefault="00DD110C" w:rsidP="00097C1B">
      <w:pPr>
        <w:numPr>
          <w:ilvl w:val="0"/>
          <w:numId w:val="101"/>
        </w:numPr>
        <w:spacing w:after="120" w:line="360" w:lineRule="auto"/>
        <w:jc w:val="both"/>
        <w:textAlignment w:val="baseline"/>
        <w:rPr>
          <w:sz w:val="28"/>
          <w:szCs w:val="28"/>
        </w:rPr>
      </w:pPr>
      <w:r w:rsidRPr="007226B0">
        <w:rPr>
          <w:sz w:val="28"/>
          <w:szCs w:val="28"/>
        </w:rPr>
        <w:t>Нажмите «Сгенерировать».</w:t>
      </w:r>
    </w:p>
    <w:p w:rsidR="00DD110C" w:rsidRPr="007226B0" w:rsidRDefault="00DD110C" w:rsidP="00097C1B">
      <w:pPr>
        <w:numPr>
          <w:ilvl w:val="0"/>
          <w:numId w:val="101"/>
        </w:numPr>
        <w:spacing w:after="120" w:line="360" w:lineRule="auto"/>
        <w:jc w:val="both"/>
        <w:textAlignment w:val="baseline"/>
        <w:rPr>
          <w:sz w:val="28"/>
          <w:szCs w:val="28"/>
        </w:rPr>
      </w:pPr>
      <w:r w:rsidRPr="007226B0">
        <w:rPr>
          <w:sz w:val="28"/>
          <w:szCs w:val="28"/>
        </w:rPr>
        <w:t>Оцените сложность по индикатору.</w:t>
      </w:r>
    </w:p>
    <w:p w:rsidR="00DD110C" w:rsidRPr="007226B0" w:rsidRDefault="00DD110C" w:rsidP="00097C1B">
      <w:pPr>
        <w:numPr>
          <w:ilvl w:val="0"/>
          <w:numId w:val="101"/>
        </w:numPr>
        <w:spacing w:line="360" w:lineRule="auto"/>
        <w:jc w:val="both"/>
        <w:textAlignment w:val="baseline"/>
        <w:rPr>
          <w:sz w:val="28"/>
          <w:szCs w:val="28"/>
        </w:rPr>
      </w:pPr>
      <w:r w:rsidRPr="007226B0">
        <w:rPr>
          <w:sz w:val="28"/>
          <w:szCs w:val="28"/>
        </w:rPr>
        <w:lastRenderedPageBreak/>
        <w:t>Нажмите «Копировать» или «Сохранить в хранилище».</w:t>
      </w:r>
    </w:p>
    <w:p w:rsidR="00DD110C" w:rsidRPr="00097C1B" w:rsidRDefault="00FB3776" w:rsidP="00097C1B">
      <w:pPr>
        <w:pStyle w:val="3"/>
        <w:spacing w:before="360" w:after="240" w:line="360" w:lineRule="auto"/>
        <w:jc w:val="both"/>
        <w:textAlignment w:val="baseline"/>
        <w:rPr>
          <w:rFonts w:ascii="Times New Roman" w:hAnsi="Times New Roman"/>
          <w:b w:val="0"/>
          <w:bCs w:val="0"/>
          <w:sz w:val="28"/>
          <w:szCs w:val="28"/>
        </w:rPr>
      </w:pPr>
      <w:bookmarkStart w:id="2796" w:name="_Toc230173241"/>
      <w:bookmarkStart w:id="2797" w:name="_Toc230173244"/>
      <w:ins w:id="2798" w:author="Sasha Azazlov" w:date="2026-05-19T13:45:00Z" w16du:dateUtc="2026-05-19T10:45:00Z">
        <w:r>
          <w:rPr>
            <w:noProof/>
          </w:rPr>
          <w:drawing>
            <wp:anchor distT="0" distB="0" distL="114300" distR="114300" simplePos="0" relativeHeight="251660288" behindDoc="0" locked="0" layoutInCell="1" allowOverlap="1" wp14:anchorId="5E2A1E4B" wp14:editId="0B2E0C8D">
              <wp:simplePos x="0" y="0"/>
              <wp:positionH relativeFrom="column">
                <wp:posOffset>-7620</wp:posOffset>
              </wp:positionH>
              <wp:positionV relativeFrom="paragraph">
                <wp:posOffset>227330</wp:posOffset>
              </wp:positionV>
              <wp:extent cx="2192655" cy="3557270"/>
              <wp:effectExtent l="0" t="0" r="0" b="0"/>
              <wp:wrapSquare wrapText="bothSides"/>
              <wp:docPr id="301965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65711" name="Рисунок 3019657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92655" cy="3557270"/>
                      </a:xfrm>
                      <a:prstGeom prst="rect">
                        <a:avLst/>
                      </a:prstGeom>
                    </pic:spPr>
                  </pic:pic>
                </a:graphicData>
              </a:graphic>
              <wp14:sizeRelH relativeFrom="page">
                <wp14:pctWidth>0</wp14:pctWidth>
              </wp14:sizeRelH>
              <wp14:sizeRelV relativeFrom="page">
                <wp14:pctHeight>0</wp14:pctHeight>
              </wp14:sizeRelV>
            </wp:anchor>
          </w:drawing>
        </w:r>
      </w:ins>
      <w:bookmarkEnd w:id="2797"/>
      <w:r w:rsidR="00DD110C" w:rsidRPr="00097C1B">
        <w:rPr>
          <w:rFonts w:ascii="Times New Roman" w:hAnsi="Times New Roman"/>
          <w:b w:val="0"/>
          <w:bCs w:val="0"/>
          <w:sz w:val="28"/>
          <w:szCs w:val="28"/>
        </w:rPr>
        <w:t>3.7.6 Экспорт данных</w:t>
      </w:r>
      <w:bookmarkEnd w:id="2796"/>
    </w:p>
    <w:p w:rsidR="00DD110C" w:rsidRPr="007226B0" w:rsidRDefault="00DD110C" w:rsidP="00097C1B">
      <w:pPr>
        <w:numPr>
          <w:ilvl w:val="0"/>
          <w:numId w:val="102"/>
        </w:numPr>
        <w:spacing w:after="120" w:line="360" w:lineRule="auto"/>
        <w:jc w:val="both"/>
        <w:textAlignment w:val="baseline"/>
        <w:rPr>
          <w:sz w:val="28"/>
          <w:szCs w:val="28"/>
        </w:rPr>
      </w:pPr>
      <w:r w:rsidRPr="007226B0">
        <w:rPr>
          <w:sz w:val="28"/>
          <w:szCs w:val="28"/>
        </w:rPr>
        <w:t>Откройте «Настройки» → «Резервное копирование».</w:t>
      </w:r>
    </w:p>
    <w:p w:rsidR="00DD110C" w:rsidRPr="007226B0" w:rsidRDefault="00DD110C" w:rsidP="00097C1B">
      <w:pPr>
        <w:numPr>
          <w:ilvl w:val="0"/>
          <w:numId w:val="102"/>
        </w:numPr>
        <w:spacing w:after="120" w:line="360" w:lineRule="auto"/>
        <w:jc w:val="both"/>
        <w:textAlignment w:val="baseline"/>
        <w:rPr>
          <w:sz w:val="28"/>
          <w:szCs w:val="28"/>
        </w:rPr>
      </w:pPr>
      <w:r w:rsidRPr="007226B0">
        <w:rPr>
          <w:sz w:val="28"/>
          <w:szCs w:val="28"/>
        </w:rPr>
        <w:t>Нажмите «Экспорт».</w:t>
      </w:r>
    </w:p>
    <w:p w:rsidR="00DD110C" w:rsidRPr="007226B0" w:rsidRDefault="00DD110C" w:rsidP="00097C1B">
      <w:pPr>
        <w:numPr>
          <w:ilvl w:val="0"/>
          <w:numId w:val="102"/>
        </w:numPr>
        <w:spacing w:after="120" w:line="360" w:lineRule="auto"/>
        <w:jc w:val="both"/>
        <w:textAlignment w:val="baseline"/>
        <w:rPr>
          <w:sz w:val="28"/>
          <w:szCs w:val="28"/>
        </w:rPr>
      </w:pPr>
      <w:r w:rsidRPr="007226B0">
        <w:rPr>
          <w:sz w:val="28"/>
          <w:szCs w:val="28"/>
        </w:rPr>
        <w:t>Введите PIN для подтверждения.</w:t>
      </w:r>
    </w:p>
    <w:p w:rsidR="00DD110C" w:rsidRPr="007226B0" w:rsidRDefault="00DD110C" w:rsidP="00097C1B">
      <w:pPr>
        <w:numPr>
          <w:ilvl w:val="0"/>
          <w:numId w:val="102"/>
        </w:numPr>
        <w:spacing w:line="360" w:lineRule="auto"/>
        <w:jc w:val="both"/>
        <w:textAlignment w:val="baseline"/>
        <w:rPr>
          <w:sz w:val="28"/>
          <w:szCs w:val="28"/>
        </w:rPr>
      </w:pPr>
      <w:r w:rsidRPr="007226B0">
        <w:rPr>
          <w:sz w:val="28"/>
          <w:szCs w:val="28"/>
        </w:rPr>
        <w:t xml:space="preserve">Выберите место сохранения </w:t>
      </w:r>
      <w:proofErr w:type="gramStart"/>
      <w:r w:rsidRPr="007226B0">
        <w:rPr>
          <w:sz w:val="28"/>
          <w:szCs w:val="28"/>
        </w:rPr>
        <w:t xml:space="preserve">файла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passgen</w:t>
      </w:r>
      <w:proofErr w:type="spellEnd"/>
      <w:proofErr w:type="gramEnd"/>
      <w:r w:rsidRPr="007226B0">
        <w:rPr>
          <w:sz w:val="28"/>
          <w:szCs w:val="28"/>
        </w:rPr>
        <w:t>.</w:t>
      </w:r>
    </w:p>
    <w:p w:rsidR="00DD110C" w:rsidRPr="007226B0" w:rsidRDefault="00DD110C" w:rsidP="00097C1B">
      <w:pPr>
        <w:numPr>
          <w:ilvl w:val="0"/>
          <w:numId w:val="102"/>
        </w:numPr>
        <w:spacing w:line="360" w:lineRule="auto"/>
        <w:jc w:val="both"/>
        <w:textAlignment w:val="baseline"/>
        <w:rPr>
          <w:sz w:val="28"/>
          <w:szCs w:val="28"/>
        </w:rPr>
      </w:pPr>
      <w:r w:rsidRPr="007226B0">
        <w:rPr>
          <w:sz w:val="28"/>
          <w:szCs w:val="28"/>
        </w:rPr>
        <w:t>Файл зашифрован и может быть перенесён на другое устройство.</w:t>
      </w:r>
    </w:p>
    <w:p w:rsidR="000D33C5" w:rsidRDefault="000D33C5" w:rsidP="00097C1B">
      <w:pPr>
        <w:pStyle w:val="3"/>
        <w:spacing w:before="360" w:after="240" w:line="360" w:lineRule="auto"/>
        <w:jc w:val="both"/>
        <w:textAlignment w:val="baseline"/>
        <w:rPr>
          <w:ins w:id="2799" w:author="Sasha Azazlov" w:date="2026-05-27T10:58:00Z" w16du:dateUtc="2026-05-27T07:58:00Z"/>
          <w:rFonts w:ascii="Times New Roman" w:hAnsi="Times New Roman"/>
          <w:b w:val="0"/>
          <w:bCs w:val="0"/>
          <w:sz w:val="28"/>
          <w:szCs w:val="28"/>
        </w:rPr>
      </w:pPr>
      <w:bookmarkStart w:id="2800" w:name="_Toc230173242"/>
    </w:p>
    <w:p w:rsidR="000D33C5" w:rsidRDefault="000D33C5" w:rsidP="00097C1B">
      <w:pPr>
        <w:pStyle w:val="3"/>
        <w:spacing w:before="360" w:after="240" w:line="360" w:lineRule="auto"/>
        <w:jc w:val="both"/>
        <w:textAlignment w:val="baseline"/>
        <w:rPr>
          <w:ins w:id="2801" w:author="Sasha Azazlov" w:date="2026-05-27T10:58:00Z" w16du:dateUtc="2026-05-27T07:58:00Z"/>
          <w:rFonts w:ascii="Times New Roman" w:hAnsi="Times New Roman"/>
          <w:b w:val="0"/>
          <w:bCs w:val="0"/>
          <w:sz w:val="28"/>
          <w:szCs w:val="28"/>
        </w:rPr>
      </w:pPr>
    </w:p>
    <w:p w:rsidR="00DD110C" w:rsidRPr="00097C1B" w:rsidRDefault="00DD110C" w:rsidP="00097C1B">
      <w:pPr>
        <w:pStyle w:val="3"/>
        <w:spacing w:before="360" w:after="240" w:line="360" w:lineRule="auto"/>
        <w:jc w:val="both"/>
        <w:textAlignment w:val="baseline"/>
        <w:rPr>
          <w:rFonts w:ascii="Times New Roman" w:hAnsi="Times New Roman"/>
          <w:b w:val="0"/>
          <w:bCs w:val="0"/>
          <w:sz w:val="28"/>
          <w:szCs w:val="28"/>
        </w:rPr>
      </w:pPr>
      <w:r w:rsidRPr="00097C1B">
        <w:rPr>
          <w:rFonts w:ascii="Times New Roman" w:hAnsi="Times New Roman"/>
          <w:b w:val="0"/>
          <w:bCs w:val="0"/>
          <w:sz w:val="28"/>
          <w:szCs w:val="28"/>
        </w:rPr>
        <w:t>3.7.7 Импорт данных</w:t>
      </w:r>
      <w:bookmarkEnd w:id="2800"/>
    </w:p>
    <w:p w:rsidR="00DD110C" w:rsidRPr="007226B0" w:rsidRDefault="00DD110C" w:rsidP="00097C1B">
      <w:pPr>
        <w:numPr>
          <w:ilvl w:val="0"/>
          <w:numId w:val="103"/>
        </w:numPr>
        <w:spacing w:after="120" w:line="360" w:lineRule="auto"/>
        <w:jc w:val="both"/>
        <w:textAlignment w:val="baseline"/>
        <w:rPr>
          <w:sz w:val="28"/>
          <w:szCs w:val="28"/>
        </w:rPr>
      </w:pPr>
      <w:r w:rsidRPr="007226B0">
        <w:rPr>
          <w:sz w:val="28"/>
          <w:szCs w:val="28"/>
        </w:rPr>
        <w:t>Откройте «Настройки» → «Резервное копирование».</w:t>
      </w:r>
    </w:p>
    <w:p w:rsidR="00DD110C" w:rsidRPr="007226B0" w:rsidRDefault="00DD110C" w:rsidP="00097C1B">
      <w:pPr>
        <w:numPr>
          <w:ilvl w:val="0"/>
          <w:numId w:val="103"/>
        </w:numPr>
        <w:spacing w:after="120" w:line="360" w:lineRule="auto"/>
        <w:jc w:val="both"/>
        <w:textAlignment w:val="baseline"/>
        <w:rPr>
          <w:sz w:val="28"/>
          <w:szCs w:val="28"/>
        </w:rPr>
      </w:pPr>
      <w:r w:rsidRPr="007226B0">
        <w:rPr>
          <w:sz w:val="28"/>
          <w:szCs w:val="28"/>
        </w:rPr>
        <w:t>Нажмите «Импорт».</w:t>
      </w:r>
    </w:p>
    <w:p w:rsidR="00DD110C" w:rsidRPr="007226B0" w:rsidRDefault="00DD110C" w:rsidP="00097C1B">
      <w:pPr>
        <w:numPr>
          <w:ilvl w:val="0"/>
          <w:numId w:val="103"/>
        </w:numPr>
        <w:spacing w:line="360" w:lineRule="auto"/>
        <w:jc w:val="both"/>
        <w:textAlignment w:val="baseline"/>
        <w:rPr>
          <w:sz w:val="28"/>
          <w:szCs w:val="28"/>
        </w:rPr>
      </w:pPr>
      <w:r w:rsidRPr="007226B0">
        <w:rPr>
          <w:sz w:val="28"/>
          <w:szCs w:val="28"/>
        </w:rPr>
        <w:t xml:space="preserve">Выберите </w:t>
      </w:r>
      <w:proofErr w:type="gramStart"/>
      <w:r w:rsidRPr="007226B0">
        <w:rPr>
          <w:sz w:val="28"/>
          <w:szCs w:val="28"/>
        </w:rPr>
        <w:t xml:space="preserve">файл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passgen</w:t>
      </w:r>
      <w:proofErr w:type="spellEnd"/>
      <w:proofErr w:type="gramEnd"/>
      <w:r w:rsidRPr="007226B0">
        <w:rPr>
          <w:sz w:val="28"/>
          <w:szCs w:val="28"/>
        </w:rPr>
        <w:t>.</w:t>
      </w:r>
    </w:p>
    <w:p w:rsidR="00DD110C" w:rsidRPr="007226B0" w:rsidRDefault="00DD110C" w:rsidP="00097C1B">
      <w:pPr>
        <w:numPr>
          <w:ilvl w:val="0"/>
          <w:numId w:val="103"/>
        </w:numPr>
        <w:spacing w:after="120" w:line="360" w:lineRule="auto"/>
        <w:jc w:val="both"/>
        <w:textAlignment w:val="baseline"/>
        <w:rPr>
          <w:sz w:val="28"/>
          <w:szCs w:val="28"/>
        </w:rPr>
      </w:pPr>
      <w:r w:rsidRPr="007226B0">
        <w:rPr>
          <w:sz w:val="28"/>
          <w:szCs w:val="28"/>
        </w:rPr>
        <w:t>Введите PIN, использовавшийся при экспорте.</w:t>
      </w:r>
    </w:p>
    <w:p w:rsidR="00DD110C" w:rsidRPr="007226B0" w:rsidRDefault="00DD110C" w:rsidP="00097C1B">
      <w:pPr>
        <w:numPr>
          <w:ilvl w:val="0"/>
          <w:numId w:val="103"/>
        </w:numPr>
        <w:spacing w:line="360" w:lineRule="auto"/>
        <w:jc w:val="both"/>
        <w:textAlignment w:val="baseline"/>
        <w:rPr>
          <w:sz w:val="28"/>
          <w:szCs w:val="28"/>
        </w:rPr>
      </w:pPr>
      <w:r w:rsidRPr="007226B0">
        <w:rPr>
          <w:sz w:val="28"/>
          <w:szCs w:val="28"/>
        </w:rPr>
        <w:t>Данные восстановлены. Существующие записи не удаляются (объединение).</w:t>
      </w:r>
    </w:p>
    <w:p w:rsidR="00DD110C" w:rsidRPr="00097C1B" w:rsidRDefault="00DD110C" w:rsidP="00097C1B">
      <w:pPr>
        <w:pStyle w:val="2"/>
        <w:spacing w:before="360" w:beforeAutospacing="0" w:after="240" w:afterAutospacing="0" w:line="360" w:lineRule="auto"/>
        <w:jc w:val="both"/>
        <w:textAlignment w:val="baseline"/>
        <w:rPr>
          <w:b w:val="0"/>
          <w:bCs w:val="0"/>
          <w:sz w:val="28"/>
          <w:szCs w:val="28"/>
        </w:rPr>
      </w:pPr>
      <w:bookmarkStart w:id="2802" w:name="_Toc230173243"/>
      <w:r w:rsidRPr="00097C1B">
        <w:rPr>
          <w:b w:val="0"/>
          <w:bCs w:val="0"/>
          <w:sz w:val="28"/>
          <w:szCs w:val="28"/>
        </w:rPr>
        <w:t>3.8 Скриншоты приложения</w:t>
      </w:r>
      <w:bookmarkEnd w:id="2802"/>
    </w:p>
    <w:p w:rsidR="00DD110C" w:rsidRPr="007226B0" w:rsidDel="001560A6" w:rsidRDefault="00DD110C" w:rsidP="00097C1B">
      <w:pPr>
        <w:spacing w:line="360" w:lineRule="auto"/>
        <w:jc w:val="both"/>
        <w:textAlignment w:val="baseline"/>
        <w:rPr>
          <w:del w:id="2803" w:author="Sasha Azazlov" w:date="2026-05-19T13:52:00Z" w16du:dateUtc="2026-05-19T10:52:00Z"/>
          <w:sz w:val="28"/>
          <w:szCs w:val="28"/>
        </w:rPr>
      </w:pPr>
      <w:del w:id="2804" w:author="Sasha Azazlov" w:date="2026-05-19T13:52:00Z" w16du:dateUtc="2026-05-19T10:52:00Z">
        <w:r w:rsidRPr="00A94E51" w:rsidDel="001560A6">
          <w:rPr>
            <w:rStyle w:val="af"/>
            <w:sz w:val="28"/>
            <w:szCs w:val="28"/>
            <w:bdr w:val="none" w:sz="0" w:space="0" w:color="auto" w:frame="1"/>
          </w:rPr>
          <w:delText>Примечание:</w:delText>
        </w:r>
        <w:r w:rsidRPr="00A94E51" w:rsidDel="001560A6">
          <w:rPr>
            <w:sz w:val="28"/>
            <w:szCs w:val="28"/>
          </w:rPr>
          <w:delText xml:space="preserve"> В окончательной версии дипломной работы в данном разделе размещаются скриншоты рабочего приложения. Ниже приведено описание экранов, подлежащих иллюстрации.</w:delText>
        </w:r>
      </w:del>
    </w:p>
    <w:p w:rsidR="00F87A1F" w:rsidRPr="001F2857" w:rsidRDefault="00DD110C" w:rsidP="001F2857">
      <w:pPr>
        <w:pStyle w:val="3"/>
        <w:spacing w:before="360" w:after="240" w:line="360" w:lineRule="auto"/>
        <w:jc w:val="both"/>
        <w:textAlignment w:val="baseline"/>
        <w:rPr>
          <w:rFonts w:ascii="Times New Roman" w:hAnsi="Times New Roman"/>
          <w:b w:val="0"/>
          <w:bCs w:val="0"/>
          <w:sz w:val="28"/>
          <w:szCs w:val="28"/>
        </w:rPr>
      </w:pPr>
      <w:bookmarkStart w:id="2805" w:name="_Toc230173245"/>
      <w:r w:rsidRPr="00097C1B">
        <w:rPr>
          <w:rFonts w:ascii="Times New Roman" w:hAnsi="Times New Roman"/>
          <w:b w:val="0"/>
          <w:bCs w:val="0"/>
          <w:sz w:val="28"/>
          <w:szCs w:val="28"/>
        </w:rPr>
        <w:t>3.8.1 Экран входа</w:t>
      </w:r>
      <w:bookmarkEnd w:id="2805"/>
    </w:p>
    <w:p w:rsidR="00DD110C" w:rsidRPr="007226B0" w:rsidRDefault="00DD110C" w:rsidP="00097C1B">
      <w:pPr>
        <w:numPr>
          <w:ilvl w:val="0"/>
          <w:numId w:val="104"/>
        </w:numPr>
        <w:spacing w:after="120" w:line="360" w:lineRule="auto"/>
        <w:jc w:val="both"/>
        <w:textAlignment w:val="baseline"/>
        <w:rPr>
          <w:sz w:val="28"/>
          <w:szCs w:val="28"/>
        </w:rPr>
      </w:pPr>
      <w:r w:rsidRPr="007226B0">
        <w:rPr>
          <w:sz w:val="28"/>
          <w:szCs w:val="28"/>
        </w:rPr>
        <w:t>Минималистичный интерфейс с логотипом приложения.</w:t>
      </w:r>
    </w:p>
    <w:p w:rsidR="00DD110C" w:rsidRPr="007226B0" w:rsidRDefault="00DD110C" w:rsidP="00097C1B">
      <w:pPr>
        <w:numPr>
          <w:ilvl w:val="0"/>
          <w:numId w:val="104"/>
        </w:numPr>
        <w:spacing w:after="120" w:line="360" w:lineRule="auto"/>
        <w:jc w:val="both"/>
        <w:textAlignment w:val="baseline"/>
        <w:rPr>
          <w:sz w:val="28"/>
          <w:szCs w:val="28"/>
        </w:rPr>
      </w:pPr>
      <w:r w:rsidRPr="007226B0">
        <w:rPr>
          <w:sz w:val="28"/>
          <w:szCs w:val="28"/>
        </w:rPr>
        <w:t>Поле ввода PIN с точечной маской.</w:t>
      </w:r>
    </w:p>
    <w:p w:rsidR="00DD110C" w:rsidRPr="007226B0" w:rsidRDefault="00DD110C" w:rsidP="00097C1B">
      <w:pPr>
        <w:numPr>
          <w:ilvl w:val="0"/>
          <w:numId w:val="104"/>
        </w:numPr>
        <w:spacing w:after="120" w:line="360" w:lineRule="auto"/>
        <w:jc w:val="both"/>
        <w:textAlignment w:val="baseline"/>
        <w:rPr>
          <w:sz w:val="28"/>
          <w:szCs w:val="28"/>
        </w:rPr>
      </w:pPr>
      <w:r w:rsidRPr="007226B0">
        <w:rPr>
          <w:sz w:val="28"/>
          <w:szCs w:val="28"/>
        </w:rPr>
        <w:lastRenderedPageBreak/>
        <w:t>Индикатор оставшихся попыток (при неудаче).</w:t>
      </w:r>
    </w:p>
    <w:p w:rsidR="00DD110C" w:rsidRPr="007226B0" w:rsidDel="000B1E3A" w:rsidRDefault="00DD110C" w:rsidP="00097C1B">
      <w:pPr>
        <w:numPr>
          <w:ilvl w:val="0"/>
          <w:numId w:val="104"/>
        </w:numPr>
        <w:spacing w:line="360" w:lineRule="auto"/>
        <w:jc w:val="both"/>
        <w:textAlignment w:val="baseline"/>
        <w:rPr>
          <w:del w:id="2806" w:author="Sasha Azazlov" w:date="2026-05-27T10:58:00Z" w16du:dateUtc="2026-05-27T07:58:00Z"/>
          <w:sz w:val="28"/>
          <w:szCs w:val="28"/>
        </w:rPr>
      </w:pPr>
      <w:r w:rsidRPr="007226B0">
        <w:rPr>
          <w:sz w:val="28"/>
          <w:szCs w:val="28"/>
        </w:rPr>
        <w:t>Кнопка биометрической аутентификации (если доступна).</w:t>
      </w:r>
    </w:p>
    <w:p w:rsidR="0049504C" w:rsidRPr="000B1E3A" w:rsidRDefault="0049504C" w:rsidP="000B1E3A">
      <w:pPr>
        <w:numPr>
          <w:ilvl w:val="0"/>
          <w:numId w:val="104"/>
        </w:numPr>
        <w:spacing w:line="360" w:lineRule="auto"/>
        <w:jc w:val="both"/>
        <w:textAlignment w:val="baseline"/>
        <w:rPr>
          <w:ins w:id="2807" w:author="Sasha Azazlov" w:date="2026-05-27T10:56:00Z" w16du:dateUtc="2026-05-27T07:56:00Z"/>
          <w:sz w:val="28"/>
          <w:szCs w:val="28"/>
          <w:rPrChange w:id="2808" w:author="Sasha Azazlov" w:date="2026-05-27T10:58:00Z" w16du:dateUtc="2026-05-27T07:58:00Z">
            <w:rPr>
              <w:ins w:id="2809" w:author="Sasha Azazlov" w:date="2026-05-27T10:56:00Z" w16du:dateUtc="2026-05-27T07:56:00Z"/>
              <w:b w:val="0"/>
              <w:bCs w:val="0"/>
            </w:rPr>
          </w:rPrChange>
        </w:rPr>
        <w:pPrChange w:id="2810" w:author="Sasha Azazlov" w:date="2026-05-27T10:58:00Z" w16du:dateUtc="2026-05-27T07:58:00Z">
          <w:pPr>
            <w:pStyle w:val="3"/>
            <w:spacing w:before="360" w:after="240" w:line="360" w:lineRule="auto"/>
            <w:jc w:val="both"/>
            <w:textAlignment w:val="baseline"/>
          </w:pPr>
        </w:pPrChange>
      </w:pPr>
      <w:bookmarkStart w:id="2811" w:name="_Toc230173246"/>
    </w:p>
    <w:p w:rsidR="00DD110C" w:rsidRDefault="00DD110C" w:rsidP="00097C1B">
      <w:pPr>
        <w:pStyle w:val="3"/>
        <w:spacing w:before="360" w:after="240" w:line="360" w:lineRule="auto"/>
        <w:jc w:val="both"/>
        <w:textAlignment w:val="baseline"/>
        <w:rPr>
          <w:ins w:id="2812" w:author="Sasha Azazlov" w:date="2026-05-19T13:47:00Z" w16du:dateUtc="2026-05-19T10:47:00Z"/>
          <w:rFonts w:ascii="Times New Roman" w:hAnsi="Times New Roman"/>
          <w:b w:val="0"/>
          <w:bCs w:val="0"/>
          <w:sz w:val="28"/>
          <w:szCs w:val="28"/>
        </w:rPr>
      </w:pPr>
      <w:r w:rsidRPr="00097C1B">
        <w:rPr>
          <w:rFonts w:ascii="Times New Roman" w:hAnsi="Times New Roman"/>
          <w:b w:val="0"/>
          <w:bCs w:val="0"/>
          <w:sz w:val="28"/>
          <w:szCs w:val="28"/>
        </w:rPr>
        <w:t>3.8.2 Экран генератора</w:t>
      </w:r>
      <w:bookmarkEnd w:id="2811"/>
    </w:p>
    <w:p w:rsidR="001A17ED" w:rsidRPr="001A17ED" w:rsidRDefault="001A17ED">
      <w:pPr>
        <w:rPr>
          <w:b/>
          <w:bCs/>
          <w:rPrChange w:id="2813" w:author="Sasha Azazlov" w:date="2026-05-19T13:47:00Z" w16du:dateUtc="2026-05-19T10:47:00Z">
            <w:rPr>
              <w:rFonts w:ascii="Times New Roman" w:hAnsi="Times New Roman"/>
              <w:b w:val="0"/>
              <w:bCs w:val="0"/>
              <w:sz w:val="28"/>
              <w:szCs w:val="28"/>
            </w:rPr>
          </w:rPrChange>
        </w:rPr>
        <w:pPrChange w:id="2814" w:author="Sasha Azazlov" w:date="2026-05-19T13:47:00Z" w16du:dateUtc="2026-05-19T10:47:00Z">
          <w:pPr>
            <w:pStyle w:val="3"/>
            <w:spacing w:before="360" w:after="240" w:line="360" w:lineRule="auto"/>
            <w:jc w:val="both"/>
            <w:textAlignment w:val="baseline"/>
          </w:pPr>
        </w:pPrChange>
      </w:pPr>
      <w:ins w:id="2815" w:author="Sasha Azazlov" w:date="2026-05-19T13:47:00Z" w16du:dateUtc="2026-05-19T10:47:00Z">
        <w:r>
          <w:rPr>
            <w:noProof/>
          </w:rPr>
          <w:drawing>
            <wp:anchor distT="0" distB="0" distL="114300" distR="114300" simplePos="0" relativeHeight="251661312" behindDoc="0" locked="0" layoutInCell="1" allowOverlap="1" wp14:anchorId="34A5C3B5" wp14:editId="03418006">
              <wp:simplePos x="0" y="0"/>
              <wp:positionH relativeFrom="column">
                <wp:posOffset>0</wp:posOffset>
              </wp:positionH>
              <wp:positionV relativeFrom="paragraph">
                <wp:posOffset>1270</wp:posOffset>
              </wp:positionV>
              <wp:extent cx="2390115" cy="3874911"/>
              <wp:effectExtent l="0" t="0" r="0" b="0"/>
              <wp:wrapSquare wrapText="bothSides"/>
              <wp:docPr id="1138940648" name="Рисунок 2"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940648" name="Рисунок 2" descr="Изображение выглядит как текст, снимок экрана, программное обеспечение, Значок на компьютере&#10;&#10;Содержимое, созданное искусственным интеллектом, может быть неверным."/>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90115" cy="3874911"/>
                      </a:xfrm>
                      <a:prstGeom prst="rect">
                        <a:avLst/>
                      </a:prstGeom>
                    </pic:spPr>
                  </pic:pic>
                </a:graphicData>
              </a:graphic>
              <wp14:sizeRelH relativeFrom="page">
                <wp14:pctWidth>0</wp14:pctWidth>
              </wp14:sizeRelH>
              <wp14:sizeRelV relativeFrom="page">
                <wp14:pctHeight>0</wp14:pctHeight>
              </wp14:sizeRelV>
            </wp:anchor>
          </w:drawing>
        </w:r>
      </w:ins>
    </w:p>
    <w:p w:rsidR="00DD110C" w:rsidRPr="007226B0" w:rsidRDefault="00DD110C" w:rsidP="00097C1B">
      <w:pPr>
        <w:numPr>
          <w:ilvl w:val="0"/>
          <w:numId w:val="105"/>
        </w:numPr>
        <w:spacing w:after="120" w:line="360" w:lineRule="auto"/>
        <w:jc w:val="both"/>
        <w:textAlignment w:val="baseline"/>
        <w:rPr>
          <w:sz w:val="28"/>
          <w:szCs w:val="28"/>
        </w:rPr>
      </w:pPr>
      <w:r w:rsidRPr="007226B0">
        <w:rPr>
          <w:sz w:val="28"/>
          <w:szCs w:val="28"/>
        </w:rPr>
        <w:t>Центральное поле с крупным шрифтом для отображения пароля.</w:t>
      </w:r>
    </w:p>
    <w:p w:rsidR="00DD110C" w:rsidRPr="007226B0" w:rsidRDefault="00DD110C" w:rsidP="00097C1B">
      <w:pPr>
        <w:numPr>
          <w:ilvl w:val="0"/>
          <w:numId w:val="105"/>
        </w:numPr>
        <w:spacing w:after="120" w:line="360" w:lineRule="auto"/>
        <w:jc w:val="both"/>
        <w:textAlignment w:val="baseline"/>
        <w:rPr>
          <w:sz w:val="28"/>
          <w:szCs w:val="28"/>
        </w:rPr>
      </w:pPr>
      <w:r w:rsidRPr="007226B0">
        <w:rPr>
          <w:sz w:val="28"/>
          <w:szCs w:val="28"/>
        </w:rPr>
        <w:t>Цветная шкала сложности (</w:t>
      </w:r>
      <w:proofErr w:type="spellStart"/>
      <w:r w:rsidRPr="007226B0">
        <w:rPr>
          <w:sz w:val="28"/>
          <w:szCs w:val="28"/>
        </w:rPr>
        <w:t>zxcvbn</w:t>
      </w:r>
      <w:proofErr w:type="spellEnd"/>
      <w:r w:rsidRPr="007226B0">
        <w:rPr>
          <w:sz w:val="28"/>
          <w:szCs w:val="28"/>
        </w:rPr>
        <w:t>) под полем.</w:t>
      </w:r>
    </w:p>
    <w:p w:rsidR="00DD110C" w:rsidRPr="007226B0" w:rsidRDefault="00DD110C" w:rsidP="00097C1B">
      <w:pPr>
        <w:numPr>
          <w:ilvl w:val="0"/>
          <w:numId w:val="105"/>
        </w:numPr>
        <w:spacing w:after="120" w:line="360" w:lineRule="auto"/>
        <w:jc w:val="both"/>
        <w:textAlignment w:val="baseline"/>
        <w:rPr>
          <w:sz w:val="28"/>
          <w:szCs w:val="28"/>
        </w:rPr>
      </w:pPr>
      <w:r w:rsidRPr="007226B0">
        <w:rPr>
          <w:sz w:val="28"/>
          <w:szCs w:val="28"/>
        </w:rPr>
        <w:t>Панель настроек с чекбоксами и слайдером.</w:t>
      </w:r>
    </w:p>
    <w:p w:rsidR="00DD110C" w:rsidDel="006E5387" w:rsidRDefault="00DD110C" w:rsidP="006E5387">
      <w:pPr>
        <w:numPr>
          <w:ilvl w:val="0"/>
          <w:numId w:val="105"/>
        </w:numPr>
        <w:spacing w:line="360" w:lineRule="auto"/>
        <w:jc w:val="both"/>
        <w:textAlignment w:val="baseline"/>
        <w:rPr>
          <w:del w:id="2816" w:author="Sasha Azazlov" w:date="2026-05-19T13:53:00Z" w16du:dateUtc="2026-05-19T10:53:00Z"/>
          <w:sz w:val="28"/>
          <w:szCs w:val="28"/>
        </w:rPr>
      </w:pPr>
      <w:r w:rsidRPr="007226B0">
        <w:rPr>
          <w:sz w:val="28"/>
          <w:szCs w:val="28"/>
        </w:rPr>
        <w:t>FAB-кнопки: обновить, копировать, сохранить.</w:t>
      </w:r>
    </w:p>
    <w:p w:rsidR="006E5387" w:rsidRPr="007226B0" w:rsidRDefault="006E5387" w:rsidP="00097C1B">
      <w:pPr>
        <w:numPr>
          <w:ilvl w:val="0"/>
          <w:numId w:val="105"/>
        </w:numPr>
        <w:spacing w:line="360" w:lineRule="auto"/>
        <w:jc w:val="both"/>
        <w:textAlignment w:val="baseline"/>
        <w:rPr>
          <w:ins w:id="2817" w:author="Sasha Azazlov" w:date="2026-05-19T13:53:00Z" w16du:dateUtc="2026-05-19T10:53:00Z"/>
          <w:sz w:val="28"/>
          <w:szCs w:val="28"/>
        </w:rPr>
      </w:pPr>
    </w:p>
    <w:p w:rsidR="006E5387" w:rsidRDefault="006E5387" w:rsidP="006E5387">
      <w:pPr>
        <w:spacing w:line="360" w:lineRule="auto"/>
        <w:ind w:left="720"/>
        <w:jc w:val="both"/>
        <w:textAlignment w:val="baseline"/>
        <w:rPr>
          <w:ins w:id="2818" w:author="Sasha Azazlov" w:date="2026-05-19T13:53:00Z" w16du:dateUtc="2026-05-19T10:53:00Z"/>
          <w:sz w:val="28"/>
          <w:szCs w:val="28"/>
        </w:rPr>
      </w:pPr>
    </w:p>
    <w:p w:rsidR="006E5387" w:rsidRDefault="006E5387" w:rsidP="006E5387">
      <w:pPr>
        <w:spacing w:line="360" w:lineRule="auto"/>
        <w:ind w:left="720"/>
        <w:jc w:val="both"/>
        <w:textAlignment w:val="baseline"/>
        <w:rPr>
          <w:ins w:id="2819" w:author="Sasha Azazlov" w:date="2026-05-19T13:53:00Z" w16du:dateUtc="2026-05-19T10:53:00Z"/>
          <w:sz w:val="28"/>
          <w:szCs w:val="28"/>
        </w:rPr>
      </w:pPr>
    </w:p>
    <w:p w:rsidR="006E5387" w:rsidRDefault="006E5387" w:rsidP="006E5387">
      <w:pPr>
        <w:spacing w:line="360" w:lineRule="auto"/>
        <w:ind w:left="720"/>
        <w:jc w:val="both"/>
        <w:textAlignment w:val="baseline"/>
        <w:rPr>
          <w:ins w:id="2820" w:author="Sasha Azazlov" w:date="2026-05-19T13:53:00Z" w16du:dateUtc="2026-05-19T10:53:00Z"/>
          <w:sz w:val="28"/>
          <w:szCs w:val="28"/>
        </w:rPr>
      </w:pPr>
    </w:p>
    <w:p w:rsidR="006E5387" w:rsidRDefault="006E5387" w:rsidP="006E5387">
      <w:pPr>
        <w:spacing w:line="360" w:lineRule="auto"/>
        <w:ind w:left="720"/>
        <w:jc w:val="both"/>
        <w:textAlignment w:val="baseline"/>
        <w:rPr>
          <w:ins w:id="2821" w:author="Sasha Azazlov" w:date="2026-05-19T13:53:00Z" w16du:dateUtc="2026-05-19T10:53:00Z"/>
          <w:sz w:val="28"/>
          <w:szCs w:val="28"/>
        </w:rPr>
      </w:pPr>
    </w:p>
    <w:p w:rsidR="006E5387" w:rsidRDefault="006E5387" w:rsidP="006E5387">
      <w:pPr>
        <w:spacing w:line="360" w:lineRule="auto"/>
        <w:ind w:left="720"/>
        <w:jc w:val="both"/>
        <w:textAlignment w:val="baseline"/>
        <w:rPr>
          <w:ins w:id="2822" w:author="Sasha Azazlov" w:date="2026-05-19T13:53:00Z" w16du:dateUtc="2026-05-19T10:53:00Z"/>
          <w:sz w:val="28"/>
          <w:szCs w:val="28"/>
        </w:rPr>
      </w:pPr>
    </w:p>
    <w:p w:rsidR="00CD7908" w:rsidRDefault="00CD7908" w:rsidP="006E5387">
      <w:pPr>
        <w:spacing w:line="360" w:lineRule="auto"/>
        <w:ind w:left="720"/>
        <w:jc w:val="both"/>
        <w:textAlignment w:val="baseline"/>
        <w:rPr>
          <w:ins w:id="2823" w:author="Sasha Azazlov" w:date="2026-05-19T13:54:00Z" w16du:dateUtc="2026-05-19T10:54:00Z"/>
          <w:sz w:val="28"/>
          <w:szCs w:val="28"/>
        </w:rPr>
      </w:pPr>
    </w:p>
    <w:p w:rsidR="00E269D5" w:rsidRPr="006E5387" w:rsidDel="00EB1EA4" w:rsidRDefault="00293615" w:rsidP="00897D11">
      <w:pPr>
        <w:spacing w:line="360" w:lineRule="auto"/>
        <w:jc w:val="both"/>
        <w:textAlignment w:val="baseline"/>
        <w:rPr>
          <w:del w:id="2824" w:author="Sasha Azazlov" w:date="2026-05-27T10:32:00Z" w16du:dateUtc="2026-05-27T07:32:00Z"/>
          <w:sz w:val="28"/>
          <w:szCs w:val="28"/>
          <w:rPrChange w:id="2825" w:author="Sasha Azazlov" w:date="2026-05-19T13:53:00Z" w16du:dateUtc="2026-05-19T10:53:00Z">
            <w:rPr>
              <w:del w:id="2826" w:author="Sasha Azazlov" w:date="2026-05-27T10:32:00Z" w16du:dateUtc="2026-05-27T07:32:00Z"/>
            </w:rPr>
          </w:rPrChange>
        </w:rPr>
        <w:pPrChange w:id="2827" w:author="Sasha Azazlov" w:date="2026-05-20T12:13:00Z" w16du:dateUtc="2026-05-20T09:13:00Z">
          <w:pPr>
            <w:pStyle w:val="3"/>
            <w:spacing w:before="360" w:after="240" w:line="360" w:lineRule="auto"/>
            <w:jc w:val="both"/>
            <w:textAlignment w:val="baseline"/>
          </w:pPr>
        </w:pPrChange>
      </w:pPr>
      <w:ins w:id="2828" w:author="Sasha Azazlov" w:date="2026-05-27T10:32:00Z" w16du:dateUtc="2026-05-27T07:32:00Z">
        <w:r>
          <w:rPr>
            <w:noProof/>
            <w:sz w:val="28"/>
            <w:szCs w:val="28"/>
          </w:rPr>
          <w:drawing>
            <wp:anchor distT="0" distB="0" distL="114300" distR="114300" simplePos="0" relativeHeight="251665408" behindDoc="0" locked="0" layoutInCell="1" allowOverlap="1">
              <wp:simplePos x="0" y="0"/>
              <wp:positionH relativeFrom="column">
                <wp:posOffset>1905</wp:posOffset>
              </wp:positionH>
              <wp:positionV relativeFrom="paragraph">
                <wp:posOffset>243205</wp:posOffset>
              </wp:positionV>
              <wp:extent cx="2019300" cy="3218815"/>
              <wp:effectExtent l="0" t="0" r="0" b="0"/>
              <wp:wrapSquare wrapText="bothSides"/>
              <wp:docPr id="20804145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14528" name="Рисунок 20804145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19300" cy="3218815"/>
                      </a:xfrm>
                      <a:prstGeom prst="rect">
                        <a:avLst/>
                      </a:prstGeom>
                    </pic:spPr>
                  </pic:pic>
                </a:graphicData>
              </a:graphic>
              <wp14:sizeRelH relativeFrom="page">
                <wp14:pctWidth>0</wp14:pctWidth>
              </wp14:sizeRelH>
              <wp14:sizeRelV relativeFrom="page">
                <wp14:pctHeight>0</wp14:pctHeight>
              </wp14:sizeRelV>
            </wp:anchor>
          </w:drawing>
        </w:r>
      </w:ins>
      <w:r w:rsidR="00DD110C" w:rsidRPr="006E5387">
        <w:rPr>
          <w:sz w:val="28"/>
          <w:szCs w:val="28"/>
          <w:rPrChange w:id="2829" w:author="Sasha Azazlov" w:date="2026-05-19T13:53:00Z" w16du:dateUtc="2026-05-19T10:53:00Z">
            <w:rPr>
              <w:b w:val="0"/>
              <w:bCs w:val="0"/>
            </w:rPr>
          </w:rPrChange>
        </w:rPr>
        <w:t>3.8.3 Экран хранилища</w:t>
      </w:r>
    </w:p>
    <w:p w:rsidR="00EB1EA4" w:rsidRPr="00EB1EA4" w:rsidRDefault="00EB1EA4" w:rsidP="00EB1EA4">
      <w:pPr>
        <w:spacing w:line="360" w:lineRule="auto"/>
        <w:jc w:val="both"/>
        <w:textAlignment w:val="baseline"/>
        <w:rPr>
          <w:ins w:id="2830" w:author="Sasha Azazlov" w:date="2026-05-27T10:32:00Z" w16du:dateUtc="2026-05-27T07:32:00Z"/>
          <w:sz w:val="28"/>
          <w:szCs w:val="28"/>
          <w:rPrChange w:id="2831" w:author="Sasha Azazlov" w:date="2026-05-27T10:32:00Z" w16du:dateUtc="2026-05-27T07:32:00Z">
            <w:rPr>
              <w:ins w:id="2832" w:author="Sasha Azazlov" w:date="2026-05-27T10:32:00Z" w16du:dateUtc="2026-05-27T07:32:00Z"/>
              <w:sz w:val="28"/>
              <w:szCs w:val="28"/>
              <w:lang w:val="en-US"/>
            </w:rPr>
          </w:rPrChange>
        </w:rPr>
        <w:pPrChange w:id="2833" w:author="Sasha Azazlov" w:date="2026-05-27T10:32:00Z" w16du:dateUtc="2026-05-27T07:32:00Z">
          <w:pPr>
            <w:numPr>
              <w:numId w:val="106"/>
            </w:numPr>
            <w:tabs>
              <w:tab w:val="num" w:pos="720"/>
            </w:tabs>
            <w:spacing w:after="120" w:line="360" w:lineRule="auto"/>
            <w:ind w:left="720" w:hanging="360"/>
            <w:jc w:val="both"/>
            <w:textAlignment w:val="baseline"/>
          </w:pPr>
        </w:pPrChange>
      </w:pPr>
    </w:p>
    <w:p w:rsidR="00EB1EA4" w:rsidRPr="00EB1EA4" w:rsidRDefault="00EB1EA4" w:rsidP="00EB1EA4">
      <w:pPr>
        <w:spacing w:after="120" w:line="360" w:lineRule="auto"/>
        <w:jc w:val="both"/>
        <w:textAlignment w:val="baseline"/>
        <w:rPr>
          <w:ins w:id="2834" w:author="Sasha Azazlov" w:date="2026-05-27T10:33:00Z" w16du:dateUtc="2026-05-27T07:33:00Z"/>
          <w:sz w:val="28"/>
          <w:szCs w:val="28"/>
          <w:rPrChange w:id="2835" w:author="Sasha Azazlov" w:date="2026-05-27T10:33:00Z" w16du:dateUtc="2026-05-27T07:33:00Z">
            <w:rPr>
              <w:ins w:id="2836" w:author="Sasha Azazlov" w:date="2026-05-27T10:33:00Z" w16du:dateUtc="2026-05-27T07:33:00Z"/>
              <w:sz w:val="28"/>
              <w:szCs w:val="28"/>
              <w:lang w:val="en-US"/>
            </w:rPr>
          </w:rPrChange>
        </w:rPr>
        <w:pPrChange w:id="2837" w:author="Sasha Azazlov" w:date="2026-05-27T10:33:00Z" w16du:dateUtc="2026-05-27T07:33:00Z">
          <w:pPr>
            <w:numPr>
              <w:numId w:val="106"/>
            </w:numPr>
            <w:tabs>
              <w:tab w:val="num" w:pos="720"/>
            </w:tabs>
            <w:spacing w:after="120" w:line="360" w:lineRule="auto"/>
            <w:ind w:left="720" w:hanging="360"/>
            <w:jc w:val="both"/>
            <w:textAlignment w:val="baseline"/>
          </w:pPr>
        </w:pPrChange>
      </w:pPr>
    </w:p>
    <w:p w:rsidR="00DD110C" w:rsidRPr="007226B0" w:rsidRDefault="00DD110C" w:rsidP="00097C1B">
      <w:pPr>
        <w:numPr>
          <w:ilvl w:val="0"/>
          <w:numId w:val="106"/>
        </w:numPr>
        <w:spacing w:after="120" w:line="360" w:lineRule="auto"/>
        <w:jc w:val="both"/>
        <w:textAlignment w:val="baseline"/>
        <w:rPr>
          <w:sz w:val="28"/>
          <w:szCs w:val="28"/>
        </w:rPr>
      </w:pPr>
      <w:r w:rsidRPr="007226B0">
        <w:rPr>
          <w:sz w:val="28"/>
          <w:szCs w:val="28"/>
        </w:rPr>
        <w:t>Список записей с иконками категорий.</w:t>
      </w:r>
    </w:p>
    <w:p w:rsidR="00DD110C" w:rsidRPr="007226B0" w:rsidRDefault="00DD110C" w:rsidP="00097C1B">
      <w:pPr>
        <w:numPr>
          <w:ilvl w:val="0"/>
          <w:numId w:val="106"/>
        </w:numPr>
        <w:spacing w:after="120" w:line="360" w:lineRule="auto"/>
        <w:jc w:val="both"/>
        <w:textAlignment w:val="baseline"/>
        <w:rPr>
          <w:sz w:val="28"/>
          <w:szCs w:val="28"/>
        </w:rPr>
      </w:pPr>
      <w:r w:rsidRPr="007226B0">
        <w:rPr>
          <w:sz w:val="28"/>
          <w:szCs w:val="28"/>
        </w:rPr>
        <w:t>Поисковая строка в верхней части.</w:t>
      </w:r>
    </w:p>
    <w:p w:rsidR="00DD110C" w:rsidRPr="007226B0" w:rsidRDefault="00DD110C" w:rsidP="00097C1B">
      <w:pPr>
        <w:numPr>
          <w:ilvl w:val="0"/>
          <w:numId w:val="106"/>
        </w:numPr>
        <w:spacing w:after="120" w:line="360" w:lineRule="auto"/>
        <w:jc w:val="both"/>
        <w:textAlignment w:val="baseline"/>
        <w:rPr>
          <w:sz w:val="28"/>
          <w:szCs w:val="28"/>
        </w:rPr>
      </w:pPr>
      <w:proofErr w:type="spellStart"/>
      <w:r w:rsidRPr="007226B0">
        <w:rPr>
          <w:sz w:val="28"/>
          <w:szCs w:val="28"/>
        </w:rPr>
        <w:t>Свайп</w:t>
      </w:r>
      <w:proofErr w:type="spellEnd"/>
      <w:r w:rsidRPr="007226B0">
        <w:rPr>
          <w:sz w:val="28"/>
          <w:szCs w:val="28"/>
        </w:rPr>
        <w:t>-действия: копировать (право), удалить (лево).</w:t>
      </w:r>
    </w:p>
    <w:p w:rsidR="00DD110C" w:rsidRPr="007226B0" w:rsidDel="004F19E2" w:rsidRDefault="00DD110C" w:rsidP="00097C1B">
      <w:pPr>
        <w:numPr>
          <w:ilvl w:val="0"/>
          <w:numId w:val="106"/>
        </w:numPr>
        <w:spacing w:line="360" w:lineRule="auto"/>
        <w:jc w:val="both"/>
        <w:textAlignment w:val="baseline"/>
        <w:rPr>
          <w:del w:id="2838" w:author="Sasha Azazlov" w:date="2026-05-20T12:42:00Z" w16du:dateUtc="2026-05-20T09:42:00Z"/>
          <w:sz w:val="28"/>
          <w:szCs w:val="28"/>
        </w:rPr>
      </w:pPr>
      <w:r w:rsidRPr="007226B0">
        <w:rPr>
          <w:sz w:val="28"/>
          <w:szCs w:val="28"/>
        </w:rPr>
        <w:t>Раскрывающаяся карточка с деталями при нажатии.</w:t>
      </w:r>
    </w:p>
    <w:p w:rsidR="00013198" w:rsidRPr="004F19E2" w:rsidRDefault="00013198" w:rsidP="004F19E2">
      <w:pPr>
        <w:numPr>
          <w:ilvl w:val="0"/>
          <w:numId w:val="106"/>
        </w:numPr>
        <w:spacing w:line="360" w:lineRule="auto"/>
        <w:jc w:val="both"/>
        <w:textAlignment w:val="baseline"/>
        <w:rPr>
          <w:ins w:id="2839" w:author="Sasha Azazlov" w:date="2026-05-19T13:55:00Z" w16du:dateUtc="2026-05-19T10:55:00Z"/>
          <w:sz w:val="28"/>
          <w:szCs w:val="28"/>
          <w:rPrChange w:id="2840" w:author="Sasha Azazlov" w:date="2026-05-20T12:42:00Z" w16du:dateUtc="2026-05-20T09:42:00Z">
            <w:rPr>
              <w:ins w:id="2841" w:author="Sasha Azazlov" w:date="2026-05-19T13:55:00Z" w16du:dateUtc="2026-05-19T10:55:00Z"/>
              <w:b w:val="0"/>
              <w:bCs w:val="0"/>
            </w:rPr>
          </w:rPrChange>
        </w:rPr>
        <w:pPrChange w:id="2842" w:author="Sasha Azazlov" w:date="2026-05-20T12:42:00Z" w16du:dateUtc="2026-05-20T09:42:00Z">
          <w:pPr>
            <w:pStyle w:val="3"/>
            <w:spacing w:before="360" w:after="240" w:line="360" w:lineRule="auto"/>
            <w:jc w:val="both"/>
            <w:textAlignment w:val="baseline"/>
          </w:pPr>
        </w:pPrChange>
      </w:pPr>
    </w:p>
    <w:p w:rsidR="00DD110C" w:rsidRDefault="00DD110C" w:rsidP="00097C1B">
      <w:pPr>
        <w:pStyle w:val="3"/>
        <w:spacing w:before="360" w:after="240" w:line="360" w:lineRule="auto"/>
        <w:jc w:val="both"/>
        <w:textAlignment w:val="baseline"/>
        <w:rPr>
          <w:ins w:id="2843" w:author="Sasha Azazlov" w:date="2026-05-19T13:48:00Z" w16du:dateUtc="2026-05-19T10:48:00Z"/>
          <w:rFonts w:ascii="Times New Roman" w:hAnsi="Times New Roman"/>
          <w:b w:val="0"/>
          <w:bCs w:val="0"/>
          <w:sz w:val="28"/>
          <w:szCs w:val="28"/>
        </w:rPr>
      </w:pPr>
      <w:bookmarkStart w:id="2844" w:name="_Toc230173247"/>
      <w:r w:rsidRPr="00097C1B">
        <w:rPr>
          <w:rFonts w:ascii="Times New Roman" w:hAnsi="Times New Roman"/>
          <w:b w:val="0"/>
          <w:bCs w:val="0"/>
          <w:sz w:val="28"/>
          <w:szCs w:val="28"/>
        </w:rPr>
        <w:lastRenderedPageBreak/>
        <w:t>3.8.4 Экран настроек</w:t>
      </w:r>
      <w:bookmarkEnd w:id="2844"/>
    </w:p>
    <w:p w:rsidR="00E269D5" w:rsidRPr="00E269D5" w:rsidRDefault="00E269D5">
      <w:pPr>
        <w:rPr>
          <w:b/>
          <w:bCs/>
          <w:rPrChange w:id="2845" w:author="Sasha Azazlov" w:date="2026-05-19T13:48:00Z" w16du:dateUtc="2026-05-19T10:48:00Z">
            <w:rPr>
              <w:rFonts w:ascii="Times New Roman" w:hAnsi="Times New Roman"/>
              <w:b w:val="0"/>
              <w:bCs w:val="0"/>
              <w:sz w:val="28"/>
              <w:szCs w:val="28"/>
            </w:rPr>
          </w:rPrChange>
        </w:rPr>
        <w:pPrChange w:id="2846" w:author="Sasha Azazlov" w:date="2026-05-19T13:48:00Z" w16du:dateUtc="2026-05-19T10:48:00Z">
          <w:pPr>
            <w:pStyle w:val="3"/>
            <w:spacing w:before="360" w:after="240" w:line="360" w:lineRule="auto"/>
            <w:jc w:val="both"/>
            <w:textAlignment w:val="baseline"/>
          </w:pPr>
        </w:pPrChange>
      </w:pPr>
      <w:ins w:id="2847" w:author="Sasha Azazlov" w:date="2026-05-19T13:48:00Z" w16du:dateUtc="2026-05-19T10:48:00Z">
        <w:r>
          <w:rPr>
            <w:noProof/>
          </w:rPr>
          <w:drawing>
            <wp:anchor distT="0" distB="0" distL="114300" distR="114300" simplePos="0" relativeHeight="251663360" behindDoc="0" locked="0" layoutInCell="1" allowOverlap="1" wp14:anchorId="696C92C9" wp14:editId="3845423F">
              <wp:simplePos x="0" y="0"/>
              <wp:positionH relativeFrom="column">
                <wp:posOffset>0</wp:posOffset>
              </wp:positionH>
              <wp:positionV relativeFrom="paragraph">
                <wp:posOffset>1270</wp:posOffset>
              </wp:positionV>
              <wp:extent cx="2395682" cy="3883936"/>
              <wp:effectExtent l="0" t="0" r="0" b="2540"/>
              <wp:wrapSquare wrapText="bothSides"/>
              <wp:docPr id="578132090" name="Рисунок 4" descr="Изображение выглядит как текст, программное обеспечение, Значок на компьютере,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132090" name="Рисунок 4" descr="Изображение выглядит как текст, программное обеспечение, Значок на компьютере, число&#10;&#10;Содержимое, созданное искусственным интеллектом, может быть неверным."/>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95682" cy="3883936"/>
                      </a:xfrm>
                      <a:prstGeom prst="rect">
                        <a:avLst/>
                      </a:prstGeom>
                    </pic:spPr>
                  </pic:pic>
                </a:graphicData>
              </a:graphic>
              <wp14:sizeRelH relativeFrom="page">
                <wp14:pctWidth>0</wp14:pctWidth>
              </wp14:sizeRelH>
              <wp14:sizeRelV relativeFrom="page">
                <wp14:pctHeight>0</wp14:pctHeight>
              </wp14:sizeRelV>
            </wp:anchor>
          </w:drawing>
        </w:r>
      </w:ins>
    </w:p>
    <w:p w:rsidR="00DD110C" w:rsidRPr="007226B0" w:rsidRDefault="00DD110C" w:rsidP="00097C1B">
      <w:pPr>
        <w:numPr>
          <w:ilvl w:val="0"/>
          <w:numId w:val="107"/>
        </w:numPr>
        <w:spacing w:after="120" w:line="360" w:lineRule="auto"/>
        <w:jc w:val="both"/>
        <w:textAlignment w:val="baseline"/>
        <w:rPr>
          <w:sz w:val="28"/>
          <w:szCs w:val="28"/>
        </w:rPr>
      </w:pPr>
      <w:r w:rsidRPr="007226B0">
        <w:rPr>
          <w:sz w:val="28"/>
          <w:szCs w:val="28"/>
        </w:rPr>
        <w:t>Группы настроек: Безопасность, Генератор, Резервное копирование</w:t>
      </w:r>
      <w:proofErr w:type="gramStart"/>
      <w:r w:rsidRPr="007226B0">
        <w:rPr>
          <w:sz w:val="28"/>
          <w:szCs w:val="28"/>
        </w:rPr>
        <w:t>, О</w:t>
      </w:r>
      <w:proofErr w:type="gramEnd"/>
      <w:r w:rsidRPr="007226B0">
        <w:rPr>
          <w:sz w:val="28"/>
          <w:szCs w:val="28"/>
        </w:rPr>
        <w:t xml:space="preserve"> приложении.</w:t>
      </w:r>
    </w:p>
    <w:p w:rsidR="00DD110C" w:rsidRPr="007226B0" w:rsidRDefault="00DD110C" w:rsidP="00097C1B">
      <w:pPr>
        <w:numPr>
          <w:ilvl w:val="0"/>
          <w:numId w:val="107"/>
        </w:numPr>
        <w:spacing w:after="120" w:line="360" w:lineRule="auto"/>
        <w:jc w:val="both"/>
        <w:textAlignment w:val="baseline"/>
        <w:rPr>
          <w:sz w:val="28"/>
          <w:szCs w:val="28"/>
        </w:rPr>
      </w:pPr>
      <w:r w:rsidRPr="007226B0">
        <w:rPr>
          <w:sz w:val="28"/>
          <w:szCs w:val="28"/>
        </w:rPr>
        <w:t>Переключатели и поля ввода с валидацией.</w:t>
      </w:r>
    </w:p>
    <w:p w:rsidR="00DD110C" w:rsidDel="00293615" w:rsidRDefault="00DD110C" w:rsidP="00293615">
      <w:pPr>
        <w:rPr>
          <w:del w:id="2848" w:author="Sasha Azazlov" w:date="2026-05-19T13:54:00Z" w16du:dateUtc="2026-05-19T10:54:00Z"/>
          <w:sz w:val="28"/>
          <w:szCs w:val="28"/>
        </w:rPr>
      </w:pPr>
      <w:r w:rsidRPr="007226B0">
        <w:rPr>
          <w:sz w:val="28"/>
          <w:szCs w:val="28"/>
        </w:rPr>
        <w:t>Кнопка «Сбросить все данные» с подтверждением.</w:t>
      </w:r>
    </w:p>
    <w:p w:rsidR="00293615" w:rsidRDefault="00293615" w:rsidP="00293615">
      <w:pPr>
        <w:spacing w:line="360" w:lineRule="auto"/>
        <w:jc w:val="both"/>
        <w:textAlignment w:val="baseline"/>
        <w:rPr>
          <w:ins w:id="2849" w:author="Sasha Azazlov" w:date="2026-05-27T10:59:00Z" w16du:dateUtc="2026-05-27T07:59:00Z"/>
          <w:sz w:val="28"/>
          <w:szCs w:val="28"/>
        </w:rPr>
      </w:pPr>
    </w:p>
    <w:p w:rsidR="00293615" w:rsidRDefault="00293615" w:rsidP="00293615">
      <w:pPr>
        <w:spacing w:line="360" w:lineRule="auto"/>
        <w:jc w:val="both"/>
        <w:textAlignment w:val="baseline"/>
        <w:rPr>
          <w:ins w:id="2850" w:author="Sasha Azazlov" w:date="2026-05-27T10:59:00Z" w16du:dateUtc="2026-05-27T07:59:00Z"/>
          <w:sz w:val="28"/>
          <w:szCs w:val="28"/>
        </w:rPr>
      </w:pPr>
    </w:p>
    <w:p w:rsidR="00293615" w:rsidRDefault="00293615" w:rsidP="00293615">
      <w:pPr>
        <w:spacing w:line="360" w:lineRule="auto"/>
        <w:jc w:val="both"/>
        <w:textAlignment w:val="baseline"/>
        <w:rPr>
          <w:ins w:id="2851" w:author="Sasha Azazlov" w:date="2026-05-27T10:59:00Z" w16du:dateUtc="2026-05-27T07:59:00Z"/>
          <w:sz w:val="28"/>
          <w:szCs w:val="28"/>
        </w:rPr>
      </w:pPr>
    </w:p>
    <w:p w:rsidR="00293615" w:rsidRDefault="00293615" w:rsidP="00293615">
      <w:pPr>
        <w:spacing w:line="360" w:lineRule="auto"/>
        <w:jc w:val="both"/>
        <w:textAlignment w:val="baseline"/>
        <w:rPr>
          <w:ins w:id="2852" w:author="Sasha Azazlov" w:date="2026-05-27T10:59:00Z" w16du:dateUtc="2026-05-27T07:59:00Z"/>
          <w:sz w:val="28"/>
          <w:szCs w:val="28"/>
        </w:rPr>
      </w:pPr>
    </w:p>
    <w:p w:rsidR="00293615" w:rsidRDefault="00293615" w:rsidP="00293615">
      <w:pPr>
        <w:spacing w:line="360" w:lineRule="auto"/>
        <w:jc w:val="both"/>
        <w:textAlignment w:val="baseline"/>
        <w:rPr>
          <w:ins w:id="2853" w:author="Sasha Azazlov" w:date="2026-05-27T10:59:00Z" w16du:dateUtc="2026-05-27T07:59:00Z"/>
          <w:sz w:val="28"/>
          <w:szCs w:val="28"/>
        </w:rPr>
      </w:pPr>
    </w:p>
    <w:p w:rsidR="00293615" w:rsidRDefault="00293615" w:rsidP="00293615">
      <w:pPr>
        <w:spacing w:line="360" w:lineRule="auto"/>
        <w:jc w:val="both"/>
        <w:textAlignment w:val="baseline"/>
        <w:rPr>
          <w:ins w:id="2854" w:author="Sasha Azazlov" w:date="2026-05-27T10:59:00Z" w16du:dateUtc="2026-05-27T07:59:00Z"/>
          <w:sz w:val="28"/>
          <w:szCs w:val="28"/>
        </w:rPr>
      </w:pPr>
    </w:p>
    <w:p w:rsidR="00293615" w:rsidRDefault="00293615" w:rsidP="00293615">
      <w:pPr>
        <w:spacing w:line="360" w:lineRule="auto"/>
        <w:jc w:val="both"/>
        <w:textAlignment w:val="baseline"/>
        <w:rPr>
          <w:ins w:id="2855" w:author="Sasha Azazlov" w:date="2026-05-27T10:59:00Z" w16du:dateUtc="2026-05-27T07:59:00Z"/>
          <w:sz w:val="28"/>
          <w:szCs w:val="28"/>
        </w:rPr>
      </w:pPr>
    </w:p>
    <w:p w:rsidR="00293615" w:rsidRDefault="00293615" w:rsidP="00293615">
      <w:pPr>
        <w:spacing w:line="360" w:lineRule="auto"/>
        <w:jc w:val="both"/>
        <w:textAlignment w:val="baseline"/>
        <w:rPr>
          <w:ins w:id="2856" w:author="Sasha Azazlov" w:date="2026-05-27T10:59:00Z" w16du:dateUtc="2026-05-27T07:59:00Z"/>
          <w:sz w:val="28"/>
          <w:szCs w:val="28"/>
        </w:rPr>
        <w:pPrChange w:id="2857" w:author="Sasha Azazlov" w:date="2026-05-27T10:59:00Z" w16du:dateUtc="2026-05-27T07:59:00Z">
          <w:pPr>
            <w:numPr>
              <w:numId w:val="107"/>
            </w:numPr>
            <w:tabs>
              <w:tab w:val="num" w:pos="720"/>
            </w:tabs>
            <w:spacing w:line="360" w:lineRule="auto"/>
            <w:ind w:left="720" w:hanging="360"/>
            <w:jc w:val="both"/>
            <w:textAlignment w:val="baseline"/>
          </w:pPr>
        </w:pPrChange>
      </w:pPr>
    </w:p>
    <w:p w:rsidR="00DD110C" w:rsidRPr="00AE7D57" w:rsidRDefault="00293615" w:rsidP="00293615">
      <w:pPr>
        <w:rPr>
          <w:ins w:id="2858" w:author="Sasha Azazlov" w:date="2026-05-19T13:49:00Z" w16du:dateUtc="2026-05-19T10:49:00Z"/>
          <w:sz w:val="28"/>
          <w:szCs w:val="28"/>
          <w:rPrChange w:id="2859" w:author="Sasha Azazlov" w:date="2026-05-19T13:54:00Z" w16du:dateUtc="2026-05-19T10:54:00Z">
            <w:rPr>
              <w:ins w:id="2860" w:author="Sasha Azazlov" w:date="2026-05-19T13:49:00Z" w16du:dateUtc="2026-05-19T10:49:00Z"/>
            </w:rPr>
          </w:rPrChange>
        </w:rPr>
        <w:pPrChange w:id="2861" w:author="Sasha Azazlov" w:date="2026-05-27T10:58:00Z" w16du:dateUtc="2026-05-27T07:58:00Z">
          <w:pPr>
            <w:pStyle w:val="3"/>
            <w:spacing w:before="360" w:after="240" w:line="360" w:lineRule="auto"/>
            <w:jc w:val="both"/>
            <w:textAlignment w:val="baseline"/>
          </w:pPr>
        </w:pPrChange>
      </w:pPr>
      <w:ins w:id="2862" w:author="Sasha Azazlov" w:date="2026-05-19T13:49:00Z" w16du:dateUtc="2026-05-19T10:49:00Z">
        <w:r>
          <w:rPr>
            <w:noProof/>
          </w:rPr>
          <w:drawing>
            <wp:anchor distT="0" distB="0" distL="114300" distR="114300" simplePos="0" relativeHeight="251664384" behindDoc="1" locked="0" layoutInCell="1" allowOverlap="1" wp14:anchorId="112800F8" wp14:editId="44C6249B">
              <wp:simplePos x="0" y="0"/>
              <wp:positionH relativeFrom="column">
                <wp:posOffset>-7620</wp:posOffset>
              </wp:positionH>
              <wp:positionV relativeFrom="paragraph">
                <wp:posOffset>310515</wp:posOffset>
              </wp:positionV>
              <wp:extent cx="2173605" cy="3525520"/>
              <wp:effectExtent l="0" t="0" r="0" b="5080"/>
              <wp:wrapTight wrapText="bothSides">
                <wp:wrapPolygon edited="0">
                  <wp:start x="3029" y="0"/>
                  <wp:lineTo x="1136" y="311"/>
                  <wp:lineTo x="126" y="778"/>
                  <wp:lineTo x="126" y="20231"/>
                  <wp:lineTo x="505" y="21009"/>
                  <wp:lineTo x="3029" y="21553"/>
                  <wp:lineTo x="18805" y="21553"/>
                  <wp:lineTo x="20067" y="21320"/>
                  <wp:lineTo x="21329" y="20386"/>
                  <wp:lineTo x="21329" y="934"/>
                  <wp:lineTo x="20571" y="467"/>
                  <wp:lineTo x="18931" y="0"/>
                  <wp:lineTo x="3029" y="0"/>
                </wp:wrapPolygon>
              </wp:wrapTight>
              <wp:docPr id="1879497342" name="Рисунок 5"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97342" name="Рисунок 5" descr="Изображение выглядит как текст, снимок экрана, программное обеспечение, веб-страница&#10;&#10;Содержимое, созданное искусственным интеллектом, может быть неверным."/>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73605" cy="3525520"/>
                      </a:xfrm>
                      <a:prstGeom prst="rect">
                        <a:avLst/>
                      </a:prstGeom>
                    </pic:spPr>
                  </pic:pic>
                </a:graphicData>
              </a:graphic>
              <wp14:sizeRelH relativeFrom="page">
                <wp14:pctWidth>0</wp14:pctWidth>
              </wp14:sizeRelH>
              <wp14:sizeRelV relativeFrom="page">
                <wp14:pctHeight>0</wp14:pctHeight>
              </wp14:sizeRelV>
            </wp:anchor>
          </w:drawing>
        </w:r>
      </w:ins>
      <w:r w:rsidR="00DD110C" w:rsidRPr="00AE7D57">
        <w:rPr>
          <w:sz w:val="28"/>
          <w:szCs w:val="28"/>
          <w:rPrChange w:id="2863" w:author="Sasha Azazlov" w:date="2026-05-19T13:54:00Z" w16du:dateUtc="2026-05-19T10:54:00Z">
            <w:rPr>
              <w:b w:val="0"/>
              <w:bCs w:val="0"/>
            </w:rPr>
          </w:rPrChange>
        </w:rPr>
        <w:t>3.8.5 Экран журнала безопасности</w:t>
      </w:r>
    </w:p>
    <w:p w:rsidR="00DD6D70" w:rsidRPr="00DD6D70" w:rsidRDefault="00DD6D70">
      <w:pPr>
        <w:rPr>
          <w:b/>
          <w:bCs/>
          <w:rPrChange w:id="2864" w:author="Sasha Azazlov" w:date="2026-05-19T13:49:00Z" w16du:dateUtc="2026-05-19T10:49:00Z">
            <w:rPr>
              <w:rFonts w:ascii="Times New Roman" w:hAnsi="Times New Roman"/>
              <w:b w:val="0"/>
              <w:bCs w:val="0"/>
              <w:sz w:val="28"/>
              <w:szCs w:val="28"/>
            </w:rPr>
          </w:rPrChange>
        </w:rPr>
        <w:pPrChange w:id="2865" w:author="Sasha Azazlov" w:date="2026-05-19T13:49:00Z" w16du:dateUtc="2026-05-19T10:49:00Z">
          <w:pPr>
            <w:pStyle w:val="3"/>
            <w:spacing w:before="360" w:after="240" w:line="360" w:lineRule="auto"/>
            <w:jc w:val="both"/>
            <w:textAlignment w:val="baseline"/>
          </w:pPr>
        </w:pPrChange>
      </w:pPr>
    </w:p>
    <w:p w:rsidR="00DD110C" w:rsidRPr="007226B0" w:rsidRDefault="00DD110C" w:rsidP="00097C1B">
      <w:pPr>
        <w:numPr>
          <w:ilvl w:val="0"/>
          <w:numId w:val="108"/>
        </w:numPr>
        <w:spacing w:after="120" w:line="360" w:lineRule="auto"/>
        <w:jc w:val="both"/>
        <w:textAlignment w:val="baseline"/>
        <w:rPr>
          <w:sz w:val="28"/>
          <w:szCs w:val="28"/>
        </w:rPr>
      </w:pPr>
      <w:r w:rsidRPr="007226B0">
        <w:rPr>
          <w:sz w:val="28"/>
          <w:szCs w:val="28"/>
        </w:rPr>
        <w:t>Хронологический список с цветовой индикацией типов событий.</w:t>
      </w:r>
    </w:p>
    <w:p w:rsidR="00DD110C" w:rsidRPr="007226B0" w:rsidRDefault="00DD110C" w:rsidP="00097C1B">
      <w:pPr>
        <w:numPr>
          <w:ilvl w:val="0"/>
          <w:numId w:val="108"/>
        </w:numPr>
        <w:spacing w:after="120" w:line="360" w:lineRule="auto"/>
        <w:jc w:val="both"/>
        <w:textAlignment w:val="baseline"/>
        <w:rPr>
          <w:sz w:val="28"/>
          <w:szCs w:val="28"/>
        </w:rPr>
      </w:pPr>
      <w:r w:rsidRPr="007226B0">
        <w:rPr>
          <w:sz w:val="28"/>
          <w:szCs w:val="28"/>
        </w:rPr>
        <w:t>Фильтры в верхней части (чипы</w:t>
      </w:r>
      <w:proofErr w:type="gramStart"/>
      <w:r w:rsidRPr="007226B0">
        <w:rPr>
          <w:sz w:val="28"/>
          <w:szCs w:val="28"/>
        </w:rPr>
        <w:t>: Все</w:t>
      </w:r>
      <w:proofErr w:type="gramEnd"/>
      <w:r w:rsidRPr="007226B0">
        <w:rPr>
          <w:sz w:val="28"/>
          <w:szCs w:val="28"/>
        </w:rPr>
        <w:t>, Вход, Изменения, Экспорт).</w:t>
      </w:r>
    </w:p>
    <w:p w:rsidR="00DD110C" w:rsidRPr="007226B0" w:rsidDel="001F2857" w:rsidRDefault="00DD110C" w:rsidP="00097C1B">
      <w:pPr>
        <w:numPr>
          <w:ilvl w:val="0"/>
          <w:numId w:val="108"/>
        </w:numPr>
        <w:spacing w:line="360" w:lineRule="auto"/>
        <w:jc w:val="both"/>
        <w:textAlignment w:val="baseline"/>
        <w:rPr>
          <w:del w:id="2866" w:author="Sasha Azazlov" w:date="2026-05-27T11:00:00Z" w16du:dateUtc="2026-05-27T08:00:00Z"/>
          <w:sz w:val="28"/>
          <w:szCs w:val="28"/>
        </w:rPr>
      </w:pPr>
      <w:r w:rsidRPr="007226B0">
        <w:rPr>
          <w:sz w:val="28"/>
          <w:szCs w:val="28"/>
        </w:rPr>
        <w:t>Детальная карточка события по нажатию.</w:t>
      </w:r>
    </w:p>
    <w:p w:rsidR="00DD110C" w:rsidRPr="001F2857" w:rsidDel="001F2857" w:rsidRDefault="00DD110C" w:rsidP="00097C1B">
      <w:pPr>
        <w:numPr>
          <w:ilvl w:val="0"/>
          <w:numId w:val="108"/>
        </w:numPr>
        <w:spacing w:line="360" w:lineRule="auto"/>
        <w:jc w:val="both"/>
        <w:textAlignment w:val="baseline"/>
        <w:rPr>
          <w:del w:id="2867" w:author="Sasha Azazlov" w:date="2026-05-27T11:00:00Z" w16du:dateUtc="2026-05-27T08:00:00Z"/>
          <w:sz w:val="28"/>
          <w:szCs w:val="28"/>
        </w:rPr>
        <w:pPrChange w:id="2868" w:author="Sasha Azazlov" w:date="2026-05-27T11:00:00Z" w16du:dateUtc="2026-05-27T08:00:00Z">
          <w:pPr>
            <w:spacing w:line="360" w:lineRule="auto"/>
            <w:ind w:left="720"/>
            <w:jc w:val="both"/>
            <w:textAlignment w:val="baseline"/>
          </w:pPr>
        </w:pPrChange>
      </w:pPr>
    </w:p>
    <w:p w:rsidR="00AE7D57" w:rsidRPr="001F2857" w:rsidRDefault="00AE7D57" w:rsidP="00AE7D57">
      <w:pPr>
        <w:numPr>
          <w:ilvl w:val="0"/>
          <w:numId w:val="108"/>
        </w:numPr>
        <w:spacing w:line="360" w:lineRule="auto"/>
        <w:jc w:val="both"/>
        <w:textAlignment w:val="baseline"/>
        <w:rPr>
          <w:ins w:id="2869" w:author="Sasha Azazlov" w:date="2026-05-19T13:54:00Z" w16du:dateUtc="2026-05-19T10:54:00Z"/>
          <w:sz w:val="28"/>
          <w:szCs w:val="28"/>
        </w:rPr>
        <w:pPrChange w:id="2870" w:author="Sasha Azazlov" w:date="2026-05-27T11:00:00Z" w16du:dateUtc="2026-05-27T08:00:00Z">
          <w:pPr/>
        </w:pPrChange>
      </w:pPr>
    </w:p>
    <w:p w:rsidR="00DD110C" w:rsidRPr="007226B0" w:rsidRDefault="00DD110C">
      <w:pPr>
        <w:ind w:firstLine="708"/>
        <w:rPr>
          <w:sz w:val="28"/>
          <w:szCs w:val="28"/>
        </w:rPr>
        <w:pPrChange w:id="2871" w:author="Sasha Azazlov" w:date="2026-05-19T13:55:00Z" w16du:dateUtc="2026-05-19T10:55:00Z">
          <w:pPr>
            <w:spacing w:line="360" w:lineRule="auto"/>
            <w:ind w:firstLine="360"/>
            <w:jc w:val="both"/>
            <w:textAlignment w:val="baseline"/>
          </w:pPr>
        </w:pPrChange>
      </w:pPr>
      <w:r w:rsidRPr="007226B0">
        <w:rPr>
          <w:sz w:val="28"/>
          <w:szCs w:val="28"/>
        </w:rPr>
        <w:t xml:space="preserve">Таким образом, в третьей главе спроектирована база данных с восемью взаимосвязанными таблицами, реализована криптографическая защита на основе ChaCha20-Poly1305 и PBKDF2, разработан пользовательский интерфейс с шестью ключевыми экранами, реализована бизнес-логика включая генерацию, аудит и защиту от </w:t>
      </w:r>
      <w:proofErr w:type="spellStart"/>
      <w:r w:rsidRPr="007226B0">
        <w:rPr>
          <w:sz w:val="28"/>
          <w:szCs w:val="28"/>
        </w:rPr>
        <w:t>brute-force</w:t>
      </w:r>
      <w:proofErr w:type="spellEnd"/>
      <w:r w:rsidRPr="007226B0">
        <w:rPr>
          <w:sz w:val="28"/>
          <w:szCs w:val="28"/>
        </w:rPr>
        <w:t>, проведено тестирование всех компонентов, подготовлена пользовательская документация. Разработанное приложение полностью соответствует требованиям, сформулированным в первой главе, и готово к внедрению в корпоративную среду.</w:t>
      </w:r>
    </w:p>
    <w:p w:rsidR="00155B0E" w:rsidRPr="00F256EB" w:rsidRDefault="00B53DF7" w:rsidP="00097C1B">
      <w:pPr>
        <w:pStyle w:val="1"/>
        <w:spacing w:before="360" w:after="240" w:line="360" w:lineRule="auto"/>
        <w:jc w:val="both"/>
        <w:textAlignment w:val="baseline"/>
        <w:rPr>
          <w:rFonts w:ascii="Times New Roman" w:hAnsi="Times New Roman"/>
          <w:b w:val="0"/>
          <w:bCs w:val="0"/>
          <w:rPrChange w:id="2872" w:author="Sasha Azazlov" w:date="2026-05-20T12:33:00Z" w16du:dateUtc="2026-05-20T09:33:00Z">
            <w:rPr>
              <w:rFonts w:ascii="Times New Roman" w:hAnsi="Times New Roman"/>
              <w:b w:val="0"/>
              <w:bCs w:val="0"/>
              <w:sz w:val="28"/>
              <w:szCs w:val="28"/>
            </w:rPr>
          </w:rPrChange>
        </w:rPr>
      </w:pPr>
      <w:r w:rsidRPr="00097C1B">
        <w:rPr>
          <w:rFonts w:ascii="Times New Roman" w:hAnsi="Times New Roman"/>
          <w:color w:val="000000"/>
          <w:sz w:val="28"/>
          <w:szCs w:val="28"/>
        </w:rPr>
        <w:br w:type="page"/>
      </w:r>
      <w:bookmarkStart w:id="2873" w:name="_Toc230173248"/>
      <w:r w:rsidR="00155B0E" w:rsidRPr="00F256EB">
        <w:rPr>
          <w:rFonts w:ascii="Times New Roman" w:hAnsi="Times New Roman"/>
          <w:b w:val="0"/>
          <w:bCs w:val="0"/>
          <w:rPrChange w:id="2874" w:author="Sasha Azazlov" w:date="2026-05-20T12:33:00Z" w16du:dateUtc="2026-05-20T09:33:00Z">
            <w:rPr>
              <w:rFonts w:ascii="Times New Roman" w:hAnsi="Times New Roman"/>
              <w:b w:val="0"/>
              <w:bCs w:val="0"/>
              <w:sz w:val="28"/>
              <w:szCs w:val="28"/>
            </w:rPr>
          </w:rPrChange>
        </w:rPr>
        <w:lastRenderedPageBreak/>
        <w:t>ЗАКЛЮЧЕНИЕ</w:t>
      </w:r>
      <w:bookmarkEnd w:id="2873"/>
    </w:p>
    <w:p w:rsidR="00155B0E" w:rsidRPr="007226B0" w:rsidRDefault="00155B0E" w:rsidP="00097C1B">
      <w:pPr>
        <w:spacing w:line="360" w:lineRule="auto"/>
        <w:ind w:firstLine="708"/>
        <w:jc w:val="both"/>
        <w:textAlignment w:val="baseline"/>
        <w:rPr>
          <w:sz w:val="28"/>
          <w:szCs w:val="28"/>
        </w:rPr>
      </w:pPr>
      <w:r w:rsidRPr="007226B0">
        <w:rPr>
          <w:sz w:val="28"/>
          <w:szCs w:val="28"/>
        </w:rPr>
        <w:t>В ходе выполнения выпускной квалификационной работы была разработана информационная система для автоматизации процесса управления паролями и защиты информации в корпоративной среде.</w:t>
      </w:r>
    </w:p>
    <w:p w:rsidR="00155B0E" w:rsidRPr="007226B0" w:rsidRDefault="00155B0E" w:rsidP="00097C1B">
      <w:pPr>
        <w:spacing w:line="360" w:lineRule="auto"/>
        <w:ind w:firstLine="708"/>
        <w:jc w:val="both"/>
        <w:textAlignment w:val="baseline"/>
        <w:rPr>
          <w:sz w:val="28"/>
          <w:szCs w:val="28"/>
        </w:rPr>
      </w:pPr>
      <w:r w:rsidRPr="007226B0">
        <w:rPr>
          <w:sz w:val="28"/>
          <w:szCs w:val="28"/>
        </w:rPr>
        <w:t xml:space="preserve">В </w:t>
      </w:r>
      <w:r w:rsidRPr="00097C1B">
        <w:rPr>
          <w:rStyle w:val="af"/>
          <w:b w:val="0"/>
          <w:bCs w:val="0"/>
          <w:sz w:val="28"/>
          <w:szCs w:val="28"/>
          <w:bdr w:val="none" w:sz="0" w:space="0" w:color="auto" w:frame="1"/>
        </w:rPr>
        <w:t>первой главе</w:t>
      </w:r>
      <w:r w:rsidRPr="007226B0">
        <w:rPr>
          <w:sz w:val="28"/>
          <w:szCs w:val="28"/>
        </w:rPr>
        <w:t xml:space="preserve"> проведён анализ предметной области информационной безопасности в корпоративной среде. Установлено, что учётные данные составляют около 30% объёма скомпрометированной информации, при этом 66% инцидентов происходят из-за ошибок сотрудников. Проанализированы бизнес-процессы работы с паролями: генерация, хранение, обновление, передача и контроль доступа. Проведён сравнительный анализ существующих решений (</w:t>
      </w:r>
      <w:proofErr w:type="spellStart"/>
      <w:r w:rsidRPr="007226B0">
        <w:rPr>
          <w:sz w:val="28"/>
          <w:szCs w:val="28"/>
        </w:rPr>
        <w:t>Bitwarden</w:t>
      </w:r>
      <w:proofErr w:type="spellEnd"/>
      <w:r w:rsidRPr="007226B0">
        <w:rPr>
          <w:sz w:val="28"/>
          <w:szCs w:val="28"/>
        </w:rPr>
        <w:t xml:space="preserve">, </w:t>
      </w:r>
      <w:proofErr w:type="spellStart"/>
      <w:r w:rsidRPr="007226B0">
        <w:rPr>
          <w:sz w:val="28"/>
          <w:szCs w:val="28"/>
        </w:rPr>
        <w:t>KeePassXC</w:t>
      </w:r>
      <w:proofErr w:type="spellEnd"/>
      <w:r w:rsidRPr="007226B0">
        <w:rPr>
          <w:sz w:val="28"/>
          <w:szCs w:val="28"/>
        </w:rPr>
        <w:t>, 1Password), выявлены их ключевые недостатки: облачная зависимость, высокая стоимость, отсутствие локального хранения и слабая кастомизация под корпоративные политики. На основании анализа сформулированы функциональные и нефункциональные требования к разрабатываемой системе, смоделированы основные процессы с помощью UML-диаграмм.</w:t>
      </w:r>
    </w:p>
    <w:p w:rsidR="00155B0E" w:rsidRPr="007226B0" w:rsidRDefault="00155B0E" w:rsidP="00097C1B">
      <w:pPr>
        <w:spacing w:line="360" w:lineRule="auto"/>
        <w:ind w:firstLine="708"/>
        <w:jc w:val="both"/>
        <w:textAlignment w:val="baseline"/>
        <w:rPr>
          <w:sz w:val="28"/>
          <w:szCs w:val="28"/>
        </w:rPr>
      </w:pPr>
      <w:r w:rsidRPr="007226B0">
        <w:rPr>
          <w:sz w:val="28"/>
          <w:szCs w:val="28"/>
        </w:rPr>
        <w:t xml:space="preserve">Во </w:t>
      </w:r>
      <w:r w:rsidRPr="00097C1B">
        <w:rPr>
          <w:rStyle w:val="af"/>
          <w:b w:val="0"/>
          <w:bCs w:val="0"/>
          <w:sz w:val="28"/>
          <w:szCs w:val="28"/>
          <w:bdr w:val="none" w:sz="0" w:space="0" w:color="auto" w:frame="1"/>
        </w:rPr>
        <w:t>второй главе</w:t>
      </w:r>
      <w:r w:rsidRPr="007226B0">
        <w:rPr>
          <w:sz w:val="28"/>
          <w:szCs w:val="28"/>
        </w:rPr>
        <w:t xml:space="preserve"> обоснован выбор инструментария разработки. В качестве СУБД выбрана </w:t>
      </w:r>
      <w:proofErr w:type="spellStart"/>
      <w:r w:rsidRPr="007226B0">
        <w:rPr>
          <w:sz w:val="28"/>
          <w:szCs w:val="28"/>
        </w:rPr>
        <w:t>SQLite</w:t>
      </w:r>
      <w:proofErr w:type="spellEnd"/>
      <w:r w:rsidRPr="007226B0">
        <w:rPr>
          <w:sz w:val="28"/>
          <w:szCs w:val="28"/>
        </w:rPr>
        <w:t xml:space="preserve"> благодаря автономности, высокой скорости и отсутствию серверных зависимостей. Язык программирования </w:t>
      </w:r>
      <w:proofErr w:type="spellStart"/>
      <w:r w:rsidRPr="007226B0">
        <w:rPr>
          <w:sz w:val="28"/>
          <w:szCs w:val="28"/>
        </w:rPr>
        <w:t>Dart</w:t>
      </w:r>
      <w:proofErr w:type="spellEnd"/>
      <w:r w:rsidRPr="007226B0">
        <w:rPr>
          <w:sz w:val="28"/>
          <w:szCs w:val="28"/>
        </w:rPr>
        <w:t xml:space="preserve"> и фреймворк </w:t>
      </w:r>
      <w:proofErr w:type="spellStart"/>
      <w:r w:rsidRPr="007226B0">
        <w:rPr>
          <w:sz w:val="28"/>
          <w:szCs w:val="28"/>
        </w:rPr>
        <w:t>Flutter</w:t>
      </w:r>
      <w:proofErr w:type="spellEnd"/>
      <w:r w:rsidRPr="007226B0">
        <w:rPr>
          <w:sz w:val="28"/>
          <w:szCs w:val="28"/>
        </w:rPr>
        <w:t xml:space="preserve"> обеспечивают кроссплатформенную разработку из единой кодовой базы для десктопных и мобильных систем. Выбраны криптографические алгоритмы ChaCha20-Poly1305 и PBKDF2-HMAC-SHA256 для защиты данных. Архитектура приложения построена на принципах </w:t>
      </w:r>
      <w:proofErr w:type="spellStart"/>
      <w:r w:rsidRPr="007226B0">
        <w:rPr>
          <w:sz w:val="28"/>
          <w:szCs w:val="28"/>
        </w:rPr>
        <w:t>Clean</w:t>
      </w:r>
      <w:proofErr w:type="spellEnd"/>
      <w:r w:rsidRPr="007226B0">
        <w:rPr>
          <w:sz w:val="28"/>
          <w:szCs w:val="28"/>
        </w:rPr>
        <w:t xml:space="preserve"> Architecture с использованием </w:t>
      </w:r>
      <w:proofErr w:type="spellStart"/>
      <w:r w:rsidRPr="007226B0">
        <w:rPr>
          <w:sz w:val="28"/>
          <w:szCs w:val="28"/>
        </w:rPr>
        <w:t>Feature-Sliced</w:t>
      </w:r>
      <w:proofErr w:type="spellEnd"/>
      <w:r w:rsidRPr="007226B0">
        <w:rPr>
          <w:sz w:val="28"/>
          <w:szCs w:val="28"/>
        </w:rPr>
        <w:t xml:space="preserve"> Design, что обеспечивает тестируемость, масштабируемость и независимость бизнес-логики от внешних фреймворков.</w:t>
      </w:r>
    </w:p>
    <w:p w:rsidR="00155B0E" w:rsidRPr="007226B0" w:rsidRDefault="00155B0E" w:rsidP="00097C1B">
      <w:pPr>
        <w:spacing w:line="360" w:lineRule="auto"/>
        <w:ind w:firstLine="708"/>
        <w:jc w:val="both"/>
        <w:textAlignment w:val="baseline"/>
        <w:rPr>
          <w:rStyle w:val="af"/>
          <w:sz w:val="28"/>
          <w:szCs w:val="28"/>
          <w:bdr w:val="none" w:sz="0" w:space="0" w:color="auto" w:frame="1"/>
        </w:rPr>
      </w:pPr>
      <w:r w:rsidRPr="007226B0">
        <w:rPr>
          <w:sz w:val="28"/>
          <w:szCs w:val="28"/>
        </w:rPr>
        <w:t xml:space="preserve">В </w:t>
      </w:r>
      <w:r w:rsidRPr="00097C1B">
        <w:rPr>
          <w:rStyle w:val="af"/>
          <w:b w:val="0"/>
          <w:bCs w:val="0"/>
          <w:sz w:val="28"/>
          <w:szCs w:val="28"/>
          <w:bdr w:val="none" w:sz="0" w:space="0" w:color="auto" w:frame="1"/>
        </w:rPr>
        <w:t>третьей главе</w:t>
      </w:r>
      <w:r w:rsidRPr="007226B0">
        <w:rPr>
          <w:sz w:val="28"/>
          <w:szCs w:val="28"/>
        </w:rPr>
        <w:t xml:space="preserve"> спроектирована база данных, включающая восемь взаимосвязанных таблиц: </w:t>
      </w:r>
      <w:proofErr w:type="spellStart"/>
      <w:r w:rsidRPr="007226B0">
        <w:rPr>
          <w:sz w:val="28"/>
          <w:szCs w:val="28"/>
        </w:rPr>
        <w:t>categories</w:t>
      </w:r>
      <w:proofErr w:type="spellEnd"/>
      <w:r w:rsidRPr="007226B0">
        <w:rPr>
          <w:sz w:val="28"/>
          <w:szCs w:val="28"/>
        </w:rPr>
        <w:t xml:space="preserve">, </w:t>
      </w:r>
      <w:proofErr w:type="spellStart"/>
      <w:r w:rsidRPr="007226B0">
        <w:rPr>
          <w:sz w:val="28"/>
          <w:szCs w:val="28"/>
        </w:rPr>
        <w:t>password_entries</w:t>
      </w:r>
      <w:proofErr w:type="spellEnd"/>
      <w:r w:rsidRPr="007226B0">
        <w:rPr>
          <w:sz w:val="28"/>
          <w:szCs w:val="28"/>
        </w:rPr>
        <w:t xml:space="preserve">, </w:t>
      </w:r>
      <w:proofErr w:type="spellStart"/>
      <w:r w:rsidRPr="007226B0">
        <w:rPr>
          <w:sz w:val="28"/>
          <w:szCs w:val="28"/>
        </w:rPr>
        <w:t>password_configs</w:t>
      </w:r>
      <w:proofErr w:type="spellEnd"/>
      <w:r w:rsidRPr="007226B0">
        <w:rPr>
          <w:sz w:val="28"/>
          <w:szCs w:val="28"/>
        </w:rPr>
        <w:t xml:space="preserve">, </w:t>
      </w:r>
      <w:proofErr w:type="spellStart"/>
      <w:r w:rsidRPr="007226B0">
        <w:rPr>
          <w:sz w:val="28"/>
          <w:szCs w:val="28"/>
        </w:rPr>
        <w:t>password_history</w:t>
      </w:r>
      <w:proofErr w:type="spellEnd"/>
      <w:r w:rsidRPr="007226B0">
        <w:rPr>
          <w:sz w:val="28"/>
          <w:szCs w:val="28"/>
        </w:rPr>
        <w:t xml:space="preserve">, </w:t>
      </w:r>
      <w:proofErr w:type="spellStart"/>
      <w:r w:rsidRPr="007226B0">
        <w:rPr>
          <w:sz w:val="28"/>
          <w:szCs w:val="28"/>
        </w:rPr>
        <w:t>security_logs</w:t>
      </w:r>
      <w:proofErr w:type="spellEnd"/>
      <w:r w:rsidRPr="007226B0">
        <w:rPr>
          <w:sz w:val="28"/>
          <w:szCs w:val="28"/>
        </w:rPr>
        <w:t xml:space="preserve"> и </w:t>
      </w:r>
      <w:proofErr w:type="spellStart"/>
      <w:r w:rsidRPr="007226B0">
        <w:rPr>
          <w:sz w:val="28"/>
          <w:szCs w:val="28"/>
        </w:rPr>
        <w:t>app_settings</w:t>
      </w:r>
      <w:proofErr w:type="spellEnd"/>
      <w:r w:rsidRPr="007226B0">
        <w:rPr>
          <w:sz w:val="28"/>
          <w:szCs w:val="28"/>
        </w:rPr>
        <w:t xml:space="preserve">. Все конфиденциальные поля хранятся в зашифрованном виде (BLOB). Реализована криптографическая </w:t>
      </w:r>
      <w:r w:rsidRPr="007226B0">
        <w:rPr>
          <w:sz w:val="28"/>
          <w:szCs w:val="28"/>
        </w:rPr>
        <w:lastRenderedPageBreak/>
        <w:t xml:space="preserve">защита: деривация ключа через PBKDF2 с солью, шифрование ChaCha20-Poly1305 с уникальным </w:t>
      </w:r>
      <w:proofErr w:type="spellStart"/>
      <w:r w:rsidRPr="007226B0">
        <w:rPr>
          <w:sz w:val="28"/>
          <w:szCs w:val="28"/>
        </w:rPr>
        <w:t>nonce</w:t>
      </w:r>
      <w:proofErr w:type="spellEnd"/>
      <w:r w:rsidRPr="007226B0">
        <w:rPr>
          <w:sz w:val="28"/>
          <w:szCs w:val="28"/>
        </w:rPr>
        <w:t xml:space="preserve"> и аутентификацией Poly1305. Разработан пользовательский интерфейс с шестью ключевыми экранами: авторизация, генератор, хранилище, просмотр записи, журнал безопасности и настройки. Реализована бизнес-логика: CRUD-операции, генерация паролей с оценкой сложности (</w:t>
      </w:r>
      <w:proofErr w:type="spellStart"/>
      <w:r w:rsidRPr="007226B0">
        <w:rPr>
          <w:sz w:val="28"/>
          <w:szCs w:val="28"/>
        </w:rPr>
        <w:t>zxcvbn</w:t>
      </w:r>
      <w:proofErr w:type="spellEnd"/>
      <w:r w:rsidRPr="007226B0">
        <w:rPr>
          <w:sz w:val="28"/>
          <w:szCs w:val="28"/>
        </w:rPr>
        <w:t xml:space="preserve">), история изменений, аудит действий, автоблокировка и защита от </w:t>
      </w:r>
      <w:proofErr w:type="spellStart"/>
      <w:r w:rsidRPr="007226B0">
        <w:rPr>
          <w:sz w:val="28"/>
          <w:szCs w:val="28"/>
        </w:rPr>
        <w:t>brute-force</w:t>
      </w:r>
      <w:proofErr w:type="spellEnd"/>
      <w:r w:rsidRPr="007226B0">
        <w:rPr>
          <w:sz w:val="28"/>
          <w:szCs w:val="28"/>
        </w:rPr>
        <w:t xml:space="preserve">. Проведено тестирование системы: </w:t>
      </w:r>
      <w:proofErr w:type="spellStart"/>
      <w:r w:rsidRPr="007226B0">
        <w:rPr>
          <w:sz w:val="28"/>
          <w:szCs w:val="28"/>
        </w:rPr>
        <w:t>unit</w:t>
      </w:r>
      <w:proofErr w:type="spellEnd"/>
      <w:r w:rsidRPr="007226B0">
        <w:rPr>
          <w:sz w:val="28"/>
          <w:szCs w:val="28"/>
        </w:rPr>
        <w:t xml:space="preserve">-тесты, </w:t>
      </w:r>
      <w:proofErr w:type="spellStart"/>
      <w:r w:rsidRPr="007226B0">
        <w:rPr>
          <w:sz w:val="28"/>
          <w:szCs w:val="28"/>
        </w:rPr>
        <w:t>widget</w:t>
      </w:r>
      <w:proofErr w:type="spellEnd"/>
      <w:r w:rsidRPr="007226B0">
        <w:rPr>
          <w:sz w:val="28"/>
          <w:szCs w:val="28"/>
        </w:rPr>
        <w:t>-тесты и интеграционные тесты, подтвердившие корректность шифрования, невозможность чтения базы данных без авторизации, надёжность генератора и защиту PIN. Подготовлена инструкция пользователя.</w:t>
      </w:r>
    </w:p>
    <w:p w:rsidR="00155B0E" w:rsidRPr="007226B0" w:rsidRDefault="00155B0E" w:rsidP="00097C1B">
      <w:pPr>
        <w:spacing w:line="360" w:lineRule="auto"/>
        <w:ind w:firstLine="708"/>
        <w:jc w:val="both"/>
        <w:textAlignment w:val="baseline"/>
        <w:rPr>
          <w:sz w:val="28"/>
          <w:szCs w:val="28"/>
        </w:rPr>
      </w:pPr>
      <w:r w:rsidRPr="00097C1B">
        <w:rPr>
          <w:rStyle w:val="af"/>
          <w:b w:val="0"/>
          <w:bCs w:val="0"/>
          <w:sz w:val="28"/>
          <w:szCs w:val="28"/>
          <w:bdr w:val="none" w:sz="0" w:space="0" w:color="auto" w:frame="1"/>
        </w:rPr>
        <w:t>Цель работы — разработка информационной системы для автоматизации процесса управления паролями и защиты информации в корпоративной среде — достигнута.</w:t>
      </w:r>
      <w:r w:rsidRPr="00122B7C">
        <w:rPr>
          <w:sz w:val="28"/>
          <w:szCs w:val="28"/>
        </w:rPr>
        <w:t xml:space="preserve"> </w:t>
      </w:r>
      <w:r w:rsidRPr="007226B0">
        <w:rPr>
          <w:sz w:val="28"/>
          <w:szCs w:val="28"/>
        </w:rPr>
        <w:t>Все поставленные задачи выполнены.</w:t>
      </w:r>
    </w:p>
    <w:p w:rsidR="00155B0E" w:rsidRPr="00122B7C" w:rsidRDefault="00155B0E" w:rsidP="00097C1B">
      <w:pPr>
        <w:spacing w:line="360" w:lineRule="auto"/>
        <w:jc w:val="both"/>
        <w:textAlignment w:val="baseline"/>
        <w:rPr>
          <w:sz w:val="28"/>
          <w:szCs w:val="28"/>
        </w:rPr>
      </w:pPr>
      <w:r w:rsidRPr="00097C1B">
        <w:rPr>
          <w:rStyle w:val="af"/>
          <w:b w:val="0"/>
          <w:bCs w:val="0"/>
          <w:sz w:val="28"/>
          <w:szCs w:val="28"/>
          <w:bdr w:val="none" w:sz="0" w:space="0" w:color="auto" w:frame="1"/>
        </w:rPr>
        <w:t>Практические результаты работы:</w:t>
      </w:r>
    </w:p>
    <w:p w:rsidR="00155B0E" w:rsidRPr="007226B0" w:rsidRDefault="00155B0E" w:rsidP="00097C1B">
      <w:pPr>
        <w:numPr>
          <w:ilvl w:val="0"/>
          <w:numId w:val="109"/>
        </w:numPr>
        <w:spacing w:after="120" w:line="360" w:lineRule="auto"/>
        <w:jc w:val="both"/>
        <w:textAlignment w:val="baseline"/>
        <w:rPr>
          <w:sz w:val="28"/>
          <w:szCs w:val="28"/>
        </w:rPr>
      </w:pPr>
      <w:r w:rsidRPr="007226B0">
        <w:rPr>
          <w:sz w:val="28"/>
          <w:szCs w:val="28"/>
        </w:rPr>
        <w:t xml:space="preserve">разработано кроссплатформенное приложение для Windows, </w:t>
      </w:r>
      <w:proofErr w:type="spellStart"/>
      <w:r w:rsidRPr="007226B0">
        <w:rPr>
          <w:sz w:val="28"/>
          <w:szCs w:val="28"/>
        </w:rPr>
        <w:t>macOS</w:t>
      </w:r>
      <w:proofErr w:type="spellEnd"/>
      <w:r w:rsidRPr="007226B0">
        <w:rPr>
          <w:sz w:val="28"/>
          <w:szCs w:val="28"/>
        </w:rPr>
        <w:t xml:space="preserve">, Linux, </w:t>
      </w:r>
      <w:proofErr w:type="spellStart"/>
      <w:r w:rsidRPr="007226B0">
        <w:rPr>
          <w:sz w:val="28"/>
          <w:szCs w:val="28"/>
        </w:rPr>
        <w:t>iOS</w:t>
      </w:r>
      <w:proofErr w:type="spellEnd"/>
      <w:r w:rsidRPr="007226B0">
        <w:rPr>
          <w:sz w:val="28"/>
          <w:szCs w:val="28"/>
        </w:rPr>
        <w:t xml:space="preserve"> и </w:t>
      </w:r>
      <w:proofErr w:type="spellStart"/>
      <w:r w:rsidRPr="007226B0">
        <w:rPr>
          <w:sz w:val="28"/>
          <w:szCs w:val="28"/>
        </w:rPr>
        <w:t>Android</w:t>
      </w:r>
      <w:proofErr w:type="spellEnd"/>
      <w:r w:rsidRPr="007226B0">
        <w:rPr>
          <w:sz w:val="28"/>
          <w:szCs w:val="28"/>
        </w:rPr>
        <w:t xml:space="preserve"> из единой кодовой базы на </w:t>
      </w:r>
      <w:proofErr w:type="spellStart"/>
      <w:r w:rsidRPr="007226B0">
        <w:rPr>
          <w:sz w:val="28"/>
          <w:szCs w:val="28"/>
        </w:rPr>
        <w:t>Dart</w:t>
      </w:r>
      <w:proofErr w:type="spellEnd"/>
      <w:r w:rsidRPr="007226B0">
        <w:rPr>
          <w:sz w:val="28"/>
          <w:szCs w:val="28"/>
        </w:rPr>
        <w:t>/</w:t>
      </w:r>
      <w:proofErr w:type="spellStart"/>
      <w:r w:rsidRPr="007226B0">
        <w:rPr>
          <w:sz w:val="28"/>
          <w:szCs w:val="28"/>
        </w:rPr>
        <w:t>Flutter</w:t>
      </w:r>
      <w:proofErr w:type="spellEnd"/>
      <w:r w:rsidRPr="007226B0">
        <w:rPr>
          <w:sz w:val="28"/>
          <w:szCs w:val="28"/>
        </w:rPr>
        <w:t>;</w:t>
      </w:r>
    </w:p>
    <w:p w:rsidR="00155B0E" w:rsidRPr="007226B0" w:rsidRDefault="00155B0E" w:rsidP="00097C1B">
      <w:pPr>
        <w:numPr>
          <w:ilvl w:val="0"/>
          <w:numId w:val="109"/>
        </w:numPr>
        <w:spacing w:after="120" w:line="360" w:lineRule="auto"/>
        <w:jc w:val="both"/>
        <w:textAlignment w:val="baseline"/>
        <w:rPr>
          <w:sz w:val="28"/>
          <w:szCs w:val="28"/>
        </w:rPr>
      </w:pPr>
      <w:r w:rsidRPr="007226B0">
        <w:rPr>
          <w:sz w:val="28"/>
          <w:szCs w:val="28"/>
        </w:rPr>
        <w:t>реализовано локальное шифрование всех конфиденциальных данных с использованием современных криптографических алгоритмов ChaCha20-Poly1305 и PBKDF2-HMAC-SHA256;</w:t>
      </w:r>
    </w:p>
    <w:p w:rsidR="00155B0E" w:rsidRPr="007226B0" w:rsidRDefault="00155B0E" w:rsidP="00097C1B">
      <w:pPr>
        <w:numPr>
          <w:ilvl w:val="0"/>
          <w:numId w:val="109"/>
        </w:numPr>
        <w:spacing w:after="120" w:line="360" w:lineRule="auto"/>
        <w:jc w:val="both"/>
        <w:textAlignment w:val="baseline"/>
        <w:rPr>
          <w:sz w:val="28"/>
          <w:szCs w:val="28"/>
        </w:rPr>
      </w:pPr>
      <w:r w:rsidRPr="007226B0">
        <w:rPr>
          <w:sz w:val="28"/>
          <w:szCs w:val="28"/>
        </w:rPr>
        <w:t>внедрён механизм аудита безопасности с полным журналированием всех операций пользователей;</w:t>
      </w:r>
    </w:p>
    <w:p w:rsidR="00155B0E" w:rsidRPr="007226B0" w:rsidRDefault="00155B0E" w:rsidP="00097C1B">
      <w:pPr>
        <w:numPr>
          <w:ilvl w:val="0"/>
          <w:numId w:val="109"/>
        </w:numPr>
        <w:spacing w:after="120" w:line="360" w:lineRule="auto"/>
        <w:jc w:val="both"/>
        <w:textAlignment w:val="baseline"/>
        <w:rPr>
          <w:sz w:val="28"/>
          <w:szCs w:val="28"/>
        </w:rPr>
      </w:pPr>
      <w:r w:rsidRPr="007226B0">
        <w:rPr>
          <w:sz w:val="28"/>
          <w:szCs w:val="28"/>
        </w:rPr>
        <w:t>реализован генератор криптографически стойких паролей с настраиваемыми параметрами и оценкой сложности;</w:t>
      </w:r>
    </w:p>
    <w:p w:rsidR="00155B0E" w:rsidRPr="007226B0" w:rsidRDefault="00155B0E" w:rsidP="00097C1B">
      <w:pPr>
        <w:numPr>
          <w:ilvl w:val="0"/>
          <w:numId w:val="109"/>
        </w:numPr>
        <w:spacing w:after="120" w:line="360" w:lineRule="auto"/>
        <w:jc w:val="both"/>
        <w:textAlignment w:val="baseline"/>
        <w:rPr>
          <w:sz w:val="28"/>
          <w:szCs w:val="28"/>
        </w:rPr>
      </w:pPr>
      <w:r w:rsidRPr="007226B0">
        <w:rPr>
          <w:sz w:val="28"/>
          <w:szCs w:val="28"/>
        </w:rPr>
        <w:t>обеспечено хранение истории паролей с возможностью восстановления предыдущих версий;</w:t>
      </w:r>
    </w:p>
    <w:p w:rsidR="00B61CC8" w:rsidRPr="007226B0" w:rsidRDefault="00B61CC8" w:rsidP="00097C1B">
      <w:pPr>
        <w:numPr>
          <w:ilvl w:val="0"/>
          <w:numId w:val="109"/>
        </w:numPr>
        <w:spacing w:line="360" w:lineRule="auto"/>
        <w:jc w:val="both"/>
        <w:textAlignment w:val="baseline"/>
        <w:rPr>
          <w:sz w:val="28"/>
          <w:szCs w:val="28"/>
        </w:rPr>
      </w:pPr>
      <w:r w:rsidRPr="007226B0">
        <w:rPr>
          <w:color w:val="191919"/>
          <w:sz w:val="28"/>
          <w:szCs w:val="28"/>
          <w:shd w:val="clear" w:color="auto" w:fill="FFFFFF"/>
        </w:rPr>
        <w:t xml:space="preserve">реализованы механизмы защиты от </w:t>
      </w:r>
      <w:proofErr w:type="spellStart"/>
      <w:r w:rsidRPr="007226B0">
        <w:rPr>
          <w:color w:val="191919"/>
          <w:sz w:val="28"/>
          <w:szCs w:val="28"/>
          <w:shd w:val="clear" w:color="auto" w:fill="FFFFFF"/>
        </w:rPr>
        <w:t>brute-force</w:t>
      </w:r>
      <w:proofErr w:type="spellEnd"/>
      <w:r w:rsidRPr="007226B0">
        <w:rPr>
          <w:color w:val="191919"/>
          <w:sz w:val="28"/>
          <w:szCs w:val="28"/>
          <w:shd w:val="clear" w:color="auto" w:fill="FFFFFF"/>
        </w:rPr>
        <w:t xml:space="preserve"> с прогрессивной экспоненциальной задержкой, автоблокировки по неактивности и криптографической изоляции независимых профилей (</w:t>
      </w:r>
      <w:proofErr w:type="spellStart"/>
      <w:r w:rsidRPr="007226B0">
        <w:rPr>
          <w:color w:val="191919"/>
          <w:sz w:val="28"/>
          <w:szCs w:val="28"/>
          <w:shd w:val="clear" w:color="auto" w:fill="FFFFFF"/>
        </w:rPr>
        <w:t>per-profile</w:t>
      </w:r>
      <w:proofErr w:type="spellEnd"/>
      <w:r w:rsidRPr="007226B0">
        <w:rPr>
          <w:color w:val="191919"/>
          <w:sz w:val="28"/>
          <w:szCs w:val="28"/>
          <w:shd w:val="clear" w:color="auto" w:fill="FFFFFF"/>
        </w:rPr>
        <w:t xml:space="preserve"> </w:t>
      </w:r>
      <w:proofErr w:type="spellStart"/>
      <w:r w:rsidRPr="007226B0">
        <w:rPr>
          <w:color w:val="191919"/>
          <w:sz w:val="28"/>
          <w:szCs w:val="28"/>
          <w:shd w:val="clear" w:color="auto" w:fill="FFFFFF"/>
        </w:rPr>
        <w:t>salt</w:t>
      </w:r>
      <w:proofErr w:type="spellEnd"/>
      <w:r w:rsidRPr="007226B0">
        <w:rPr>
          <w:color w:val="191919"/>
          <w:sz w:val="28"/>
          <w:szCs w:val="28"/>
          <w:shd w:val="clear" w:color="auto" w:fill="FFFFFF"/>
        </w:rPr>
        <w:t xml:space="preserve"> + PBKDF2-HMAC-SHA256(600K) + ChaCha20-Poly1305);</w:t>
      </w:r>
      <w:r w:rsidRPr="007226B0">
        <w:rPr>
          <w:sz w:val="28"/>
          <w:szCs w:val="28"/>
        </w:rPr>
        <w:t xml:space="preserve"> </w:t>
      </w:r>
    </w:p>
    <w:p w:rsidR="00155B0E" w:rsidRPr="002C380B" w:rsidRDefault="00155B0E" w:rsidP="00097C1B">
      <w:pPr>
        <w:numPr>
          <w:ilvl w:val="0"/>
          <w:numId w:val="109"/>
        </w:numPr>
        <w:spacing w:line="360" w:lineRule="auto"/>
        <w:jc w:val="both"/>
        <w:textAlignment w:val="baseline"/>
        <w:rPr>
          <w:sz w:val="28"/>
          <w:szCs w:val="28"/>
        </w:rPr>
      </w:pPr>
      <w:r w:rsidRPr="007226B0">
        <w:rPr>
          <w:sz w:val="28"/>
          <w:szCs w:val="28"/>
        </w:rPr>
        <w:lastRenderedPageBreak/>
        <w:t>разработан собственный формат экспорта/</w:t>
      </w:r>
      <w:proofErr w:type="gramStart"/>
      <w:r w:rsidRPr="007226B0">
        <w:rPr>
          <w:sz w:val="28"/>
          <w:szCs w:val="28"/>
        </w:rPr>
        <w:t xml:space="preserve">импорта </w:t>
      </w:r>
      <w:r w:rsidRPr="007226B0">
        <w:rPr>
          <w:rStyle w:val="HTML1"/>
          <w:rFonts w:ascii="Times New Roman" w:hAnsi="Times New Roman" w:cs="Times New Roman"/>
          <w:sz w:val="28"/>
          <w:szCs w:val="28"/>
          <w:bdr w:val="none" w:sz="0" w:space="0" w:color="auto" w:frame="1"/>
        </w:rPr>
        <w:t>.</w:t>
      </w:r>
      <w:proofErr w:type="spellStart"/>
      <w:r w:rsidRPr="007226B0">
        <w:rPr>
          <w:rStyle w:val="HTML1"/>
          <w:rFonts w:ascii="Times New Roman" w:hAnsi="Times New Roman" w:cs="Times New Roman"/>
          <w:sz w:val="28"/>
          <w:szCs w:val="28"/>
          <w:bdr w:val="none" w:sz="0" w:space="0" w:color="auto" w:frame="1"/>
        </w:rPr>
        <w:t>passgen</w:t>
      </w:r>
      <w:proofErr w:type="spellEnd"/>
      <w:proofErr w:type="gramEnd"/>
      <w:r w:rsidRPr="007226B0">
        <w:rPr>
          <w:sz w:val="28"/>
          <w:szCs w:val="28"/>
        </w:rPr>
        <w:t xml:space="preserve"> для резервного копирования.</w:t>
      </w:r>
    </w:p>
    <w:p w:rsidR="00155B0E" w:rsidRPr="007226B0" w:rsidRDefault="00155B0E" w:rsidP="00097C1B">
      <w:pPr>
        <w:spacing w:line="360" w:lineRule="auto"/>
        <w:ind w:firstLine="360"/>
        <w:jc w:val="both"/>
        <w:textAlignment w:val="baseline"/>
        <w:rPr>
          <w:rStyle w:val="af"/>
          <w:sz w:val="28"/>
          <w:szCs w:val="28"/>
          <w:bdr w:val="none" w:sz="0" w:space="0" w:color="auto" w:frame="1"/>
        </w:rPr>
      </w:pPr>
      <w:r w:rsidRPr="007226B0">
        <w:rPr>
          <w:sz w:val="28"/>
          <w:szCs w:val="28"/>
        </w:rPr>
        <w:t>Разработанное приложение может быть внедрено в корпоративную среду для повышения уровня информационной безопасности, снижения рисков утечек данных, связанных с человеческим фактором, и обеспечения соответствия требованиям российского законодательства в области защиты персональных данных.</w:t>
      </w:r>
    </w:p>
    <w:p w:rsidR="00155B0E" w:rsidRPr="00122B7C" w:rsidRDefault="00155B0E" w:rsidP="00097C1B">
      <w:pPr>
        <w:spacing w:line="360" w:lineRule="auto"/>
        <w:jc w:val="both"/>
        <w:textAlignment w:val="baseline"/>
        <w:rPr>
          <w:sz w:val="28"/>
          <w:szCs w:val="28"/>
        </w:rPr>
      </w:pPr>
      <w:r w:rsidRPr="00097C1B">
        <w:rPr>
          <w:rStyle w:val="af"/>
          <w:b w:val="0"/>
          <w:bCs w:val="0"/>
          <w:sz w:val="28"/>
          <w:szCs w:val="28"/>
          <w:bdr w:val="none" w:sz="0" w:space="0" w:color="auto" w:frame="1"/>
        </w:rPr>
        <w:t>Перспективы развития системы:</w:t>
      </w:r>
    </w:p>
    <w:p w:rsidR="00155B0E" w:rsidRPr="007226B0" w:rsidRDefault="00155B0E" w:rsidP="00097C1B">
      <w:pPr>
        <w:numPr>
          <w:ilvl w:val="0"/>
          <w:numId w:val="110"/>
        </w:numPr>
        <w:spacing w:line="360" w:lineRule="auto"/>
        <w:jc w:val="both"/>
        <w:textAlignment w:val="baseline"/>
        <w:rPr>
          <w:sz w:val="28"/>
          <w:szCs w:val="28"/>
        </w:rPr>
      </w:pPr>
      <w:r w:rsidRPr="00097C1B">
        <w:rPr>
          <w:rStyle w:val="af"/>
          <w:b w:val="0"/>
          <w:bCs w:val="0"/>
          <w:sz w:val="28"/>
          <w:szCs w:val="28"/>
          <w:bdr w:val="none" w:sz="0" w:space="0" w:color="auto" w:frame="1"/>
        </w:rPr>
        <w:t>Синхронизация между устройствами.</w:t>
      </w:r>
      <w:r w:rsidRPr="00122B7C">
        <w:rPr>
          <w:sz w:val="28"/>
          <w:szCs w:val="28"/>
        </w:rPr>
        <w:t xml:space="preserve"> </w:t>
      </w:r>
      <w:r w:rsidRPr="007226B0">
        <w:rPr>
          <w:sz w:val="28"/>
          <w:szCs w:val="28"/>
        </w:rPr>
        <w:t xml:space="preserve">Реализация защищённого </w:t>
      </w:r>
      <w:proofErr w:type="spellStart"/>
      <w:r w:rsidRPr="007226B0">
        <w:rPr>
          <w:sz w:val="28"/>
          <w:szCs w:val="28"/>
        </w:rPr>
        <w:t>peer-to-peer</w:t>
      </w:r>
      <w:proofErr w:type="spellEnd"/>
      <w:r w:rsidRPr="007226B0">
        <w:rPr>
          <w:sz w:val="28"/>
          <w:szCs w:val="28"/>
        </w:rPr>
        <w:t xml:space="preserve"> или локального протокола синхронизации без использования облачных сервисов.</w:t>
      </w:r>
    </w:p>
    <w:p w:rsidR="00155B0E" w:rsidRPr="007226B0" w:rsidRDefault="00155B0E" w:rsidP="00097C1B">
      <w:pPr>
        <w:numPr>
          <w:ilvl w:val="0"/>
          <w:numId w:val="110"/>
        </w:numPr>
        <w:spacing w:line="360" w:lineRule="auto"/>
        <w:jc w:val="both"/>
        <w:textAlignment w:val="baseline"/>
        <w:rPr>
          <w:sz w:val="28"/>
          <w:szCs w:val="28"/>
        </w:rPr>
      </w:pPr>
      <w:r w:rsidRPr="00097C1B">
        <w:rPr>
          <w:rStyle w:val="af"/>
          <w:b w:val="0"/>
          <w:bCs w:val="0"/>
          <w:sz w:val="28"/>
          <w:szCs w:val="28"/>
          <w:bdr w:val="none" w:sz="0" w:space="0" w:color="auto" w:frame="1"/>
        </w:rPr>
        <w:t>Корпоративный сервер.</w:t>
      </w:r>
      <w:r w:rsidRPr="00122B7C">
        <w:rPr>
          <w:sz w:val="28"/>
          <w:szCs w:val="28"/>
        </w:rPr>
        <w:t xml:space="preserve"> </w:t>
      </w:r>
      <w:r w:rsidRPr="007226B0">
        <w:rPr>
          <w:sz w:val="28"/>
          <w:szCs w:val="28"/>
        </w:rPr>
        <w:t>Развёртывание центрального сервера для управления пользователями, политиками безопасности и централизованного аудита в масштабе организации.</w:t>
      </w:r>
    </w:p>
    <w:p w:rsidR="00155B0E" w:rsidRPr="007226B0" w:rsidRDefault="00155B0E" w:rsidP="00097C1B">
      <w:pPr>
        <w:numPr>
          <w:ilvl w:val="0"/>
          <w:numId w:val="110"/>
        </w:numPr>
        <w:spacing w:line="360" w:lineRule="auto"/>
        <w:jc w:val="both"/>
        <w:textAlignment w:val="baseline"/>
        <w:rPr>
          <w:sz w:val="28"/>
          <w:szCs w:val="28"/>
        </w:rPr>
      </w:pPr>
      <w:r w:rsidRPr="00097C1B">
        <w:rPr>
          <w:rStyle w:val="af"/>
          <w:b w:val="0"/>
          <w:bCs w:val="0"/>
          <w:sz w:val="28"/>
          <w:szCs w:val="28"/>
          <w:bdr w:val="none" w:sz="0" w:space="0" w:color="auto" w:frame="1"/>
        </w:rPr>
        <w:t>Интеграция</w:t>
      </w:r>
      <w:r w:rsidRPr="00097C1B">
        <w:rPr>
          <w:rStyle w:val="af"/>
          <w:b w:val="0"/>
          <w:bCs w:val="0"/>
          <w:sz w:val="28"/>
          <w:szCs w:val="28"/>
          <w:bdr w:val="none" w:sz="0" w:space="0" w:color="auto" w:frame="1"/>
          <w:lang w:val="en-US"/>
        </w:rPr>
        <w:t xml:space="preserve"> </w:t>
      </w:r>
      <w:r w:rsidRPr="00097C1B">
        <w:rPr>
          <w:rStyle w:val="af"/>
          <w:b w:val="0"/>
          <w:bCs w:val="0"/>
          <w:sz w:val="28"/>
          <w:szCs w:val="28"/>
          <w:bdr w:val="none" w:sz="0" w:space="0" w:color="auto" w:frame="1"/>
        </w:rPr>
        <w:t>с</w:t>
      </w:r>
      <w:r w:rsidRPr="00097C1B">
        <w:rPr>
          <w:rStyle w:val="af"/>
          <w:b w:val="0"/>
          <w:bCs w:val="0"/>
          <w:sz w:val="28"/>
          <w:szCs w:val="28"/>
          <w:bdr w:val="none" w:sz="0" w:space="0" w:color="auto" w:frame="1"/>
          <w:lang w:val="en-US"/>
        </w:rPr>
        <w:t xml:space="preserve"> LDAP/Active Directory.</w:t>
      </w:r>
      <w:r w:rsidRPr="00122B7C">
        <w:rPr>
          <w:sz w:val="28"/>
          <w:szCs w:val="28"/>
          <w:lang w:val="en-US"/>
        </w:rPr>
        <w:t xml:space="preserve"> </w:t>
      </w:r>
      <w:r w:rsidRPr="007226B0">
        <w:rPr>
          <w:sz w:val="28"/>
          <w:szCs w:val="28"/>
        </w:rPr>
        <w:t>Поддержка корпоративной аутентификации через существующие системы управления учётными записями.</w:t>
      </w:r>
    </w:p>
    <w:p w:rsidR="00155B0E" w:rsidRPr="007226B0" w:rsidRDefault="00155B0E" w:rsidP="00097C1B">
      <w:pPr>
        <w:numPr>
          <w:ilvl w:val="0"/>
          <w:numId w:val="110"/>
        </w:numPr>
        <w:spacing w:line="360" w:lineRule="auto"/>
        <w:jc w:val="both"/>
        <w:textAlignment w:val="baseline"/>
        <w:rPr>
          <w:sz w:val="28"/>
          <w:szCs w:val="28"/>
        </w:rPr>
      </w:pPr>
      <w:r w:rsidRPr="00097C1B">
        <w:rPr>
          <w:rStyle w:val="af"/>
          <w:b w:val="0"/>
          <w:bCs w:val="0"/>
          <w:sz w:val="28"/>
          <w:szCs w:val="28"/>
          <w:bdr w:val="none" w:sz="0" w:space="0" w:color="auto" w:frame="1"/>
        </w:rPr>
        <w:t>Расширенная биометрия.</w:t>
      </w:r>
      <w:r w:rsidRPr="00122B7C">
        <w:rPr>
          <w:sz w:val="28"/>
          <w:szCs w:val="28"/>
        </w:rPr>
        <w:t xml:space="preserve"> </w:t>
      </w:r>
      <w:r w:rsidRPr="007226B0">
        <w:rPr>
          <w:sz w:val="28"/>
          <w:szCs w:val="28"/>
        </w:rPr>
        <w:t xml:space="preserve">Поддержка Face ID, Touch ID, </w:t>
      </w:r>
      <w:r w:rsidR="00C114FA" w:rsidRPr="007226B0">
        <w:rPr>
          <w:sz w:val="28"/>
        </w:rPr>
        <w:t>радужки</w:t>
      </w:r>
      <w:r w:rsidR="00C114FA" w:rsidRPr="007226B0">
        <w:rPr>
          <w:sz w:val="28"/>
          <w:szCs w:val="28"/>
        </w:rPr>
        <w:t xml:space="preserve"> </w:t>
      </w:r>
      <w:r w:rsidR="00C114FA" w:rsidRPr="007226B0">
        <w:rPr>
          <w:sz w:val="28"/>
        </w:rPr>
        <w:t>глаза</w:t>
      </w:r>
      <w:r w:rsidRPr="007226B0">
        <w:rPr>
          <w:sz w:val="28"/>
          <w:szCs w:val="28"/>
        </w:rPr>
        <w:t xml:space="preserve"> и аппаратных ключей безопасности (FIDO2/</w:t>
      </w:r>
      <w:proofErr w:type="spellStart"/>
      <w:r w:rsidRPr="007226B0">
        <w:rPr>
          <w:sz w:val="28"/>
          <w:szCs w:val="28"/>
        </w:rPr>
        <w:t>WebAuthn</w:t>
      </w:r>
      <w:proofErr w:type="spellEnd"/>
      <w:r w:rsidRPr="007226B0">
        <w:rPr>
          <w:sz w:val="28"/>
          <w:szCs w:val="28"/>
        </w:rPr>
        <w:t>).</w:t>
      </w:r>
    </w:p>
    <w:p w:rsidR="00155B0E" w:rsidRPr="002C380B" w:rsidRDefault="00155B0E" w:rsidP="00097C1B">
      <w:pPr>
        <w:numPr>
          <w:ilvl w:val="0"/>
          <w:numId w:val="110"/>
        </w:numPr>
        <w:spacing w:line="360" w:lineRule="auto"/>
        <w:jc w:val="both"/>
        <w:textAlignment w:val="baseline"/>
        <w:rPr>
          <w:sz w:val="28"/>
          <w:szCs w:val="28"/>
        </w:rPr>
      </w:pPr>
      <w:r w:rsidRPr="00097C1B">
        <w:rPr>
          <w:rStyle w:val="af"/>
          <w:b w:val="0"/>
          <w:bCs w:val="0"/>
          <w:sz w:val="28"/>
          <w:szCs w:val="28"/>
          <w:bdr w:val="none" w:sz="0" w:space="0" w:color="auto" w:frame="1"/>
        </w:rPr>
        <w:t>Облачная репликация.</w:t>
      </w:r>
      <w:r w:rsidRPr="00122B7C">
        <w:rPr>
          <w:sz w:val="28"/>
          <w:szCs w:val="28"/>
        </w:rPr>
        <w:t xml:space="preserve"> </w:t>
      </w:r>
      <w:r w:rsidRPr="007226B0">
        <w:rPr>
          <w:sz w:val="28"/>
          <w:szCs w:val="28"/>
        </w:rPr>
        <w:t>Опциональная возможность репликации зашифрованных данных на корпоративные серверы или доверенные российские облачные хранилища с сохранением полного контроля над ключами шифрования.</w:t>
      </w:r>
    </w:p>
    <w:p w:rsidR="00155B0E" w:rsidRPr="007226B0" w:rsidRDefault="00155B0E" w:rsidP="00097C1B">
      <w:pPr>
        <w:spacing w:line="360" w:lineRule="auto"/>
        <w:ind w:firstLine="360"/>
        <w:jc w:val="both"/>
        <w:textAlignment w:val="baseline"/>
        <w:rPr>
          <w:sz w:val="28"/>
          <w:szCs w:val="28"/>
        </w:rPr>
      </w:pPr>
      <w:r w:rsidRPr="007226B0">
        <w:rPr>
          <w:sz w:val="28"/>
          <w:szCs w:val="28"/>
        </w:rPr>
        <w:t>Таким образом, разработанная система представляет собой полноценное решение для управления паролями в корпоративной среде, отвечающее современным требованиям информационной безопасности, и имеет значительный потенциал для дальнейшего развития и масштабирования.</w:t>
      </w:r>
    </w:p>
    <w:p w:rsidR="00155B0E" w:rsidRPr="00D8113A" w:rsidRDefault="00B53DF7" w:rsidP="00097C1B">
      <w:pPr>
        <w:pStyle w:val="1"/>
        <w:spacing w:before="360" w:after="240" w:line="360" w:lineRule="auto"/>
        <w:jc w:val="center"/>
        <w:textAlignment w:val="baseline"/>
        <w:rPr>
          <w:rFonts w:ascii="Times New Roman" w:hAnsi="Times New Roman"/>
          <w:b w:val="0"/>
          <w:bCs w:val="0"/>
          <w:rPrChange w:id="2875" w:author="Sasha Azazlov" w:date="2026-05-20T12:36:00Z" w16du:dateUtc="2026-05-20T09:36:00Z">
            <w:rPr>
              <w:rFonts w:ascii="Times New Roman" w:hAnsi="Times New Roman"/>
              <w:b w:val="0"/>
              <w:bCs w:val="0"/>
              <w:sz w:val="28"/>
              <w:szCs w:val="28"/>
            </w:rPr>
          </w:rPrChange>
        </w:rPr>
      </w:pPr>
      <w:r w:rsidRPr="00D8113A">
        <w:rPr>
          <w:rFonts w:ascii="Times New Roman" w:hAnsi="Times New Roman"/>
          <w:color w:val="000000"/>
          <w:rPrChange w:id="2876" w:author="Sasha Azazlov" w:date="2026-05-20T12:36:00Z" w16du:dateUtc="2026-05-20T09:36:00Z">
            <w:rPr>
              <w:rFonts w:ascii="Times New Roman" w:hAnsi="Times New Roman"/>
              <w:color w:val="000000"/>
              <w:sz w:val="28"/>
              <w:szCs w:val="28"/>
            </w:rPr>
          </w:rPrChange>
        </w:rPr>
        <w:br w:type="page"/>
      </w:r>
      <w:bookmarkStart w:id="2877" w:name="_Toc230173249"/>
      <w:r w:rsidR="00155B0E" w:rsidRPr="00D8113A">
        <w:rPr>
          <w:rFonts w:ascii="Times New Roman" w:hAnsi="Times New Roman"/>
          <w:b w:val="0"/>
          <w:bCs w:val="0"/>
          <w:rPrChange w:id="2878" w:author="Sasha Azazlov" w:date="2026-05-20T12:36:00Z" w16du:dateUtc="2026-05-20T09:36:00Z">
            <w:rPr>
              <w:rFonts w:ascii="Times New Roman" w:hAnsi="Times New Roman"/>
              <w:b w:val="0"/>
              <w:bCs w:val="0"/>
              <w:sz w:val="28"/>
              <w:szCs w:val="28"/>
            </w:rPr>
          </w:rPrChange>
        </w:rPr>
        <w:lastRenderedPageBreak/>
        <w:t>СПИСОК ИСПОЛЬЗОВАННЫХ ИСТОЧНИКОВ</w:t>
      </w:r>
      <w:bookmarkEnd w:id="2877"/>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Федеральный закон от 27.07.2006 № 152-ФЗ «О персональных данных» (с изменениями и дополнениями) // Собрание законодательства РФ. — 2006. — № 31 (ч. I). — Ст. 3451.</w:t>
      </w:r>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Федеральный закон от 26.07.2017 № 187-ФЗ «О безопасности критической информационной инфраструктуры Российской Федерации» (с изменениями и дополнениями) // Собрание законодательства РФ. — 2017. — № 31 (ч. I). — Ст. 4703.</w:t>
      </w:r>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Федеральный закон от 27.07.2006 № 149-ФЗ «Об информации, информационных технологиях и о защите информации» (с изменениями и дополнениями) // Собрание законодательства РФ. — 2006. — № 31 (ч. II). — Ст. 3448.</w:t>
      </w:r>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 xml:space="preserve">ГОСТ Р 57580.1-2017 «Защита информации. Безопасность объектов критической информационной инфраструктуры. Основы и терминология». — М.: </w:t>
      </w:r>
      <w:proofErr w:type="spellStart"/>
      <w:r w:rsidRPr="007226B0">
        <w:rPr>
          <w:sz w:val="28"/>
          <w:szCs w:val="28"/>
        </w:rPr>
        <w:t>Стандартинформ</w:t>
      </w:r>
      <w:proofErr w:type="spellEnd"/>
      <w:r w:rsidRPr="007226B0">
        <w:rPr>
          <w:sz w:val="28"/>
          <w:szCs w:val="28"/>
        </w:rPr>
        <w:t>, 2017. — 20 с.</w:t>
      </w:r>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 xml:space="preserve">ГОСТ Р 7.0.100-2018 «Библиографическая запись. Библиографическое описание. Общие требования и правила составления». — М.: </w:t>
      </w:r>
      <w:proofErr w:type="spellStart"/>
      <w:r w:rsidRPr="007226B0">
        <w:rPr>
          <w:sz w:val="28"/>
          <w:szCs w:val="28"/>
        </w:rPr>
        <w:t>Стандартинформ</w:t>
      </w:r>
      <w:proofErr w:type="spellEnd"/>
      <w:r w:rsidRPr="007226B0">
        <w:rPr>
          <w:sz w:val="28"/>
          <w:szCs w:val="28"/>
        </w:rPr>
        <w:t>, 2018. — 64 с.</w:t>
      </w:r>
    </w:p>
    <w:p w:rsidR="00155B0E" w:rsidRPr="007226B0" w:rsidRDefault="00155B0E" w:rsidP="00097C1B">
      <w:pPr>
        <w:numPr>
          <w:ilvl w:val="0"/>
          <w:numId w:val="111"/>
        </w:numPr>
        <w:spacing w:line="360" w:lineRule="auto"/>
        <w:jc w:val="both"/>
        <w:textAlignment w:val="baseline"/>
        <w:rPr>
          <w:sz w:val="28"/>
          <w:szCs w:val="28"/>
          <w:lang w:val="en-US"/>
        </w:rPr>
      </w:pPr>
      <w:r w:rsidRPr="007226B0">
        <w:rPr>
          <w:sz w:val="28"/>
          <w:szCs w:val="28"/>
          <w:lang w:val="en-US"/>
        </w:rPr>
        <w:t xml:space="preserve">Nir Y., Langley A. RFC 8439: ChaCha20 and Poly1305 for IETF Protocols / Internet Research Task Force (IRTF). — June 2018. — 46 p. — URL: </w:t>
      </w:r>
      <w:r>
        <w:fldChar w:fldCharType="begin"/>
      </w:r>
      <w:r w:rsidRPr="00897D11">
        <w:rPr>
          <w:lang w:val="en-US"/>
          <w:rPrChange w:id="2879" w:author="Sasha Azazlov" w:date="2026-05-20T12:13:00Z" w16du:dateUtc="2026-05-20T09:13:00Z">
            <w:rPr/>
          </w:rPrChange>
        </w:rPr>
        <w:instrText>HYPERLINK "https://www.rfc-editor.org/info/rfc8439" \t "_blank"</w:instrText>
      </w:r>
      <w:r>
        <w:fldChar w:fldCharType="separate"/>
      </w:r>
      <w:r w:rsidRPr="007226B0">
        <w:rPr>
          <w:rStyle w:val="a3"/>
          <w:sz w:val="28"/>
          <w:szCs w:val="28"/>
          <w:bdr w:val="none" w:sz="0" w:space="0" w:color="auto" w:frame="1"/>
          <w:lang w:val="en-US"/>
        </w:rPr>
        <w:t>https://www.rfc-editor.org/info/rfc8439</w:t>
      </w:r>
      <w:r>
        <w:fldChar w:fldCharType="end"/>
      </w:r>
      <w:r w:rsidRPr="007226B0">
        <w:rPr>
          <w:sz w:val="28"/>
          <w:szCs w:val="28"/>
          <w:lang w:val="en-US"/>
        </w:rPr>
        <w:t xml:space="preserve"> (</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7D41D6">
      <w:pPr>
        <w:numPr>
          <w:ilvl w:val="0"/>
          <w:numId w:val="111"/>
        </w:numPr>
        <w:spacing w:line="360" w:lineRule="auto"/>
        <w:textAlignment w:val="baseline"/>
        <w:rPr>
          <w:sz w:val="28"/>
          <w:szCs w:val="28"/>
          <w:lang w:val="en-US"/>
        </w:rPr>
        <w:pPrChange w:id="2880" w:author="Sasha Azazlov" w:date="2026-05-20T12:44:00Z" w16du:dateUtc="2026-05-20T09:44:00Z">
          <w:pPr>
            <w:numPr>
              <w:numId w:val="111"/>
            </w:numPr>
            <w:tabs>
              <w:tab w:val="num" w:pos="720"/>
            </w:tabs>
            <w:spacing w:line="360" w:lineRule="auto"/>
            <w:ind w:left="720" w:hanging="360"/>
            <w:jc w:val="both"/>
            <w:textAlignment w:val="baseline"/>
          </w:pPr>
        </w:pPrChange>
      </w:pPr>
      <w:r w:rsidRPr="007226B0">
        <w:rPr>
          <w:sz w:val="28"/>
          <w:szCs w:val="28"/>
          <w:lang w:val="en-US"/>
        </w:rPr>
        <w:t xml:space="preserve">OWASP. Password Storage Cheat Sheet / Open Web Application Security Project. — 2023. — URL: </w:t>
      </w:r>
      <w:r>
        <w:fldChar w:fldCharType="begin"/>
      </w:r>
      <w:r w:rsidRPr="00897D11">
        <w:rPr>
          <w:lang w:val="en-US"/>
          <w:rPrChange w:id="2881" w:author="Sasha Azazlov" w:date="2026-05-20T12:13:00Z" w16du:dateUtc="2026-05-20T09:13:00Z">
            <w:rPr/>
          </w:rPrChange>
        </w:rPr>
        <w:instrText>HYPERLINK "https://cheatsheetseries.owasp.org/cheatsheets/Password_Storage_Cheat_Sheet.html" \t "_blank"</w:instrText>
      </w:r>
      <w:r>
        <w:fldChar w:fldCharType="separate"/>
      </w:r>
      <w:r w:rsidRPr="007226B0">
        <w:rPr>
          <w:rStyle w:val="a3"/>
          <w:sz w:val="28"/>
          <w:szCs w:val="28"/>
          <w:bdr w:val="none" w:sz="0" w:space="0" w:color="auto" w:frame="1"/>
          <w:lang w:val="en-US"/>
        </w:rPr>
        <w:t>https://cheatsheetseries.owasp.org/cheatsheets/Password_Storage_Cheat_Sheet.html</w:t>
      </w:r>
      <w:r>
        <w:fldChar w:fldCharType="end"/>
      </w:r>
      <w:r w:rsidRPr="007226B0">
        <w:rPr>
          <w:sz w:val="28"/>
          <w:szCs w:val="28"/>
          <w:lang w:val="en-US"/>
        </w:rPr>
        <w:t xml:space="preserve"> (</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7D41D6">
      <w:pPr>
        <w:numPr>
          <w:ilvl w:val="0"/>
          <w:numId w:val="111"/>
        </w:numPr>
        <w:spacing w:line="360" w:lineRule="auto"/>
        <w:textAlignment w:val="baseline"/>
        <w:rPr>
          <w:sz w:val="28"/>
          <w:szCs w:val="28"/>
          <w:lang w:val="en-US"/>
        </w:rPr>
        <w:pPrChange w:id="2882" w:author="Sasha Azazlov" w:date="2026-05-20T12:44:00Z" w16du:dateUtc="2026-05-20T09:44:00Z">
          <w:pPr>
            <w:numPr>
              <w:numId w:val="111"/>
            </w:numPr>
            <w:tabs>
              <w:tab w:val="num" w:pos="720"/>
            </w:tabs>
            <w:spacing w:line="360" w:lineRule="auto"/>
            <w:ind w:left="720" w:hanging="360"/>
            <w:jc w:val="both"/>
            <w:textAlignment w:val="baseline"/>
          </w:pPr>
        </w:pPrChange>
      </w:pPr>
      <w:r w:rsidRPr="007226B0">
        <w:rPr>
          <w:sz w:val="28"/>
          <w:szCs w:val="28"/>
          <w:lang w:val="en-US"/>
        </w:rPr>
        <w:t xml:space="preserve">OWASP. Authentication Cheat Sheet / Open Web Application Security Project. — 2023. — URL: </w:t>
      </w:r>
      <w:r>
        <w:lastRenderedPageBreak/>
        <w:fldChar w:fldCharType="begin"/>
      </w:r>
      <w:r w:rsidRPr="00897D11">
        <w:rPr>
          <w:lang w:val="en-US"/>
          <w:rPrChange w:id="2883" w:author="Sasha Azazlov" w:date="2026-05-20T12:13:00Z" w16du:dateUtc="2026-05-20T09:13:00Z">
            <w:rPr/>
          </w:rPrChange>
        </w:rPr>
        <w:instrText>HYPERLINK "https://cheatsheetseries.owasp.org/cheatsheets/Authentication_Cheat_Sheet.html" \t "_blank"</w:instrText>
      </w:r>
      <w:r>
        <w:fldChar w:fldCharType="separate"/>
      </w:r>
      <w:r w:rsidRPr="007226B0">
        <w:rPr>
          <w:rStyle w:val="a3"/>
          <w:sz w:val="28"/>
          <w:szCs w:val="28"/>
          <w:bdr w:val="none" w:sz="0" w:space="0" w:color="auto" w:frame="1"/>
          <w:lang w:val="en-US"/>
        </w:rPr>
        <w:t>https://cheatsheetseries.owasp.org/cheatsheets/Authentication_Cheat_Sheet.html</w:t>
      </w:r>
      <w:r>
        <w:fldChar w:fldCharType="end"/>
      </w:r>
      <w:r w:rsidRPr="007226B0">
        <w:rPr>
          <w:sz w:val="28"/>
          <w:szCs w:val="28"/>
          <w:lang w:val="en-US"/>
        </w:rPr>
        <w:t xml:space="preserve"> (</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097C1B">
      <w:pPr>
        <w:numPr>
          <w:ilvl w:val="0"/>
          <w:numId w:val="111"/>
        </w:numPr>
        <w:spacing w:line="360" w:lineRule="auto"/>
        <w:jc w:val="both"/>
        <w:textAlignment w:val="baseline"/>
        <w:rPr>
          <w:sz w:val="28"/>
          <w:szCs w:val="28"/>
          <w:lang w:val="en-US"/>
        </w:rPr>
      </w:pPr>
      <w:r w:rsidRPr="007226B0">
        <w:rPr>
          <w:sz w:val="28"/>
          <w:szCs w:val="28"/>
          <w:lang w:val="en-US"/>
        </w:rPr>
        <w:t xml:space="preserve">Flutter Documentation / Google LLC. — 2026. — URL: </w:t>
      </w:r>
      <w:r>
        <w:fldChar w:fldCharType="begin"/>
      </w:r>
      <w:r w:rsidRPr="00F256EB">
        <w:rPr>
          <w:lang w:val="en-US"/>
          <w:rPrChange w:id="2884" w:author="Sasha Azazlov" w:date="2026-05-20T12:13:00Z" w16du:dateUtc="2026-05-20T09:13:00Z">
            <w:rPr/>
          </w:rPrChange>
        </w:rPr>
        <w:instrText>HYPERLINK "https://docs.flutter.dev" \t "_blank"</w:instrText>
      </w:r>
      <w:r>
        <w:fldChar w:fldCharType="separate"/>
      </w:r>
      <w:r w:rsidRPr="007226B0">
        <w:rPr>
          <w:rStyle w:val="a3"/>
          <w:sz w:val="28"/>
          <w:szCs w:val="28"/>
          <w:bdr w:val="none" w:sz="0" w:space="0" w:color="auto" w:frame="1"/>
          <w:lang w:val="en-US"/>
        </w:rPr>
        <w:t>https://docs.flutter.dev</w:t>
      </w:r>
      <w:r>
        <w:fldChar w:fldCharType="end"/>
      </w:r>
      <w:r w:rsidRPr="007226B0">
        <w:rPr>
          <w:sz w:val="28"/>
          <w:szCs w:val="28"/>
          <w:lang w:val="en-US"/>
        </w:rPr>
        <w:t xml:space="preserve"> (</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097C1B">
      <w:pPr>
        <w:numPr>
          <w:ilvl w:val="0"/>
          <w:numId w:val="111"/>
        </w:numPr>
        <w:spacing w:line="360" w:lineRule="auto"/>
        <w:jc w:val="both"/>
        <w:textAlignment w:val="baseline"/>
        <w:rPr>
          <w:sz w:val="28"/>
          <w:szCs w:val="28"/>
          <w:lang w:val="en-US"/>
        </w:rPr>
      </w:pPr>
      <w:r w:rsidRPr="007226B0">
        <w:rPr>
          <w:sz w:val="28"/>
          <w:szCs w:val="28"/>
          <w:lang w:val="en-US"/>
        </w:rPr>
        <w:t xml:space="preserve">SQLite Documentation / SQLite Consortium. — 2026. — URL: </w:t>
      </w:r>
      <w:r>
        <w:fldChar w:fldCharType="begin"/>
      </w:r>
      <w:r w:rsidRPr="00F256EB">
        <w:rPr>
          <w:lang w:val="en-US"/>
          <w:rPrChange w:id="2885" w:author="Sasha Azazlov" w:date="2026-05-20T12:13:00Z" w16du:dateUtc="2026-05-20T09:13:00Z">
            <w:rPr/>
          </w:rPrChange>
        </w:rPr>
        <w:instrText>HYPERLINK "https://www.sqlite.org/docs.html" \t "_blank"</w:instrText>
      </w:r>
      <w:r>
        <w:fldChar w:fldCharType="separate"/>
      </w:r>
      <w:r w:rsidRPr="007226B0">
        <w:rPr>
          <w:rStyle w:val="a3"/>
          <w:sz w:val="28"/>
          <w:szCs w:val="28"/>
          <w:bdr w:val="none" w:sz="0" w:space="0" w:color="auto" w:frame="1"/>
          <w:lang w:val="en-US"/>
        </w:rPr>
        <w:t>https://www.sqlite.org/docs.html</w:t>
      </w:r>
      <w:r>
        <w:fldChar w:fldCharType="end"/>
      </w:r>
      <w:r w:rsidRPr="007226B0">
        <w:rPr>
          <w:sz w:val="28"/>
          <w:szCs w:val="28"/>
          <w:lang w:val="en-US"/>
        </w:rPr>
        <w:t xml:space="preserve"> (</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097C1B">
      <w:pPr>
        <w:numPr>
          <w:ilvl w:val="0"/>
          <w:numId w:val="111"/>
        </w:numPr>
        <w:spacing w:line="360" w:lineRule="auto"/>
        <w:jc w:val="both"/>
        <w:textAlignment w:val="baseline"/>
        <w:rPr>
          <w:sz w:val="28"/>
          <w:szCs w:val="28"/>
          <w:lang w:val="en-US"/>
        </w:rPr>
      </w:pPr>
      <w:r w:rsidRPr="007226B0">
        <w:rPr>
          <w:sz w:val="28"/>
          <w:szCs w:val="28"/>
          <w:lang w:val="en-US"/>
        </w:rPr>
        <w:t xml:space="preserve">SQLite. About SQLite / SQLite Consortium. — 2026. — URL: </w:t>
      </w:r>
      <w:r>
        <w:fldChar w:fldCharType="begin"/>
      </w:r>
      <w:r w:rsidRPr="00F256EB">
        <w:rPr>
          <w:lang w:val="en-US"/>
          <w:rPrChange w:id="2886" w:author="Sasha Azazlov" w:date="2026-05-20T12:13:00Z" w16du:dateUtc="2026-05-20T09:13:00Z">
            <w:rPr/>
          </w:rPrChange>
        </w:rPr>
        <w:instrText>HYPERLINK "https://www.sqlite.org/about.html" \t "_blank"</w:instrText>
      </w:r>
      <w:r>
        <w:fldChar w:fldCharType="separate"/>
      </w:r>
      <w:r w:rsidRPr="007226B0">
        <w:rPr>
          <w:rStyle w:val="a3"/>
          <w:sz w:val="28"/>
          <w:szCs w:val="28"/>
          <w:bdr w:val="none" w:sz="0" w:space="0" w:color="auto" w:frame="1"/>
          <w:lang w:val="en-US"/>
        </w:rPr>
        <w:t>https://www.sqlite.org/about.html</w:t>
      </w:r>
      <w:r>
        <w:fldChar w:fldCharType="end"/>
      </w:r>
      <w:r w:rsidRPr="007226B0">
        <w:rPr>
          <w:sz w:val="28"/>
          <w:szCs w:val="28"/>
          <w:lang w:val="en-US"/>
        </w:rPr>
        <w:t xml:space="preserve"> (</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097C1B">
      <w:pPr>
        <w:numPr>
          <w:ilvl w:val="0"/>
          <w:numId w:val="111"/>
        </w:numPr>
        <w:spacing w:after="120" w:line="360" w:lineRule="auto"/>
        <w:jc w:val="both"/>
        <w:textAlignment w:val="baseline"/>
        <w:rPr>
          <w:sz w:val="28"/>
          <w:szCs w:val="28"/>
        </w:rPr>
      </w:pPr>
      <w:proofErr w:type="spellStart"/>
      <w:r w:rsidRPr="007226B0">
        <w:rPr>
          <w:sz w:val="28"/>
          <w:szCs w:val="28"/>
        </w:rPr>
        <w:t>Шнайер</w:t>
      </w:r>
      <w:proofErr w:type="spellEnd"/>
      <w:r w:rsidRPr="007226B0">
        <w:rPr>
          <w:sz w:val="28"/>
          <w:szCs w:val="28"/>
        </w:rPr>
        <w:t xml:space="preserve"> Б. Прикладная криптография. Протоколы, алгоритмы, исходные тексты на языке Си</w:t>
      </w:r>
      <w:del w:id="2887" w:author="Sasha Azazlov" w:date="2026-05-20T12:44:00Z" w16du:dateUtc="2026-05-20T09:44:00Z">
        <w:r w:rsidRPr="007226B0" w:rsidDel="007D41D6">
          <w:rPr>
            <w:sz w:val="28"/>
            <w:szCs w:val="28"/>
          </w:rPr>
          <w:delText xml:space="preserve"> </w:delText>
        </w:r>
      </w:del>
      <w:r w:rsidRPr="007226B0">
        <w:rPr>
          <w:sz w:val="28"/>
          <w:szCs w:val="28"/>
        </w:rPr>
        <w:t>/</w:t>
      </w:r>
      <w:del w:id="2888" w:author="Sasha Azazlov" w:date="2026-05-20T12:44:00Z" w16du:dateUtc="2026-05-20T09:44:00Z">
        <w:r w:rsidRPr="007226B0" w:rsidDel="007D41D6">
          <w:rPr>
            <w:sz w:val="28"/>
            <w:szCs w:val="28"/>
          </w:rPr>
          <w:delText xml:space="preserve"> </w:delText>
        </w:r>
      </w:del>
      <w:r w:rsidRPr="007226B0">
        <w:rPr>
          <w:sz w:val="28"/>
          <w:szCs w:val="28"/>
        </w:rPr>
        <w:t xml:space="preserve">Б. </w:t>
      </w:r>
      <w:proofErr w:type="spellStart"/>
      <w:r w:rsidRPr="007226B0">
        <w:rPr>
          <w:sz w:val="28"/>
          <w:szCs w:val="28"/>
        </w:rPr>
        <w:t>Шнайер</w:t>
      </w:r>
      <w:proofErr w:type="spellEnd"/>
      <w:r w:rsidRPr="007226B0">
        <w:rPr>
          <w:sz w:val="28"/>
          <w:szCs w:val="28"/>
        </w:rPr>
        <w:t>. — 2-е изд. — М.</w:t>
      </w:r>
      <w:del w:id="2889" w:author="Sasha Azazlov" w:date="2026-05-20T12:44:00Z" w16du:dateUtc="2026-05-20T09:44:00Z">
        <w:r w:rsidRPr="007226B0" w:rsidDel="007D41D6">
          <w:rPr>
            <w:sz w:val="28"/>
            <w:szCs w:val="28"/>
          </w:rPr>
          <w:delText xml:space="preserve"> </w:delText>
        </w:r>
      </w:del>
      <w:r w:rsidRPr="007226B0">
        <w:rPr>
          <w:sz w:val="28"/>
          <w:szCs w:val="28"/>
        </w:rPr>
        <w:t>: ТРИУМФ, 2002. — 816</w:t>
      </w:r>
      <w:del w:id="2890" w:author="Sasha Azazlov" w:date="2026-05-20T12:44:00Z" w16du:dateUtc="2026-05-20T09:44:00Z">
        <w:r w:rsidRPr="007226B0" w:rsidDel="007D41D6">
          <w:rPr>
            <w:sz w:val="28"/>
            <w:szCs w:val="28"/>
          </w:rPr>
          <w:delText xml:space="preserve"> </w:delText>
        </w:r>
      </w:del>
      <w:r w:rsidRPr="007226B0">
        <w:rPr>
          <w:sz w:val="28"/>
          <w:szCs w:val="28"/>
        </w:rPr>
        <w:t>с.</w:t>
      </w:r>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 xml:space="preserve">Криптографические методы и средства защиты </w:t>
      </w:r>
      <w:proofErr w:type="gramStart"/>
      <w:r w:rsidRPr="007226B0">
        <w:rPr>
          <w:sz w:val="28"/>
          <w:szCs w:val="28"/>
        </w:rPr>
        <w:t>информации :</w:t>
      </w:r>
      <w:proofErr w:type="gramEnd"/>
      <w:r w:rsidRPr="007226B0">
        <w:rPr>
          <w:sz w:val="28"/>
          <w:szCs w:val="28"/>
        </w:rPr>
        <w:t xml:space="preserve"> учебник / под ред. [авт. коллектив]. — </w:t>
      </w:r>
      <w:proofErr w:type="gramStart"/>
      <w:r w:rsidRPr="007226B0">
        <w:rPr>
          <w:sz w:val="28"/>
          <w:szCs w:val="28"/>
        </w:rPr>
        <w:t>М. :</w:t>
      </w:r>
      <w:proofErr w:type="gramEnd"/>
      <w:r w:rsidRPr="007226B0">
        <w:rPr>
          <w:sz w:val="28"/>
          <w:szCs w:val="28"/>
        </w:rPr>
        <w:t xml:space="preserve"> ЛитРес, 2023. — 222 с. — ISBN 978-5-4061-1653-1.</w:t>
      </w:r>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 xml:space="preserve">Криптографические методы защиты </w:t>
      </w:r>
      <w:proofErr w:type="gramStart"/>
      <w:r w:rsidRPr="007226B0">
        <w:rPr>
          <w:sz w:val="28"/>
          <w:szCs w:val="28"/>
        </w:rPr>
        <w:t>информации :</w:t>
      </w:r>
      <w:proofErr w:type="gramEnd"/>
      <w:r w:rsidRPr="007226B0">
        <w:rPr>
          <w:sz w:val="28"/>
          <w:szCs w:val="28"/>
        </w:rPr>
        <w:t xml:space="preserve"> курс лекций / под ред. [авт. коллектив]. — М.</w:t>
      </w:r>
      <w:del w:id="2891" w:author="Sasha Azazlov" w:date="2026-05-20T12:44:00Z" w16du:dateUtc="2026-05-20T09:44:00Z">
        <w:r w:rsidRPr="007226B0" w:rsidDel="006F300C">
          <w:rPr>
            <w:sz w:val="28"/>
            <w:szCs w:val="28"/>
          </w:rPr>
          <w:delText xml:space="preserve"> </w:delText>
        </w:r>
      </w:del>
      <w:r w:rsidRPr="007226B0">
        <w:rPr>
          <w:sz w:val="28"/>
          <w:szCs w:val="28"/>
        </w:rPr>
        <w:t>: ЛитРес, 2023. — 342</w:t>
      </w:r>
      <w:del w:id="2892" w:author="Sasha Azazlov" w:date="2026-05-20T12:45:00Z" w16du:dateUtc="2026-05-20T09:45:00Z">
        <w:r w:rsidRPr="007226B0" w:rsidDel="006F300C">
          <w:rPr>
            <w:sz w:val="28"/>
            <w:szCs w:val="28"/>
          </w:rPr>
          <w:delText xml:space="preserve"> </w:delText>
        </w:r>
      </w:del>
      <w:r w:rsidRPr="007226B0">
        <w:rPr>
          <w:sz w:val="28"/>
          <w:szCs w:val="28"/>
        </w:rPr>
        <w:t>с. —</w:t>
      </w:r>
      <w:ins w:id="2893" w:author="Sasha Azazlov" w:date="2026-05-20T12:45:00Z" w16du:dateUtc="2026-05-20T09:45:00Z">
        <w:r w:rsidR="006F300C">
          <w:rPr>
            <w:sz w:val="28"/>
            <w:szCs w:val="28"/>
          </w:rPr>
          <w:t xml:space="preserve"> </w:t>
        </w:r>
      </w:ins>
      <w:del w:id="2894" w:author="Sasha Azazlov" w:date="2026-05-20T12:45:00Z" w16du:dateUtc="2026-05-20T09:45:00Z">
        <w:r w:rsidRPr="007226B0" w:rsidDel="006F300C">
          <w:rPr>
            <w:sz w:val="28"/>
            <w:szCs w:val="28"/>
          </w:rPr>
          <w:delText xml:space="preserve"> </w:delText>
        </w:r>
      </w:del>
      <w:r w:rsidRPr="007226B0">
        <w:rPr>
          <w:sz w:val="28"/>
          <w:szCs w:val="28"/>
        </w:rPr>
        <w:t>ISBN 978-5-00172-538-1.</w:t>
      </w:r>
    </w:p>
    <w:p w:rsidR="00155B0E" w:rsidRPr="007226B0" w:rsidRDefault="00155B0E" w:rsidP="00097C1B">
      <w:pPr>
        <w:numPr>
          <w:ilvl w:val="0"/>
          <w:numId w:val="111"/>
        </w:numPr>
        <w:spacing w:after="120" w:line="360" w:lineRule="auto"/>
        <w:jc w:val="both"/>
        <w:textAlignment w:val="baseline"/>
        <w:rPr>
          <w:sz w:val="28"/>
          <w:szCs w:val="28"/>
        </w:rPr>
      </w:pPr>
      <w:r w:rsidRPr="007226B0">
        <w:rPr>
          <w:sz w:val="28"/>
          <w:szCs w:val="28"/>
        </w:rPr>
        <w:t xml:space="preserve">Рубин Ф. Криптография с секретным ключом / Ф. Рубин. — </w:t>
      </w:r>
      <w:proofErr w:type="gramStart"/>
      <w:r w:rsidRPr="007226B0">
        <w:rPr>
          <w:sz w:val="28"/>
          <w:szCs w:val="28"/>
        </w:rPr>
        <w:t>М. :</w:t>
      </w:r>
      <w:proofErr w:type="gramEnd"/>
      <w:r w:rsidRPr="007226B0">
        <w:rPr>
          <w:sz w:val="28"/>
          <w:szCs w:val="28"/>
        </w:rPr>
        <w:t xml:space="preserve"> ДМК Пресс, 2022. — 386 с.</w:t>
      </w:r>
    </w:p>
    <w:p w:rsidR="00155B0E" w:rsidRPr="007226B0" w:rsidRDefault="00155B0E" w:rsidP="00097C1B">
      <w:pPr>
        <w:numPr>
          <w:ilvl w:val="0"/>
          <w:numId w:val="111"/>
        </w:numPr>
        <w:spacing w:after="120" w:line="360" w:lineRule="auto"/>
        <w:jc w:val="both"/>
        <w:textAlignment w:val="baseline"/>
        <w:rPr>
          <w:sz w:val="28"/>
          <w:szCs w:val="28"/>
        </w:rPr>
      </w:pPr>
      <w:proofErr w:type="spellStart"/>
      <w:r w:rsidRPr="007226B0">
        <w:rPr>
          <w:sz w:val="28"/>
          <w:szCs w:val="28"/>
        </w:rPr>
        <w:t>Яворски</w:t>
      </w:r>
      <w:proofErr w:type="spellEnd"/>
      <w:r w:rsidRPr="007226B0">
        <w:rPr>
          <w:sz w:val="28"/>
          <w:szCs w:val="28"/>
        </w:rPr>
        <w:t xml:space="preserve"> П. Ловушка для багов. Путешествие в мир белого хакинга / П. </w:t>
      </w:r>
      <w:proofErr w:type="spellStart"/>
      <w:proofErr w:type="gramStart"/>
      <w:r w:rsidRPr="007226B0">
        <w:rPr>
          <w:sz w:val="28"/>
          <w:szCs w:val="28"/>
        </w:rPr>
        <w:t>Яворски</w:t>
      </w:r>
      <w:proofErr w:type="spellEnd"/>
      <w:r w:rsidRPr="007226B0">
        <w:rPr>
          <w:sz w:val="28"/>
          <w:szCs w:val="28"/>
        </w:rPr>
        <w:t xml:space="preserve"> ;</w:t>
      </w:r>
      <w:proofErr w:type="gramEnd"/>
      <w:r w:rsidRPr="007226B0">
        <w:rPr>
          <w:sz w:val="28"/>
          <w:szCs w:val="28"/>
        </w:rPr>
        <w:t xml:space="preserve"> пер. с англ. С. Черникова. — </w:t>
      </w:r>
      <w:proofErr w:type="gramStart"/>
      <w:r w:rsidRPr="007226B0">
        <w:rPr>
          <w:sz w:val="28"/>
          <w:szCs w:val="28"/>
        </w:rPr>
        <w:t>М. :</w:t>
      </w:r>
      <w:proofErr w:type="gramEnd"/>
      <w:r w:rsidRPr="007226B0">
        <w:rPr>
          <w:sz w:val="28"/>
          <w:szCs w:val="28"/>
        </w:rPr>
        <w:t xml:space="preserve"> ЛитРес, 2020. — 273 с. — ISBN 978-5-4461-1708-6.</w:t>
      </w:r>
    </w:p>
    <w:p w:rsidR="00155B0E" w:rsidRPr="007226B0" w:rsidRDefault="00155B0E" w:rsidP="00097C1B">
      <w:pPr>
        <w:numPr>
          <w:ilvl w:val="0"/>
          <w:numId w:val="111"/>
        </w:numPr>
        <w:spacing w:line="360" w:lineRule="auto"/>
        <w:jc w:val="both"/>
        <w:textAlignment w:val="baseline"/>
        <w:rPr>
          <w:sz w:val="28"/>
          <w:szCs w:val="28"/>
        </w:rPr>
      </w:pPr>
      <w:r w:rsidRPr="007226B0">
        <w:rPr>
          <w:sz w:val="28"/>
          <w:szCs w:val="28"/>
        </w:rPr>
        <w:t xml:space="preserve">Горбунов С. О. </w:t>
      </w:r>
      <w:proofErr w:type="spellStart"/>
      <w:r w:rsidRPr="007226B0">
        <w:rPr>
          <w:sz w:val="28"/>
          <w:szCs w:val="28"/>
        </w:rPr>
        <w:t>Clean</w:t>
      </w:r>
      <w:proofErr w:type="spellEnd"/>
      <w:r w:rsidRPr="007226B0">
        <w:rPr>
          <w:sz w:val="28"/>
          <w:szCs w:val="28"/>
        </w:rPr>
        <w:t xml:space="preserve"> Architecture в </w:t>
      </w:r>
      <w:proofErr w:type="spellStart"/>
      <w:r w:rsidRPr="007226B0">
        <w:rPr>
          <w:sz w:val="28"/>
          <w:szCs w:val="28"/>
        </w:rPr>
        <w:t>Flutter</w:t>
      </w:r>
      <w:proofErr w:type="spellEnd"/>
      <w:r w:rsidRPr="007226B0">
        <w:rPr>
          <w:sz w:val="28"/>
          <w:szCs w:val="28"/>
        </w:rPr>
        <w:t xml:space="preserve">: лучшие практики 2025 / С. О. Горбунов // </w:t>
      </w:r>
      <w:proofErr w:type="spellStart"/>
      <w:r w:rsidRPr="007226B0">
        <w:rPr>
          <w:sz w:val="28"/>
          <w:szCs w:val="28"/>
        </w:rPr>
        <w:t>Хабр</w:t>
      </w:r>
      <w:proofErr w:type="spellEnd"/>
      <w:r w:rsidRPr="007226B0">
        <w:rPr>
          <w:sz w:val="28"/>
          <w:szCs w:val="28"/>
        </w:rPr>
        <w:t xml:space="preserve">. — 2025. — 15 янв. — URL: </w:t>
      </w:r>
      <w:hyperlink r:id="rId17" w:history="1">
        <w:r w:rsidR="00A77B48" w:rsidRPr="007226B0">
          <w:rPr>
            <w:rStyle w:val="a3"/>
            <w:sz w:val="28"/>
            <w:szCs w:val="28"/>
          </w:rPr>
          <w:t>https://habr.com/ru/articles/522640/</w:t>
        </w:r>
      </w:hyperlink>
      <w:r w:rsidR="00A77B48" w:rsidRPr="007226B0">
        <w:rPr>
          <w:sz w:val="28"/>
          <w:szCs w:val="28"/>
        </w:rPr>
        <w:t xml:space="preserve"> </w:t>
      </w:r>
      <w:r w:rsidRPr="007226B0">
        <w:rPr>
          <w:sz w:val="28"/>
          <w:szCs w:val="28"/>
        </w:rPr>
        <w:t>(дата обращения: 06.05.2026).</w:t>
      </w:r>
    </w:p>
    <w:p w:rsidR="00155B0E" w:rsidRPr="007226B0" w:rsidRDefault="00155B0E" w:rsidP="00097C1B">
      <w:pPr>
        <w:numPr>
          <w:ilvl w:val="0"/>
          <w:numId w:val="111"/>
        </w:numPr>
        <w:spacing w:line="360" w:lineRule="auto"/>
        <w:jc w:val="both"/>
        <w:textAlignment w:val="baseline"/>
        <w:rPr>
          <w:sz w:val="28"/>
          <w:szCs w:val="28"/>
        </w:rPr>
      </w:pPr>
      <w:r w:rsidRPr="007226B0">
        <w:rPr>
          <w:sz w:val="28"/>
          <w:szCs w:val="28"/>
        </w:rPr>
        <w:t xml:space="preserve">Горбунов С. О. </w:t>
      </w:r>
      <w:proofErr w:type="spellStart"/>
      <w:r w:rsidRPr="007226B0">
        <w:rPr>
          <w:sz w:val="28"/>
          <w:szCs w:val="28"/>
        </w:rPr>
        <w:t>Feature-Sliced</w:t>
      </w:r>
      <w:proofErr w:type="spellEnd"/>
      <w:r w:rsidRPr="007226B0">
        <w:rPr>
          <w:sz w:val="28"/>
          <w:szCs w:val="28"/>
        </w:rPr>
        <w:t xml:space="preserve"> Design в </w:t>
      </w:r>
      <w:proofErr w:type="spellStart"/>
      <w:r w:rsidRPr="007226B0">
        <w:rPr>
          <w:sz w:val="28"/>
          <w:szCs w:val="28"/>
        </w:rPr>
        <w:t>Flutter</w:t>
      </w:r>
      <w:proofErr w:type="spellEnd"/>
      <w:r w:rsidRPr="007226B0">
        <w:rPr>
          <w:sz w:val="28"/>
          <w:szCs w:val="28"/>
        </w:rPr>
        <w:t xml:space="preserve">: практическое руководство / С. О. Горбунов // </w:t>
      </w:r>
      <w:proofErr w:type="spellStart"/>
      <w:r w:rsidRPr="007226B0">
        <w:rPr>
          <w:sz w:val="28"/>
          <w:szCs w:val="28"/>
        </w:rPr>
        <w:t>Хабр</w:t>
      </w:r>
      <w:proofErr w:type="spellEnd"/>
      <w:r w:rsidRPr="007226B0">
        <w:rPr>
          <w:sz w:val="28"/>
          <w:szCs w:val="28"/>
        </w:rPr>
        <w:t xml:space="preserve">. — 2025. — 22 янв. — URL: </w:t>
      </w:r>
      <w:hyperlink r:id="rId18" w:tgtFrame="_blank" w:history="1">
        <w:r w:rsidRPr="007226B0">
          <w:rPr>
            <w:rStyle w:val="a3"/>
            <w:sz w:val="28"/>
            <w:szCs w:val="28"/>
            <w:bdr w:val="none" w:sz="0" w:space="0" w:color="auto" w:frame="1"/>
          </w:rPr>
          <w:t>https://habr.com/ru/arti</w:t>
        </w:r>
        <w:bookmarkStart w:id="2895" w:name="_Hlt229132509"/>
        <w:r w:rsidRPr="007226B0">
          <w:rPr>
            <w:rStyle w:val="a3"/>
            <w:sz w:val="28"/>
            <w:szCs w:val="28"/>
            <w:bdr w:val="none" w:sz="0" w:space="0" w:color="auto" w:frame="1"/>
          </w:rPr>
          <w:t>c</w:t>
        </w:r>
        <w:bookmarkEnd w:id="2895"/>
        <w:r w:rsidRPr="007226B0">
          <w:rPr>
            <w:rStyle w:val="a3"/>
            <w:sz w:val="28"/>
            <w:szCs w:val="28"/>
            <w:bdr w:val="none" w:sz="0" w:space="0" w:color="auto" w:frame="1"/>
          </w:rPr>
          <w:t>les/873882/</w:t>
        </w:r>
      </w:hyperlink>
      <w:r w:rsidRPr="007226B0">
        <w:rPr>
          <w:sz w:val="28"/>
          <w:szCs w:val="28"/>
        </w:rPr>
        <w:t xml:space="preserve"> (дата обращения: 06.05.2026).</w:t>
      </w:r>
    </w:p>
    <w:p w:rsidR="00155B0E" w:rsidRPr="007226B0" w:rsidRDefault="00155B0E" w:rsidP="00097C1B">
      <w:pPr>
        <w:numPr>
          <w:ilvl w:val="0"/>
          <w:numId w:val="111"/>
        </w:numPr>
        <w:spacing w:line="360" w:lineRule="auto"/>
        <w:jc w:val="both"/>
        <w:textAlignment w:val="baseline"/>
        <w:rPr>
          <w:sz w:val="28"/>
          <w:szCs w:val="28"/>
        </w:rPr>
      </w:pPr>
      <w:r w:rsidRPr="007226B0">
        <w:rPr>
          <w:sz w:val="28"/>
          <w:szCs w:val="28"/>
        </w:rPr>
        <w:t xml:space="preserve">Горбунов С. О. Архитектура </w:t>
      </w:r>
      <w:proofErr w:type="spellStart"/>
      <w:r w:rsidRPr="007226B0">
        <w:rPr>
          <w:sz w:val="28"/>
          <w:szCs w:val="28"/>
        </w:rPr>
        <w:t>Flutter</w:t>
      </w:r>
      <w:proofErr w:type="spellEnd"/>
      <w:r w:rsidRPr="007226B0">
        <w:rPr>
          <w:sz w:val="28"/>
          <w:szCs w:val="28"/>
        </w:rPr>
        <w:t xml:space="preserve">-приложений в 2025 году: </w:t>
      </w:r>
      <w:proofErr w:type="spellStart"/>
      <w:r w:rsidRPr="007226B0">
        <w:rPr>
          <w:sz w:val="28"/>
          <w:szCs w:val="28"/>
        </w:rPr>
        <w:t>Clean</w:t>
      </w:r>
      <w:proofErr w:type="spellEnd"/>
      <w:r w:rsidRPr="007226B0">
        <w:rPr>
          <w:sz w:val="28"/>
          <w:szCs w:val="28"/>
        </w:rPr>
        <w:t xml:space="preserve"> Architecture и FSD / С. О. Горбунов // </w:t>
      </w:r>
      <w:proofErr w:type="spellStart"/>
      <w:r w:rsidRPr="007226B0">
        <w:rPr>
          <w:sz w:val="28"/>
          <w:szCs w:val="28"/>
        </w:rPr>
        <w:t>Хабр</w:t>
      </w:r>
      <w:proofErr w:type="spellEnd"/>
      <w:r w:rsidRPr="007226B0">
        <w:rPr>
          <w:sz w:val="28"/>
          <w:szCs w:val="28"/>
        </w:rPr>
        <w:t xml:space="preserve">. — 2025. — 29 янв. — URL: </w:t>
      </w:r>
      <w:hyperlink r:id="rId19" w:history="1">
        <w:r w:rsidR="00A77B48" w:rsidRPr="007226B0">
          <w:rPr>
            <w:rStyle w:val="a3"/>
            <w:sz w:val="28"/>
            <w:szCs w:val="28"/>
            <w:lang w:val="en-US"/>
          </w:rPr>
          <w:t>https</w:t>
        </w:r>
        <w:r w:rsidR="00A77B48" w:rsidRPr="007226B0">
          <w:rPr>
            <w:rStyle w:val="a3"/>
            <w:sz w:val="28"/>
            <w:szCs w:val="28"/>
          </w:rPr>
          <w:t>://</w:t>
        </w:r>
        <w:proofErr w:type="spellStart"/>
        <w:r w:rsidR="00A77B48" w:rsidRPr="007226B0">
          <w:rPr>
            <w:rStyle w:val="a3"/>
            <w:sz w:val="28"/>
            <w:szCs w:val="28"/>
            <w:lang w:val="en-US"/>
          </w:rPr>
          <w:t>habr</w:t>
        </w:r>
        <w:proofErr w:type="spellEnd"/>
        <w:r w:rsidR="00A77B48" w:rsidRPr="007226B0">
          <w:rPr>
            <w:rStyle w:val="a3"/>
            <w:sz w:val="28"/>
            <w:szCs w:val="28"/>
          </w:rPr>
          <w:t>.</w:t>
        </w:r>
        <w:r w:rsidR="00A77B48" w:rsidRPr="007226B0">
          <w:rPr>
            <w:rStyle w:val="a3"/>
            <w:sz w:val="28"/>
            <w:szCs w:val="28"/>
            <w:lang w:val="en-US"/>
          </w:rPr>
          <w:t>com</w:t>
        </w:r>
        <w:r w:rsidR="00A77B48" w:rsidRPr="007226B0">
          <w:rPr>
            <w:rStyle w:val="a3"/>
            <w:sz w:val="28"/>
            <w:szCs w:val="28"/>
          </w:rPr>
          <w:t>/</w:t>
        </w:r>
        <w:proofErr w:type="spellStart"/>
        <w:r w:rsidR="00A77B48" w:rsidRPr="007226B0">
          <w:rPr>
            <w:rStyle w:val="a3"/>
            <w:sz w:val="28"/>
            <w:szCs w:val="28"/>
            <w:lang w:val="en-US"/>
          </w:rPr>
          <w:t>ru</w:t>
        </w:r>
        <w:proofErr w:type="spellEnd"/>
        <w:r w:rsidR="00A77B48" w:rsidRPr="007226B0">
          <w:rPr>
            <w:rStyle w:val="a3"/>
            <w:sz w:val="28"/>
            <w:szCs w:val="28"/>
          </w:rPr>
          <w:t>/</w:t>
        </w:r>
        <w:r w:rsidR="00A77B48" w:rsidRPr="007226B0">
          <w:rPr>
            <w:rStyle w:val="a3"/>
            <w:sz w:val="28"/>
            <w:szCs w:val="28"/>
            <w:lang w:val="en-US"/>
          </w:rPr>
          <w:t>companies</w:t>
        </w:r>
        <w:r w:rsidR="00A77B48" w:rsidRPr="007226B0">
          <w:rPr>
            <w:rStyle w:val="a3"/>
            <w:sz w:val="28"/>
            <w:szCs w:val="28"/>
          </w:rPr>
          <w:t>/</w:t>
        </w:r>
        <w:proofErr w:type="spellStart"/>
        <w:r w:rsidR="00A77B48" w:rsidRPr="007226B0">
          <w:rPr>
            <w:rStyle w:val="a3"/>
            <w:sz w:val="28"/>
            <w:szCs w:val="28"/>
            <w:lang w:val="en-US"/>
          </w:rPr>
          <w:t>piter</w:t>
        </w:r>
        <w:proofErr w:type="spellEnd"/>
        <w:r w:rsidR="00A77B48" w:rsidRPr="007226B0">
          <w:rPr>
            <w:rStyle w:val="a3"/>
            <w:sz w:val="28"/>
            <w:szCs w:val="28"/>
          </w:rPr>
          <w:t>/</w:t>
        </w:r>
        <w:r w:rsidR="00A77B48" w:rsidRPr="007226B0">
          <w:rPr>
            <w:rStyle w:val="a3"/>
            <w:sz w:val="28"/>
            <w:szCs w:val="28"/>
            <w:lang w:val="en-US"/>
          </w:rPr>
          <w:t>articles</w:t>
        </w:r>
        <w:r w:rsidR="00A77B48" w:rsidRPr="007226B0">
          <w:rPr>
            <w:rStyle w:val="a3"/>
            <w:sz w:val="28"/>
            <w:szCs w:val="28"/>
          </w:rPr>
          <w:t>/744</w:t>
        </w:r>
        <w:bookmarkStart w:id="2896" w:name="_Hlt229134848"/>
        <w:r w:rsidR="00A77B48" w:rsidRPr="007226B0">
          <w:rPr>
            <w:rStyle w:val="a3"/>
            <w:sz w:val="28"/>
            <w:szCs w:val="28"/>
          </w:rPr>
          <w:t>8</w:t>
        </w:r>
        <w:bookmarkEnd w:id="2896"/>
        <w:r w:rsidR="00A77B48" w:rsidRPr="007226B0">
          <w:rPr>
            <w:rStyle w:val="a3"/>
            <w:sz w:val="28"/>
            <w:szCs w:val="28"/>
          </w:rPr>
          <w:t>24/</w:t>
        </w:r>
      </w:hyperlink>
      <w:r w:rsidRPr="007226B0">
        <w:rPr>
          <w:sz w:val="28"/>
          <w:szCs w:val="28"/>
        </w:rPr>
        <w:t xml:space="preserve"> (дата обращения: 06.05.2026).</w:t>
      </w:r>
    </w:p>
    <w:p w:rsidR="00155B0E" w:rsidRPr="007226B0" w:rsidRDefault="00155B0E" w:rsidP="00097C1B">
      <w:pPr>
        <w:numPr>
          <w:ilvl w:val="0"/>
          <w:numId w:val="111"/>
        </w:numPr>
        <w:spacing w:line="360" w:lineRule="auto"/>
        <w:jc w:val="both"/>
        <w:textAlignment w:val="baseline"/>
        <w:rPr>
          <w:sz w:val="28"/>
          <w:szCs w:val="28"/>
        </w:rPr>
      </w:pPr>
      <w:r w:rsidRPr="007226B0">
        <w:rPr>
          <w:sz w:val="28"/>
          <w:szCs w:val="28"/>
        </w:rPr>
        <w:t xml:space="preserve">InfoWatch. Аналитический отчёт об утечках персональных данных в России за 2023–2025 годы / ГК InfoWatch. — М., 2025. — URL: </w:t>
      </w:r>
      <w:hyperlink r:id="rId20" w:tgtFrame="_blank" w:history="1">
        <w:r w:rsidRPr="007226B0">
          <w:rPr>
            <w:rStyle w:val="a3"/>
            <w:sz w:val="28"/>
            <w:szCs w:val="28"/>
            <w:bdr w:val="none" w:sz="0" w:space="0" w:color="auto" w:frame="1"/>
          </w:rPr>
          <w:t>https://www.infowatch.ru</w:t>
        </w:r>
      </w:hyperlink>
      <w:r w:rsidRPr="007226B0">
        <w:rPr>
          <w:sz w:val="28"/>
          <w:szCs w:val="28"/>
        </w:rPr>
        <w:t xml:space="preserve"> (дата обращения: 06.05.2026).</w:t>
      </w:r>
    </w:p>
    <w:p w:rsidR="00155B0E" w:rsidRPr="007226B0" w:rsidRDefault="00155B0E" w:rsidP="00097C1B">
      <w:pPr>
        <w:numPr>
          <w:ilvl w:val="0"/>
          <w:numId w:val="111"/>
        </w:numPr>
        <w:spacing w:line="360" w:lineRule="auto"/>
        <w:jc w:val="both"/>
        <w:textAlignment w:val="baseline"/>
        <w:rPr>
          <w:sz w:val="28"/>
          <w:szCs w:val="28"/>
        </w:rPr>
      </w:pPr>
      <w:proofErr w:type="spellStart"/>
      <w:r w:rsidRPr="007226B0">
        <w:rPr>
          <w:sz w:val="28"/>
          <w:szCs w:val="28"/>
        </w:rPr>
        <w:t>Positive</w:t>
      </w:r>
      <w:proofErr w:type="spellEnd"/>
      <w:r w:rsidRPr="007226B0">
        <w:rPr>
          <w:sz w:val="28"/>
          <w:szCs w:val="28"/>
        </w:rPr>
        <w:t xml:space="preserve"> Technologies. Blue Report 2025: Анализ угроз информационной безопасности / </w:t>
      </w:r>
      <w:proofErr w:type="spellStart"/>
      <w:r w:rsidRPr="007226B0">
        <w:rPr>
          <w:sz w:val="28"/>
          <w:szCs w:val="28"/>
        </w:rPr>
        <w:t>Positive</w:t>
      </w:r>
      <w:proofErr w:type="spellEnd"/>
      <w:r w:rsidRPr="007226B0">
        <w:rPr>
          <w:sz w:val="28"/>
          <w:szCs w:val="28"/>
        </w:rPr>
        <w:t xml:space="preserve"> Technologies. — М., 2025. — URL: </w:t>
      </w:r>
      <w:hyperlink r:id="rId21" w:tgtFrame="_blank" w:history="1">
        <w:r w:rsidRPr="007226B0">
          <w:rPr>
            <w:rStyle w:val="a3"/>
            <w:sz w:val="28"/>
            <w:szCs w:val="28"/>
            <w:bdr w:val="none" w:sz="0" w:space="0" w:color="auto" w:frame="1"/>
          </w:rPr>
          <w:t>https://www.ptsecurity.com</w:t>
        </w:r>
      </w:hyperlink>
      <w:r w:rsidRPr="007226B0">
        <w:rPr>
          <w:sz w:val="28"/>
          <w:szCs w:val="28"/>
        </w:rPr>
        <w:t xml:space="preserve"> (дата обращения: 06.05.2026).</w:t>
      </w:r>
    </w:p>
    <w:p w:rsidR="00155B0E" w:rsidRPr="007226B0" w:rsidRDefault="00155B0E" w:rsidP="00097C1B">
      <w:pPr>
        <w:numPr>
          <w:ilvl w:val="0"/>
          <w:numId w:val="111"/>
        </w:numPr>
        <w:spacing w:line="360" w:lineRule="auto"/>
        <w:jc w:val="both"/>
        <w:textAlignment w:val="baseline"/>
        <w:rPr>
          <w:sz w:val="28"/>
          <w:szCs w:val="28"/>
          <w:lang w:val="en-US"/>
        </w:rPr>
      </w:pPr>
      <w:proofErr w:type="spellStart"/>
      <w:r w:rsidRPr="007226B0">
        <w:rPr>
          <w:sz w:val="28"/>
          <w:szCs w:val="28"/>
          <w:lang w:val="en-US"/>
        </w:rPr>
        <w:t>SentinelOne</w:t>
      </w:r>
      <w:proofErr w:type="spellEnd"/>
      <w:r w:rsidRPr="007226B0">
        <w:rPr>
          <w:sz w:val="28"/>
          <w:szCs w:val="28"/>
          <w:lang w:val="en-US"/>
        </w:rPr>
        <w:t xml:space="preserve">. What Is Broken Authentication? Causes, Impact &amp; Prevention / </w:t>
      </w:r>
      <w:proofErr w:type="spellStart"/>
      <w:r w:rsidRPr="007226B0">
        <w:rPr>
          <w:sz w:val="28"/>
          <w:szCs w:val="28"/>
          <w:lang w:val="en-US"/>
        </w:rPr>
        <w:t>SentinelOne</w:t>
      </w:r>
      <w:proofErr w:type="spellEnd"/>
      <w:r w:rsidRPr="007226B0">
        <w:rPr>
          <w:sz w:val="28"/>
          <w:szCs w:val="28"/>
          <w:lang w:val="en-US"/>
        </w:rPr>
        <w:t xml:space="preserve">. — 2026. — 6 </w:t>
      </w:r>
      <w:r w:rsidRPr="007226B0">
        <w:rPr>
          <w:sz w:val="28"/>
          <w:szCs w:val="28"/>
        </w:rPr>
        <w:t>мая</w:t>
      </w:r>
      <w:r w:rsidRPr="007226B0">
        <w:rPr>
          <w:sz w:val="28"/>
          <w:szCs w:val="28"/>
          <w:lang w:val="en-US"/>
        </w:rPr>
        <w:t xml:space="preserve">. — URL: </w:t>
      </w:r>
      <w:r>
        <w:fldChar w:fldCharType="begin"/>
      </w:r>
      <w:r w:rsidRPr="00F256EB">
        <w:rPr>
          <w:lang w:val="en-US"/>
          <w:rPrChange w:id="2897" w:author="Sasha Azazlov" w:date="2026-05-20T12:13:00Z" w16du:dateUtc="2026-05-20T09:13:00Z">
            <w:rPr/>
          </w:rPrChange>
        </w:rPr>
        <w:instrText>HYPERLINK "https://www.sentinelone.com/cybersecurity-101/identity-security/what-is-broken-authentication/" \t "_blank"</w:instrText>
      </w:r>
      <w:r>
        <w:fldChar w:fldCharType="separate"/>
      </w:r>
      <w:r w:rsidRPr="007226B0">
        <w:rPr>
          <w:rStyle w:val="a3"/>
          <w:sz w:val="28"/>
          <w:szCs w:val="28"/>
          <w:bdr w:val="none" w:sz="0" w:space="0" w:color="auto" w:frame="1"/>
          <w:lang w:val="en-US"/>
        </w:rPr>
        <w:t>https://www.sentinelone.com/cybersecurity-101/identity-security/what-is-broken-authentication/</w:t>
      </w:r>
      <w:r>
        <w:fldChar w:fldCharType="end"/>
      </w:r>
      <w:r w:rsidRPr="007226B0">
        <w:rPr>
          <w:sz w:val="28"/>
          <w:szCs w:val="28"/>
          <w:lang w:val="en-US"/>
        </w:rPr>
        <w:t xml:space="preserve"> (</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097C1B">
      <w:pPr>
        <w:numPr>
          <w:ilvl w:val="0"/>
          <w:numId w:val="111"/>
        </w:numPr>
        <w:spacing w:line="360" w:lineRule="auto"/>
        <w:jc w:val="both"/>
        <w:textAlignment w:val="baseline"/>
        <w:rPr>
          <w:sz w:val="28"/>
          <w:szCs w:val="28"/>
          <w:lang w:val="en-US"/>
        </w:rPr>
      </w:pPr>
      <w:r w:rsidRPr="007226B0">
        <w:rPr>
          <w:sz w:val="28"/>
          <w:szCs w:val="28"/>
          <w:lang w:val="en-US"/>
        </w:rPr>
        <w:t xml:space="preserve">OWASP. Password hash iterations for enhanced security / GitHub: OWASP. — 2025. — 23 </w:t>
      </w:r>
      <w:proofErr w:type="spellStart"/>
      <w:r w:rsidRPr="007226B0">
        <w:rPr>
          <w:sz w:val="28"/>
          <w:szCs w:val="28"/>
        </w:rPr>
        <w:t>нояб</w:t>
      </w:r>
      <w:proofErr w:type="spellEnd"/>
      <w:r w:rsidRPr="007226B0">
        <w:rPr>
          <w:sz w:val="28"/>
          <w:szCs w:val="28"/>
          <w:lang w:val="en-US"/>
        </w:rPr>
        <w:t xml:space="preserve">. — URL: </w:t>
      </w:r>
      <w:r w:rsidR="00A77B48">
        <w:fldChar w:fldCharType="begin"/>
      </w:r>
      <w:r w:rsidR="00A77B48" w:rsidRPr="00F256EB">
        <w:rPr>
          <w:lang w:val="en-US"/>
          <w:rPrChange w:id="2898" w:author="Sasha Azazlov" w:date="2026-05-20T12:13:00Z" w16du:dateUtc="2026-05-20T09:13:00Z">
            <w:rPr/>
          </w:rPrChange>
        </w:rPr>
        <w:instrText>HYPERLINK "https://github.com/OWASP/ASVS/issues/1508"</w:instrText>
      </w:r>
      <w:r w:rsidR="00A77B48">
        <w:fldChar w:fldCharType="separate"/>
      </w:r>
      <w:r w:rsidR="00A77B48" w:rsidRPr="007226B0">
        <w:rPr>
          <w:rStyle w:val="a3"/>
          <w:sz w:val="28"/>
          <w:szCs w:val="28"/>
          <w:lang w:val="en-US"/>
        </w:rPr>
        <w:t>https://github.com/OWASP/ASVS/issues/1508</w:t>
      </w:r>
      <w:r w:rsidR="00A77B48">
        <w:fldChar w:fldCharType="end"/>
      </w:r>
      <w:r w:rsidR="00A77B48" w:rsidRPr="007226B0">
        <w:rPr>
          <w:sz w:val="28"/>
          <w:szCs w:val="28"/>
          <w:lang w:val="en-US"/>
        </w:rPr>
        <w:t xml:space="preserve"> </w:t>
      </w:r>
      <w:r w:rsidRPr="007226B0">
        <w:rPr>
          <w:sz w:val="28"/>
          <w:szCs w:val="28"/>
          <w:lang w:val="en-US"/>
        </w:rPr>
        <w:t>(</w:t>
      </w:r>
      <w:r w:rsidRPr="007226B0">
        <w:rPr>
          <w:sz w:val="28"/>
          <w:szCs w:val="28"/>
        </w:rPr>
        <w:t>дата</w:t>
      </w:r>
      <w:r w:rsidRPr="007226B0">
        <w:rPr>
          <w:sz w:val="28"/>
          <w:szCs w:val="28"/>
          <w:lang w:val="en-US"/>
        </w:rPr>
        <w:t xml:space="preserve"> </w:t>
      </w:r>
      <w:r w:rsidRPr="007226B0">
        <w:rPr>
          <w:sz w:val="28"/>
          <w:szCs w:val="28"/>
        </w:rPr>
        <w:t>обращения</w:t>
      </w:r>
      <w:r w:rsidRPr="007226B0">
        <w:rPr>
          <w:sz w:val="28"/>
          <w:szCs w:val="28"/>
          <w:lang w:val="en-US"/>
        </w:rPr>
        <w:t>: 06.05.2026).</w:t>
      </w:r>
    </w:p>
    <w:p w:rsidR="00155B0E" w:rsidRPr="007226B0" w:rsidRDefault="00155B0E" w:rsidP="00097C1B">
      <w:pPr>
        <w:numPr>
          <w:ilvl w:val="0"/>
          <w:numId w:val="111"/>
        </w:numPr>
        <w:spacing w:line="360" w:lineRule="auto"/>
        <w:jc w:val="both"/>
        <w:textAlignment w:val="baseline"/>
        <w:rPr>
          <w:sz w:val="28"/>
          <w:szCs w:val="28"/>
        </w:rPr>
      </w:pPr>
      <w:r w:rsidRPr="007226B0">
        <w:rPr>
          <w:sz w:val="28"/>
          <w:szCs w:val="28"/>
        </w:rPr>
        <w:t>МЭПХИ. Кибернетика и информационная безопасность — КИБ-</w:t>
      </w:r>
      <w:proofErr w:type="gramStart"/>
      <w:r w:rsidRPr="007226B0">
        <w:rPr>
          <w:sz w:val="28"/>
          <w:szCs w:val="28"/>
        </w:rPr>
        <w:t>2023 :</w:t>
      </w:r>
      <w:proofErr w:type="gramEnd"/>
      <w:r w:rsidRPr="007226B0">
        <w:rPr>
          <w:sz w:val="28"/>
          <w:szCs w:val="28"/>
        </w:rPr>
        <w:t xml:space="preserve"> труды конференции / Национальный исследовательский ядерный университет «МИФИ». — </w:t>
      </w:r>
      <w:proofErr w:type="gramStart"/>
      <w:r w:rsidRPr="007226B0">
        <w:rPr>
          <w:sz w:val="28"/>
          <w:szCs w:val="28"/>
        </w:rPr>
        <w:t>М. :</w:t>
      </w:r>
      <w:proofErr w:type="gramEnd"/>
      <w:r w:rsidRPr="007226B0">
        <w:rPr>
          <w:sz w:val="28"/>
          <w:szCs w:val="28"/>
        </w:rPr>
        <w:t xml:space="preserve"> МИФИ, 2023. — URL: </w:t>
      </w:r>
      <w:hyperlink r:id="rId22" w:tgtFrame="_blank" w:history="1">
        <w:r w:rsidRPr="007226B0">
          <w:rPr>
            <w:rStyle w:val="a3"/>
            <w:sz w:val="28"/>
            <w:szCs w:val="28"/>
            <w:bdr w:val="none" w:sz="0" w:space="0" w:color="auto" w:frame="1"/>
          </w:rPr>
          <w:t>https://kib.mephi.ru/assets/archive/2023/Trudy_KIB-2023_v_RINC-1.pdf</w:t>
        </w:r>
      </w:hyperlink>
      <w:r w:rsidRPr="007226B0">
        <w:rPr>
          <w:sz w:val="28"/>
          <w:szCs w:val="28"/>
        </w:rPr>
        <w:t xml:space="preserve"> (дата обращения: 06.05.2026).</w:t>
      </w:r>
    </w:p>
    <w:p w:rsidR="00B53DF7" w:rsidRPr="00097C1B" w:rsidRDefault="00B53DF7" w:rsidP="00097C1B">
      <w:pPr>
        <w:jc w:val="center"/>
        <w:rPr>
          <w:color w:val="000000"/>
          <w:sz w:val="32"/>
          <w:szCs w:val="32"/>
        </w:rPr>
      </w:pPr>
      <w:r w:rsidRPr="007226B0">
        <w:rPr>
          <w:color w:val="000000"/>
          <w:sz w:val="28"/>
          <w:szCs w:val="28"/>
        </w:rPr>
        <w:br w:type="page"/>
      </w:r>
      <w:r w:rsidRPr="00097C1B">
        <w:rPr>
          <w:color w:val="000000"/>
          <w:sz w:val="32"/>
          <w:szCs w:val="32"/>
        </w:rPr>
        <w:lastRenderedPageBreak/>
        <w:t>Приложения</w:t>
      </w:r>
    </w:p>
    <w:p w:rsidR="007A13E1" w:rsidRPr="007226B0" w:rsidRDefault="007A13E1" w:rsidP="003C17D1">
      <w:pPr>
        <w:rPr>
          <w:color w:val="000000"/>
          <w:sz w:val="28"/>
          <w:szCs w:val="28"/>
        </w:rPr>
      </w:pPr>
    </w:p>
    <w:p w:rsidR="007A13E1" w:rsidRPr="007226B0" w:rsidRDefault="007A13E1" w:rsidP="00097C1B">
      <w:pPr>
        <w:jc w:val="both"/>
        <w:rPr>
          <w:color w:val="000000"/>
          <w:sz w:val="28"/>
          <w:szCs w:val="28"/>
        </w:rPr>
      </w:pPr>
      <w:r w:rsidRPr="007226B0">
        <w:rPr>
          <w:color w:val="000000"/>
          <w:sz w:val="28"/>
        </w:rPr>
        <w:t>Приложение</w:t>
      </w:r>
      <w:r w:rsidRPr="007226B0">
        <w:rPr>
          <w:color w:val="000000"/>
          <w:sz w:val="28"/>
          <w:szCs w:val="28"/>
        </w:rPr>
        <w:t xml:space="preserve"> </w:t>
      </w:r>
      <w:r w:rsidRPr="007226B0">
        <w:rPr>
          <w:color w:val="000000"/>
          <w:sz w:val="28"/>
        </w:rPr>
        <w:t>А</w:t>
      </w:r>
      <w:r w:rsidRPr="007226B0">
        <w:rPr>
          <w:color w:val="000000"/>
          <w:sz w:val="28"/>
          <w:szCs w:val="28"/>
        </w:rPr>
        <w:t>. SQL-</w:t>
      </w:r>
      <w:r w:rsidRPr="007226B0">
        <w:rPr>
          <w:color w:val="000000"/>
          <w:sz w:val="28"/>
        </w:rPr>
        <w:t>схема</w:t>
      </w:r>
      <w:r w:rsidRPr="007226B0">
        <w:rPr>
          <w:color w:val="000000"/>
          <w:sz w:val="28"/>
          <w:szCs w:val="28"/>
        </w:rPr>
        <w:t xml:space="preserve"> </w:t>
      </w:r>
      <w:r w:rsidRPr="007226B0">
        <w:rPr>
          <w:color w:val="000000"/>
          <w:sz w:val="28"/>
        </w:rPr>
        <w:t>базы</w:t>
      </w:r>
      <w:r w:rsidRPr="007226B0">
        <w:rPr>
          <w:color w:val="000000"/>
          <w:sz w:val="28"/>
          <w:szCs w:val="28"/>
        </w:rPr>
        <w:t xml:space="preserve"> </w:t>
      </w:r>
      <w:r w:rsidRPr="007226B0">
        <w:rPr>
          <w:color w:val="000000"/>
          <w:sz w:val="28"/>
        </w:rPr>
        <w:t>данных</w:t>
      </w:r>
    </w:p>
    <w:p w:rsidR="007A13E1" w:rsidRPr="007226B0" w:rsidRDefault="007A13E1" w:rsidP="00C361D4">
      <w:pPr>
        <w:rPr>
          <w:color w:val="000000"/>
          <w:sz w:val="28"/>
          <w:szCs w:val="28"/>
        </w:rPr>
      </w:pP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r w:rsidRPr="00097C1B">
        <w:rPr>
          <w:rFonts w:ascii="Courier New" w:hAnsi="Courier New" w:cs="Courier New"/>
          <w:color w:val="000000"/>
        </w:rPr>
        <w:t>Таблица</w:t>
      </w:r>
      <w:r w:rsidRPr="00097C1B">
        <w:rPr>
          <w:rFonts w:ascii="Courier New" w:hAnsi="Courier New" w:cs="Courier New"/>
          <w:color w:val="000000"/>
          <w:lang w:val="en-US"/>
        </w:rPr>
        <w:t xml:space="preserve"> </w:t>
      </w:r>
      <w:r w:rsidRPr="00097C1B">
        <w:rPr>
          <w:rFonts w:ascii="Courier New" w:hAnsi="Courier New" w:cs="Courier New"/>
          <w:color w:val="000000"/>
        </w:rPr>
        <w:t>категорий</w:t>
      </w:r>
      <w:r w:rsidRPr="00097C1B">
        <w:rPr>
          <w:rFonts w:ascii="Courier New" w:hAnsi="Courier New" w:cs="Courier New"/>
          <w:color w:val="000000"/>
          <w:lang w:val="en-US"/>
        </w:rPr>
        <w:t xml:space="preserve"> </w:t>
      </w:r>
      <w:r w:rsidRPr="00097C1B">
        <w:rPr>
          <w:rFonts w:ascii="Courier New" w:hAnsi="Courier New" w:cs="Courier New"/>
          <w:color w:val="000000"/>
        </w:rPr>
        <w:t>паролей</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CREATE TABLE categories (</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id INTEGER PRIMARY KEY AUTOINCREMENT,</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name TEXT NOT NULL,</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icon TEXT,</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is_system</w:t>
      </w:r>
      <w:proofErr w:type="spellEnd"/>
      <w:r w:rsidRPr="00097C1B">
        <w:rPr>
          <w:rFonts w:ascii="Courier New" w:hAnsi="Courier New" w:cs="Courier New"/>
          <w:color w:val="000000"/>
          <w:lang w:val="en-US"/>
        </w:rPr>
        <w:t xml:space="preserve"> INTEGER DEFAULT 0,</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created_at</w:t>
      </w:r>
      <w:proofErr w:type="spellEnd"/>
      <w:r w:rsidRPr="00097C1B">
        <w:rPr>
          <w:rFonts w:ascii="Courier New" w:hAnsi="Courier New" w:cs="Courier New"/>
          <w:color w:val="000000"/>
          <w:lang w:val="en-US"/>
        </w:rPr>
        <w:t xml:space="preserve"> INTEGER NOT NULL</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w:t>
      </w:r>
    </w:p>
    <w:p w:rsidR="007A13E1" w:rsidRPr="00097C1B" w:rsidRDefault="007A13E1" w:rsidP="00097C1B">
      <w:pPr>
        <w:ind w:left="2124"/>
        <w:rPr>
          <w:rFonts w:ascii="Courier New" w:hAnsi="Courier New" w:cs="Courier New"/>
          <w:color w:val="000000"/>
          <w:lang w:val="en-US"/>
        </w:rPr>
      </w:pP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r w:rsidRPr="00097C1B">
        <w:rPr>
          <w:rFonts w:ascii="Courier New" w:hAnsi="Courier New" w:cs="Courier New"/>
          <w:color w:val="000000"/>
        </w:rPr>
        <w:t>Таблица</w:t>
      </w:r>
      <w:r w:rsidRPr="00097C1B">
        <w:rPr>
          <w:rFonts w:ascii="Courier New" w:hAnsi="Courier New" w:cs="Courier New"/>
          <w:color w:val="000000"/>
          <w:lang w:val="en-US"/>
        </w:rPr>
        <w:t xml:space="preserve"> </w:t>
      </w:r>
      <w:r w:rsidRPr="00097C1B">
        <w:rPr>
          <w:rFonts w:ascii="Courier New" w:hAnsi="Courier New" w:cs="Courier New"/>
          <w:color w:val="000000"/>
        </w:rPr>
        <w:t>записей</w:t>
      </w:r>
      <w:r w:rsidRPr="00097C1B">
        <w:rPr>
          <w:rFonts w:ascii="Courier New" w:hAnsi="Courier New" w:cs="Courier New"/>
          <w:color w:val="000000"/>
          <w:lang w:val="en-US"/>
        </w:rPr>
        <w:t xml:space="preserve"> </w:t>
      </w:r>
      <w:r w:rsidRPr="00097C1B">
        <w:rPr>
          <w:rFonts w:ascii="Courier New" w:hAnsi="Courier New" w:cs="Courier New"/>
          <w:color w:val="000000"/>
        </w:rPr>
        <w:t>паролей</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CREATE TABLE </w:t>
      </w:r>
      <w:proofErr w:type="spellStart"/>
      <w:r w:rsidRPr="00097C1B">
        <w:rPr>
          <w:rFonts w:ascii="Courier New" w:hAnsi="Courier New" w:cs="Courier New"/>
          <w:color w:val="000000"/>
          <w:lang w:val="en-US"/>
        </w:rPr>
        <w:t>password_entries</w:t>
      </w:r>
      <w:proofErr w:type="spellEnd"/>
      <w:r w:rsidRPr="00097C1B">
        <w:rPr>
          <w:rFonts w:ascii="Courier New" w:hAnsi="Courier New" w:cs="Courier New"/>
          <w:color w:val="000000"/>
          <w:lang w:val="en-US"/>
        </w:rPr>
        <w:t xml:space="preserve"> (</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id INTEGER PRIMARY KEY AUTOINCREMENT,</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category_id</w:t>
      </w:r>
      <w:proofErr w:type="spellEnd"/>
      <w:r w:rsidRPr="00097C1B">
        <w:rPr>
          <w:rFonts w:ascii="Courier New" w:hAnsi="Courier New" w:cs="Courier New"/>
          <w:color w:val="000000"/>
          <w:lang w:val="en-US"/>
        </w:rPr>
        <w:t xml:space="preserve"> INTEGER REFERENCES categories(id),</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service TEXT NOT NULL,</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login TEXT,</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encrypted_password</w:t>
      </w:r>
      <w:proofErr w:type="spellEnd"/>
      <w:r w:rsidRPr="00097C1B">
        <w:rPr>
          <w:rFonts w:ascii="Courier New" w:hAnsi="Courier New" w:cs="Courier New"/>
          <w:color w:val="000000"/>
          <w:lang w:val="en-US"/>
        </w:rPr>
        <w:t xml:space="preserve"> BLOB NOT NULL,</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nonce BLOB NOT NULL,</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created_at</w:t>
      </w:r>
      <w:proofErr w:type="spellEnd"/>
      <w:r w:rsidRPr="00097C1B">
        <w:rPr>
          <w:rFonts w:ascii="Courier New" w:hAnsi="Courier New" w:cs="Courier New"/>
          <w:color w:val="000000"/>
          <w:lang w:val="en-US"/>
        </w:rPr>
        <w:t xml:space="preserve"> INTEGER NOT NULL,</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updated_at</w:t>
      </w:r>
      <w:proofErr w:type="spellEnd"/>
      <w:r w:rsidRPr="00097C1B">
        <w:rPr>
          <w:rFonts w:ascii="Courier New" w:hAnsi="Courier New" w:cs="Courier New"/>
          <w:color w:val="000000"/>
          <w:lang w:val="en-US"/>
        </w:rPr>
        <w:t xml:space="preserve"> INTEGER NOT NULL</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w:t>
      </w:r>
    </w:p>
    <w:p w:rsidR="007A13E1" w:rsidRPr="00097C1B" w:rsidRDefault="007A13E1" w:rsidP="00097C1B">
      <w:pPr>
        <w:ind w:left="2124"/>
        <w:rPr>
          <w:rFonts w:ascii="Courier New" w:hAnsi="Courier New" w:cs="Courier New"/>
          <w:color w:val="000000"/>
          <w:lang w:val="en-US"/>
        </w:rPr>
      </w:pP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CREATE INDEX </w:t>
      </w:r>
      <w:proofErr w:type="spellStart"/>
      <w:r w:rsidRPr="00097C1B">
        <w:rPr>
          <w:rFonts w:ascii="Courier New" w:hAnsi="Courier New" w:cs="Courier New"/>
          <w:color w:val="000000"/>
          <w:lang w:val="en-US"/>
        </w:rPr>
        <w:t>idx_password_entries_category</w:t>
      </w:r>
      <w:proofErr w:type="spellEnd"/>
      <w:r w:rsidRPr="00097C1B">
        <w:rPr>
          <w:rFonts w:ascii="Courier New" w:hAnsi="Courier New" w:cs="Courier New"/>
          <w:color w:val="000000"/>
          <w:lang w:val="en-US"/>
        </w:rPr>
        <w:t xml:space="preserve"> ON </w:t>
      </w:r>
      <w:proofErr w:type="spellStart"/>
      <w:r w:rsidRPr="00097C1B">
        <w:rPr>
          <w:rFonts w:ascii="Courier New" w:hAnsi="Courier New" w:cs="Courier New"/>
          <w:color w:val="000000"/>
          <w:lang w:val="en-US"/>
        </w:rPr>
        <w:t>password_entries</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category_id</w:t>
      </w:r>
      <w:proofErr w:type="spellEnd"/>
      <w:r w:rsidRPr="00097C1B">
        <w:rPr>
          <w:rFonts w:ascii="Courier New" w:hAnsi="Courier New" w:cs="Courier New"/>
          <w:color w:val="000000"/>
          <w:lang w:val="en-US"/>
        </w:rPr>
        <w:t>);</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CREATE INDEX </w:t>
      </w:r>
      <w:proofErr w:type="spellStart"/>
      <w:r w:rsidRPr="00097C1B">
        <w:rPr>
          <w:rFonts w:ascii="Courier New" w:hAnsi="Courier New" w:cs="Courier New"/>
          <w:color w:val="000000"/>
          <w:lang w:val="en-US"/>
        </w:rPr>
        <w:t>idx_password_entries_service</w:t>
      </w:r>
      <w:proofErr w:type="spellEnd"/>
      <w:r w:rsidRPr="00097C1B">
        <w:rPr>
          <w:rFonts w:ascii="Courier New" w:hAnsi="Courier New" w:cs="Courier New"/>
          <w:color w:val="000000"/>
          <w:lang w:val="en-US"/>
        </w:rPr>
        <w:t xml:space="preserve"> ON </w:t>
      </w:r>
      <w:proofErr w:type="spellStart"/>
      <w:r w:rsidRPr="00097C1B">
        <w:rPr>
          <w:rFonts w:ascii="Courier New" w:hAnsi="Courier New" w:cs="Courier New"/>
          <w:color w:val="000000"/>
          <w:lang w:val="en-US"/>
        </w:rPr>
        <w:t>password_entries</w:t>
      </w:r>
      <w:proofErr w:type="spellEnd"/>
      <w:r w:rsidRPr="00097C1B">
        <w:rPr>
          <w:rFonts w:ascii="Courier New" w:hAnsi="Courier New" w:cs="Courier New"/>
          <w:color w:val="000000"/>
          <w:lang w:val="en-US"/>
        </w:rPr>
        <w:t>(service);</w:t>
      </w:r>
    </w:p>
    <w:p w:rsidR="007A13E1" w:rsidRPr="00097C1B" w:rsidRDefault="007A13E1" w:rsidP="00097C1B">
      <w:pPr>
        <w:ind w:left="2124"/>
        <w:rPr>
          <w:rFonts w:ascii="Courier New" w:hAnsi="Courier New" w:cs="Courier New"/>
          <w:color w:val="000000"/>
          <w:lang w:val="en-US"/>
        </w:rPr>
      </w:pP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r w:rsidRPr="00097C1B">
        <w:rPr>
          <w:rFonts w:ascii="Courier New" w:hAnsi="Courier New" w:cs="Courier New"/>
          <w:color w:val="000000"/>
        </w:rPr>
        <w:t>Таблица</w:t>
      </w:r>
      <w:r w:rsidRPr="00097C1B">
        <w:rPr>
          <w:rFonts w:ascii="Courier New" w:hAnsi="Courier New" w:cs="Courier New"/>
          <w:color w:val="000000"/>
          <w:lang w:val="en-US"/>
        </w:rPr>
        <w:t xml:space="preserve"> </w:t>
      </w:r>
      <w:r w:rsidRPr="00097C1B">
        <w:rPr>
          <w:rFonts w:ascii="Courier New" w:hAnsi="Courier New" w:cs="Courier New"/>
          <w:color w:val="000000"/>
        </w:rPr>
        <w:t>конфигураций</w:t>
      </w:r>
      <w:r w:rsidRPr="00097C1B">
        <w:rPr>
          <w:rFonts w:ascii="Courier New" w:hAnsi="Courier New" w:cs="Courier New"/>
          <w:color w:val="000000"/>
          <w:lang w:val="en-US"/>
        </w:rPr>
        <w:t xml:space="preserve"> </w:t>
      </w:r>
      <w:r w:rsidRPr="00097C1B">
        <w:rPr>
          <w:rFonts w:ascii="Courier New" w:hAnsi="Courier New" w:cs="Courier New"/>
          <w:color w:val="000000"/>
        </w:rPr>
        <w:t>паролей</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CREATE TABLE </w:t>
      </w:r>
      <w:proofErr w:type="spellStart"/>
      <w:r w:rsidRPr="00097C1B">
        <w:rPr>
          <w:rFonts w:ascii="Courier New" w:hAnsi="Courier New" w:cs="Courier New"/>
          <w:color w:val="000000"/>
          <w:lang w:val="en-US"/>
        </w:rPr>
        <w:t>password_configs</w:t>
      </w:r>
      <w:proofErr w:type="spellEnd"/>
      <w:r w:rsidRPr="00097C1B">
        <w:rPr>
          <w:rFonts w:ascii="Courier New" w:hAnsi="Courier New" w:cs="Courier New"/>
          <w:color w:val="000000"/>
          <w:lang w:val="en-US"/>
        </w:rPr>
        <w:t xml:space="preserve"> (</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id INTEGER PRIMARY KEY AUTOINCREMENT,</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entry_id</w:t>
      </w:r>
      <w:proofErr w:type="spellEnd"/>
      <w:r w:rsidRPr="00097C1B">
        <w:rPr>
          <w:rFonts w:ascii="Courier New" w:hAnsi="Courier New" w:cs="Courier New"/>
          <w:color w:val="000000"/>
          <w:lang w:val="en-US"/>
        </w:rPr>
        <w:t xml:space="preserve"> INTEGER UNIQUE REFERENCES </w:t>
      </w:r>
      <w:proofErr w:type="spellStart"/>
      <w:r w:rsidRPr="00097C1B">
        <w:rPr>
          <w:rFonts w:ascii="Courier New" w:hAnsi="Courier New" w:cs="Courier New"/>
          <w:color w:val="000000"/>
          <w:lang w:val="en-US"/>
        </w:rPr>
        <w:t>password_entries</w:t>
      </w:r>
      <w:proofErr w:type="spellEnd"/>
      <w:r w:rsidRPr="00097C1B">
        <w:rPr>
          <w:rFonts w:ascii="Courier New" w:hAnsi="Courier New" w:cs="Courier New"/>
          <w:color w:val="000000"/>
          <w:lang w:val="en-US"/>
        </w:rPr>
        <w:t>(id),</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strength INTEGER,</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min_length</w:t>
      </w:r>
      <w:proofErr w:type="spellEnd"/>
      <w:r w:rsidRPr="00097C1B">
        <w:rPr>
          <w:rFonts w:ascii="Courier New" w:hAnsi="Courier New" w:cs="Courier New"/>
          <w:color w:val="000000"/>
          <w:lang w:val="en-US"/>
        </w:rPr>
        <w:t xml:space="preserve"> INTEGER,</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max_length</w:t>
      </w:r>
      <w:proofErr w:type="spellEnd"/>
      <w:r w:rsidRPr="00097C1B">
        <w:rPr>
          <w:rFonts w:ascii="Courier New" w:hAnsi="Courier New" w:cs="Courier New"/>
          <w:color w:val="000000"/>
          <w:lang w:val="en-US"/>
        </w:rPr>
        <w:t xml:space="preserve"> INTEGER,</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flags INTEGER,</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require_unique</w:t>
      </w:r>
      <w:proofErr w:type="spellEnd"/>
      <w:r w:rsidRPr="00097C1B">
        <w:rPr>
          <w:rFonts w:ascii="Courier New" w:hAnsi="Courier New" w:cs="Courier New"/>
          <w:color w:val="000000"/>
          <w:lang w:val="en-US"/>
        </w:rPr>
        <w:t xml:space="preserve"> INTEGER DEFAULT 0,</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encrypted_config</w:t>
      </w:r>
      <w:proofErr w:type="spellEnd"/>
      <w:r w:rsidRPr="00097C1B">
        <w:rPr>
          <w:rFonts w:ascii="Courier New" w:hAnsi="Courier New" w:cs="Courier New"/>
          <w:color w:val="000000"/>
          <w:lang w:val="en-US"/>
        </w:rPr>
        <w:t xml:space="preserve"> BLOB</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w:t>
      </w:r>
    </w:p>
    <w:p w:rsidR="007A13E1" w:rsidRPr="00097C1B" w:rsidRDefault="007A13E1" w:rsidP="00097C1B">
      <w:pPr>
        <w:ind w:left="2124"/>
        <w:rPr>
          <w:rFonts w:ascii="Courier New" w:hAnsi="Courier New" w:cs="Courier New"/>
          <w:color w:val="000000"/>
          <w:lang w:val="en-US"/>
        </w:rPr>
      </w:pP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 </w:t>
      </w:r>
      <w:r w:rsidRPr="00097C1B">
        <w:rPr>
          <w:rFonts w:ascii="Courier New" w:hAnsi="Courier New" w:cs="Courier New"/>
          <w:color w:val="000000"/>
        </w:rPr>
        <w:t>Таблица</w:t>
      </w:r>
      <w:r w:rsidRPr="00097C1B">
        <w:rPr>
          <w:rFonts w:ascii="Courier New" w:hAnsi="Courier New" w:cs="Courier New"/>
          <w:color w:val="000000"/>
          <w:lang w:val="en-US"/>
        </w:rPr>
        <w:t xml:space="preserve"> </w:t>
      </w:r>
      <w:r w:rsidRPr="00097C1B">
        <w:rPr>
          <w:rFonts w:ascii="Courier New" w:hAnsi="Courier New" w:cs="Courier New"/>
          <w:color w:val="000000"/>
        </w:rPr>
        <w:t>логов</w:t>
      </w:r>
      <w:r w:rsidRPr="00097C1B">
        <w:rPr>
          <w:rFonts w:ascii="Courier New" w:hAnsi="Courier New" w:cs="Courier New"/>
          <w:color w:val="000000"/>
          <w:lang w:val="en-US"/>
        </w:rPr>
        <w:t xml:space="preserve"> </w:t>
      </w:r>
      <w:r w:rsidRPr="00097C1B">
        <w:rPr>
          <w:rFonts w:ascii="Courier New" w:hAnsi="Courier New" w:cs="Courier New"/>
          <w:color w:val="000000"/>
        </w:rPr>
        <w:t>безопасности</w:t>
      </w:r>
    </w:p>
    <w:p w:rsidR="007A13E1" w:rsidRPr="00097C1B" w:rsidRDefault="007A13E1" w:rsidP="00097C1B">
      <w:pPr>
        <w:ind w:left="2124"/>
        <w:rPr>
          <w:rFonts w:ascii="Courier New" w:hAnsi="Courier New" w:cs="Courier New"/>
          <w:color w:val="000000"/>
          <w:lang w:val="en-US"/>
        </w:rPr>
      </w:pPr>
      <w:r w:rsidRPr="00097C1B">
        <w:rPr>
          <w:rFonts w:ascii="Courier New" w:hAnsi="Courier New" w:cs="Courier New"/>
          <w:color w:val="000000"/>
          <w:lang w:val="en-US"/>
        </w:rPr>
        <w:t xml:space="preserve">CREATE TABLE </w:t>
      </w:r>
      <w:proofErr w:type="spellStart"/>
      <w:r w:rsidRPr="00097C1B">
        <w:rPr>
          <w:rFonts w:ascii="Courier New" w:hAnsi="Courier New" w:cs="Courier New"/>
          <w:color w:val="000000"/>
          <w:lang w:val="en-US"/>
        </w:rPr>
        <w:t>security_logs</w:t>
      </w:r>
      <w:proofErr w:type="spellEnd"/>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id INTEGER PRIMARY KEY AUTOINCREMENT,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action_type</w:t>
      </w:r>
      <w:proofErr w:type="spellEnd"/>
      <w:r w:rsidRPr="00097C1B">
        <w:rPr>
          <w:rFonts w:ascii="Courier New" w:hAnsi="Courier New" w:cs="Courier New"/>
          <w:color w:val="000000"/>
          <w:lang w:val="en-US"/>
        </w:rPr>
        <w:t xml:space="preserve"> TEXT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timestamp INTEGER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details TEXT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CREATE INDEX </w:t>
      </w:r>
      <w:proofErr w:type="spellStart"/>
      <w:r w:rsidRPr="00097C1B">
        <w:rPr>
          <w:rFonts w:ascii="Courier New" w:hAnsi="Courier New" w:cs="Courier New"/>
          <w:color w:val="000000"/>
          <w:lang w:val="en-US"/>
        </w:rPr>
        <w:t>idx_security_logs_timestamp</w:t>
      </w:r>
      <w:proofErr w:type="spellEnd"/>
      <w:r w:rsidRPr="00097C1B">
        <w:rPr>
          <w:rFonts w:ascii="Courier New" w:hAnsi="Courier New" w:cs="Courier New"/>
          <w:color w:val="000000"/>
          <w:lang w:val="en-US"/>
        </w:rPr>
        <w:t xml:space="preserve"> ON </w:t>
      </w:r>
      <w:proofErr w:type="spellStart"/>
      <w:r w:rsidRPr="00097C1B">
        <w:rPr>
          <w:rFonts w:ascii="Courier New" w:hAnsi="Courier New" w:cs="Courier New"/>
          <w:color w:val="000000"/>
          <w:lang w:val="en-US"/>
        </w:rPr>
        <w:t>security_logs</w:t>
      </w:r>
      <w:proofErr w:type="spellEnd"/>
      <w:r w:rsidRPr="00097C1B">
        <w:rPr>
          <w:rFonts w:ascii="Courier New" w:hAnsi="Courier New" w:cs="Courier New"/>
          <w:color w:val="000000"/>
          <w:lang w:val="en-US"/>
        </w:rPr>
        <w:t>(timestamp);</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r w:rsidRPr="00097C1B">
        <w:rPr>
          <w:rFonts w:ascii="Courier New" w:hAnsi="Courier New" w:cs="Courier New"/>
          <w:color w:val="000000"/>
        </w:rPr>
        <w:t>Таблица</w:t>
      </w:r>
      <w:r w:rsidRPr="00097C1B">
        <w:rPr>
          <w:rFonts w:ascii="Courier New" w:hAnsi="Courier New" w:cs="Courier New"/>
          <w:color w:val="000000"/>
          <w:lang w:val="en-US"/>
        </w:rPr>
        <w:t xml:space="preserve"> </w:t>
      </w:r>
      <w:r w:rsidRPr="00097C1B">
        <w:rPr>
          <w:rFonts w:ascii="Courier New" w:hAnsi="Courier New" w:cs="Courier New"/>
          <w:color w:val="000000"/>
        </w:rPr>
        <w:t>настроек</w:t>
      </w:r>
      <w:r w:rsidRPr="00097C1B">
        <w:rPr>
          <w:rFonts w:ascii="Courier New" w:hAnsi="Courier New" w:cs="Courier New"/>
          <w:color w:val="000000"/>
          <w:lang w:val="en-US"/>
        </w:rPr>
        <w:t xml:space="preserve"> </w:t>
      </w:r>
      <w:r w:rsidRPr="00097C1B">
        <w:rPr>
          <w:rFonts w:ascii="Courier New" w:hAnsi="Courier New" w:cs="Courier New"/>
          <w:color w:val="000000"/>
        </w:rPr>
        <w:t>приложения</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CREATE TABLE </w:t>
      </w:r>
      <w:proofErr w:type="spellStart"/>
      <w:r w:rsidRPr="00097C1B">
        <w:rPr>
          <w:rFonts w:ascii="Courier New" w:hAnsi="Courier New" w:cs="Courier New"/>
          <w:color w:val="000000"/>
          <w:lang w:val="en-US"/>
        </w:rPr>
        <w:t>app_settings</w:t>
      </w:r>
      <w:proofErr w:type="spellEnd"/>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key TEXT PRIMARY KEY,</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value TEXT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encrypted INTEGER DEFAULT 0</w:t>
      </w:r>
    </w:p>
    <w:p w:rsidR="007A13E1" w:rsidRPr="00097C1B" w:rsidRDefault="007A13E1" w:rsidP="00C361D4">
      <w:pPr>
        <w:ind w:left="2160"/>
        <w:rPr>
          <w:rFonts w:ascii="Courier New" w:hAnsi="Courier New" w:cs="Courier New"/>
          <w:color w:val="000000"/>
        </w:rPr>
      </w:pPr>
      <w:r w:rsidRPr="00097C1B">
        <w:rPr>
          <w:rFonts w:ascii="Courier New" w:hAnsi="Courier New" w:cs="Courier New"/>
          <w:color w:val="000000"/>
        </w:rPr>
        <w:t>);</w:t>
      </w:r>
    </w:p>
    <w:p w:rsidR="007A13E1" w:rsidRPr="00097C1B" w:rsidRDefault="007A13E1" w:rsidP="00C361D4">
      <w:pPr>
        <w:ind w:left="2160"/>
        <w:rPr>
          <w:rFonts w:ascii="Courier New" w:hAnsi="Courier New" w:cs="Courier New"/>
          <w:color w:val="000000"/>
        </w:rPr>
      </w:pPr>
    </w:p>
    <w:p w:rsidR="007A13E1" w:rsidRPr="00097C1B" w:rsidRDefault="007A13E1" w:rsidP="00C361D4">
      <w:pPr>
        <w:ind w:left="2160"/>
        <w:rPr>
          <w:rFonts w:ascii="Courier New" w:hAnsi="Courier New" w:cs="Courier New"/>
          <w:color w:val="000000"/>
        </w:rPr>
      </w:pPr>
      <w:r w:rsidRPr="00097C1B">
        <w:rPr>
          <w:rFonts w:ascii="Courier New" w:hAnsi="Courier New" w:cs="Courier New"/>
          <w:color w:val="000000"/>
        </w:rPr>
        <w:t>-- Таблица истории изменений паролей</w:t>
      </w:r>
    </w:p>
    <w:p w:rsidR="007A13E1" w:rsidRPr="00097C1B" w:rsidRDefault="007A13E1" w:rsidP="00C361D4">
      <w:pPr>
        <w:ind w:left="2160"/>
        <w:rPr>
          <w:rFonts w:ascii="Courier New" w:hAnsi="Courier New" w:cs="Courier New"/>
          <w:color w:val="000000"/>
        </w:rPr>
      </w:pPr>
      <w:r w:rsidRPr="00097C1B">
        <w:rPr>
          <w:rFonts w:ascii="Courier New" w:hAnsi="Courier New" w:cs="Courier New"/>
          <w:color w:val="000000"/>
          <w:lang w:val="en-US"/>
        </w:rPr>
        <w:t>CREATE</w:t>
      </w:r>
      <w:r w:rsidRPr="00097C1B">
        <w:rPr>
          <w:rFonts w:ascii="Courier New" w:hAnsi="Courier New" w:cs="Courier New"/>
          <w:color w:val="000000"/>
        </w:rPr>
        <w:t xml:space="preserve"> </w:t>
      </w:r>
      <w:r w:rsidRPr="00097C1B">
        <w:rPr>
          <w:rFonts w:ascii="Courier New" w:hAnsi="Courier New" w:cs="Courier New"/>
          <w:color w:val="000000"/>
          <w:lang w:val="en-US"/>
        </w:rPr>
        <w:t>TABLE</w:t>
      </w:r>
      <w:r w:rsidRPr="00097C1B">
        <w:rPr>
          <w:rFonts w:ascii="Courier New" w:hAnsi="Courier New" w:cs="Courier New"/>
          <w:color w:val="000000"/>
        </w:rPr>
        <w:t xml:space="preserve"> </w:t>
      </w:r>
      <w:r w:rsidRPr="00097C1B">
        <w:rPr>
          <w:rFonts w:ascii="Courier New" w:hAnsi="Courier New" w:cs="Courier New"/>
          <w:color w:val="000000"/>
          <w:lang w:val="en-US"/>
        </w:rPr>
        <w:t>password</w:t>
      </w:r>
      <w:r w:rsidRPr="00097C1B">
        <w:rPr>
          <w:rFonts w:ascii="Courier New" w:hAnsi="Courier New" w:cs="Courier New"/>
          <w:color w:val="000000"/>
        </w:rPr>
        <w:t>_</w:t>
      </w:r>
      <w:r w:rsidRPr="00097C1B">
        <w:rPr>
          <w:rFonts w:ascii="Courier New" w:hAnsi="Courier New" w:cs="Courier New"/>
          <w:color w:val="000000"/>
          <w:lang w:val="en-US"/>
        </w:rPr>
        <w:t>history</w:t>
      </w:r>
      <w:r w:rsidRPr="00097C1B">
        <w:rPr>
          <w:rFonts w:ascii="Courier New" w:hAnsi="Courier New" w:cs="Courier New"/>
          <w:color w:val="000000"/>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rPr>
        <w:t xml:space="preserve">  </w:t>
      </w:r>
      <w:r w:rsidRPr="00097C1B">
        <w:rPr>
          <w:rFonts w:ascii="Courier New" w:hAnsi="Courier New" w:cs="Courier New"/>
          <w:color w:val="000000"/>
          <w:lang w:val="en-US"/>
        </w:rPr>
        <w:t>id INTEGER PRIMARY KEY AUTOINCREMENT,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entry_id</w:t>
      </w:r>
      <w:proofErr w:type="spellEnd"/>
      <w:r w:rsidRPr="00097C1B">
        <w:rPr>
          <w:rFonts w:ascii="Courier New" w:hAnsi="Courier New" w:cs="Courier New"/>
          <w:color w:val="000000"/>
          <w:lang w:val="en-US"/>
        </w:rPr>
        <w:t xml:space="preserve"> INTEGER NOT NULL REFERENCES </w:t>
      </w:r>
      <w:proofErr w:type="spellStart"/>
      <w:r w:rsidRPr="00097C1B">
        <w:rPr>
          <w:rFonts w:ascii="Courier New" w:hAnsi="Courier New" w:cs="Courier New"/>
          <w:color w:val="000000"/>
          <w:lang w:val="en-US"/>
        </w:rPr>
        <w:t>password_entries</w:t>
      </w:r>
      <w:proofErr w:type="spellEnd"/>
      <w:r w:rsidRPr="00097C1B">
        <w:rPr>
          <w:rFonts w:ascii="Courier New" w:hAnsi="Courier New" w:cs="Courier New"/>
          <w:color w:val="000000"/>
          <w:lang w:val="en-US"/>
        </w:rPr>
        <w:t>(id) ON DELETE CASCADE,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service TEXT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encrypted_password</w:t>
      </w:r>
      <w:proofErr w:type="spellEnd"/>
      <w:r w:rsidRPr="00097C1B">
        <w:rPr>
          <w:rFonts w:ascii="Courier New" w:hAnsi="Courier New" w:cs="Courier New"/>
          <w:color w:val="000000"/>
          <w:lang w:val="en-US"/>
        </w:rPr>
        <w:t xml:space="preserve"> BLOB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nonce BLOB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config TEXT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login TEXT,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created_at</w:t>
      </w:r>
      <w:proofErr w:type="spellEnd"/>
      <w:r w:rsidRPr="00097C1B">
        <w:rPr>
          <w:rFonts w:ascii="Courier New" w:hAnsi="Courier New" w:cs="Courier New"/>
          <w:color w:val="000000"/>
          <w:lang w:val="en-US"/>
        </w:rPr>
        <w:t xml:space="preserve"> INTEGER NOT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reason TEXT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CREATE INDEX </w:t>
      </w:r>
      <w:proofErr w:type="spellStart"/>
      <w:r w:rsidRPr="00097C1B">
        <w:rPr>
          <w:rFonts w:ascii="Courier New" w:hAnsi="Courier New" w:cs="Courier New"/>
          <w:color w:val="000000"/>
          <w:lang w:val="en-US"/>
        </w:rPr>
        <w:t>idx_password_history_entry</w:t>
      </w:r>
      <w:proofErr w:type="spellEnd"/>
      <w:r w:rsidRPr="00097C1B">
        <w:rPr>
          <w:rFonts w:ascii="Courier New" w:hAnsi="Courier New" w:cs="Courier New"/>
          <w:color w:val="000000"/>
          <w:lang w:val="en-US"/>
        </w:rPr>
        <w:t xml:space="preserve"> ON </w:t>
      </w:r>
      <w:proofErr w:type="spellStart"/>
      <w:r w:rsidRPr="00097C1B">
        <w:rPr>
          <w:rFonts w:ascii="Courier New" w:hAnsi="Courier New" w:cs="Courier New"/>
          <w:color w:val="000000"/>
          <w:lang w:val="en-US"/>
        </w:rPr>
        <w:t>password_history</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entry_id</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CREATE INDEX </w:t>
      </w:r>
      <w:proofErr w:type="spellStart"/>
      <w:r w:rsidRPr="00097C1B">
        <w:rPr>
          <w:rFonts w:ascii="Courier New" w:hAnsi="Courier New" w:cs="Courier New"/>
          <w:color w:val="000000"/>
          <w:lang w:val="en-US"/>
        </w:rPr>
        <w:t>idx_password_history_created</w:t>
      </w:r>
      <w:proofErr w:type="spellEnd"/>
      <w:r w:rsidRPr="00097C1B">
        <w:rPr>
          <w:rFonts w:ascii="Courier New" w:hAnsi="Courier New" w:cs="Courier New"/>
          <w:color w:val="000000"/>
          <w:lang w:val="en-US"/>
        </w:rPr>
        <w:t xml:space="preserve"> ON </w:t>
      </w:r>
      <w:proofErr w:type="spellStart"/>
      <w:r w:rsidRPr="00097C1B">
        <w:rPr>
          <w:rFonts w:ascii="Courier New" w:hAnsi="Courier New" w:cs="Courier New"/>
          <w:color w:val="000000"/>
          <w:lang w:val="en-US"/>
        </w:rPr>
        <w:t>password_history</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created_at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p>
    <w:p w:rsidR="007A13E1" w:rsidRPr="00097C1B" w:rsidRDefault="007A13E1" w:rsidP="00097C1B">
      <w:pPr>
        <w:ind w:left="2160"/>
        <w:rPr>
          <w:rFonts w:ascii="Courier New" w:hAnsi="Courier New" w:cs="Courier New"/>
          <w:color w:val="000000"/>
          <w:lang w:val="en-US"/>
        </w:rPr>
      </w:pPr>
      <w:r w:rsidRPr="00097C1B">
        <w:rPr>
          <w:rFonts w:ascii="Courier New" w:hAnsi="Courier New" w:cs="Courier New"/>
          <w:color w:val="000000"/>
        </w:rPr>
        <w:t>Системные</w:t>
      </w:r>
      <w:r w:rsidRPr="00097C1B">
        <w:rPr>
          <w:rFonts w:ascii="Courier New" w:hAnsi="Courier New" w:cs="Courier New"/>
          <w:color w:val="000000"/>
          <w:lang w:val="en-US"/>
        </w:rPr>
        <w:t xml:space="preserve"> </w:t>
      </w:r>
      <w:r w:rsidRPr="00097C1B">
        <w:rPr>
          <w:rFonts w:ascii="Courier New" w:hAnsi="Courier New" w:cs="Courier New"/>
          <w:color w:val="000000"/>
        </w:rPr>
        <w:t>категории</w:t>
      </w:r>
      <w:r w:rsidRPr="00097C1B">
        <w:rPr>
          <w:rFonts w:ascii="Courier New" w:hAnsi="Courier New" w:cs="Courier New"/>
          <w:color w:val="000000"/>
          <w:lang w:val="en-US"/>
        </w:rPr>
        <w:t xml:space="preserve"> (</w:t>
      </w:r>
      <w:r w:rsidRPr="00097C1B">
        <w:rPr>
          <w:rFonts w:ascii="Courier New" w:hAnsi="Courier New" w:cs="Courier New"/>
          <w:color w:val="000000"/>
        </w:rPr>
        <w:t>инициализация</w:t>
      </w:r>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INSERT INTO categories (id, name, icon, </w:t>
      </w:r>
      <w:proofErr w:type="spellStart"/>
      <w:r w:rsidRPr="00097C1B">
        <w:rPr>
          <w:rFonts w:ascii="Courier New" w:hAnsi="Courier New" w:cs="Courier New"/>
          <w:color w:val="000000"/>
          <w:lang w:val="en-US"/>
        </w:rPr>
        <w:t>is_system</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created_at</w:t>
      </w:r>
      <w:proofErr w:type="spellEnd"/>
      <w:r w:rsidRPr="00097C1B">
        <w:rPr>
          <w:rFonts w:ascii="Courier New" w:hAnsi="Courier New" w:cs="Courier New"/>
          <w:color w:val="000000"/>
          <w:lang w:val="en-US"/>
        </w:rPr>
        <w:t>) VALUES</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(1, '</w:t>
      </w:r>
      <w:r w:rsidRPr="00097C1B">
        <w:rPr>
          <w:rFonts w:ascii="Courier New" w:hAnsi="Courier New" w:cs="Courier New"/>
          <w:color w:val="000000"/>
        </w:rPr>
        <w:t>Интернет</w:t>
      </w:r>
      <w:r w:rsidRPr="00097C1B">
        <w:rPr>
          <w:rFonts w:ascii="Courier New" w:hAnsi="Courier New" w:cs="Courier New"/>
          <w:color w:val="000000"/>
          <w:lang w:val="en-US"/>
        </w:rPr>
        <w:t xml:space="preserve">', 'language', 1, </w:t>
      </w:r>
      <w:proofErr w:type="spellStart"/>
      <w:proofErr w:type="gramStart"/>
      <w:r w:rsidRPr="00097C1B">
        <w:rPr>
          <w:rFonts w:ascii="Courier New" w:hAnsi="Courier New" w:cs="Courier New"/>
          <w:color w:val="000000"/>
          <w:lang w:val="en-US"/>
        </w:rPr>
        <w:t>strftime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 'now')),</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(2, '</w:t>
      </w:r>
      <w:r w:rsidRPr="00097C1B">
        <w:rPr>
          <w:rFonts w:ascii="Courier New" w:hAnsi="Courier New" w:cs="Courier New"/>
          <w:color w:val="000000"/>
        </w:rPr>
        <w:t>Социальные</w:t>
      </w:r>
      <w:r w:rsidRPr="00097C1B">
        <w:rPr>
          <w:rFonts w:ascii="Courier New" w:hAnsi="Courier New" w:cs="Courier New"/>
          <w:color w:val="000000"/>
          <w:lang w:val="en-US"/>
        </w:rPr>
        <w:t xml:space="preserve"> </w:t>
      </w:r>
      <w:r w:rsidRPr="00097C1B">
        <w:rPr>
          <w:rFonts w:ascii="Courier New" w:hAnsi="Courier New" w:cs="Courier New"/>
          <w:color w:val="000000"/>
        </w:rPr>
        <w:t>сети</w:t>
      </w:r>
      <w:r w:rsidRPr="00097C1B">
        <w:rPr>
          <w:rFonts w:ascii="Courier New" w:hAnsi="Courier New" w:cs="Courier New"/>
          <w:color w:val="000000"/>
          <w:lang w:val="en-US"/>
        </w:rPr>
        <w:t xml:space="preserve">', 'people', 1, </w:t>
      </w:r>
      <w:proofErr w:type="spellStart"/>
      <w:proofErr w:type="gramStart"/>
      <w:r w:rsidRPr="00097C1B">
        <w:rPr>
          <w:rFonts w:ascii="Courier New" w:hAnsi="Courier New" w:cs="Courier New"/>
          <w:color w:val="000000"/>
          <w:lang w:val="en-US"/>
        </w:rPr>
        <w:t>strftime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 'now')),</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(3, '</w:t>
      </w:r>
      <w:r w:rsidRPr="00097C1B">
        <w:rPr>
          <w:rFonts w:ascii="Courier New" w:hAnsi="Courier New" w:cs="Courier New"/>
          <w:color w:val="000000"/>
        </w:rPr>
        <w:t>Развлечения</w:t>
      </w:r>
      <w:r w:rsidRPr="00097C1B">
        <w:rPr>
          <w:rFonts w:ascii="Courier New" w:hAnsi="Courier New" w:cs="Courier New"/>
          <w:color w:val="000000"/>
          <w:lang w:val="en-US"/>
        </w:rPr>
        <w:t xml:space="preserve">', 'entertainment', 1, </w:t>
      </w:r>
      <w:proofErr w:type="spellStart"/>
      <w:proofErr w:type="gramStart"/>
      <w:r w:rsidRPr="00097C1B">
        <w:rPr>
          <w:rFonts w:ascii="Courier New" w:hAnsi="Courier New" w:cs="Courier New"/>
          <w:color w:val="000000"/>
          <w:lang w:val="en-US"/>
        </w:rPr>
        <w:t>strftime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 'now')),</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(4, '</w:t>
      </w:r>
      <w:r w:rsidRPr="00097C1B">
        <w:rPr>
          <w:rFonts w:ascii="Courier New" w:hAnsi="Courier New" w:cs="Courier New"/>
          <w:color w:val="000000"/>
        </w:rPr>
        <w:t>Работа</w:t>
      </w:r>
      <w:r w:rsidRPr="00097C1B">
        <w:rPr>
          <w:rFonts w:ascii="Courier New" w:hAnsi="Courier New" w:cs="Courier New"/>
          <w:color w:val="000000"/>
          <w:lang w:val="en-US"/>
        </w:rPr>
        <w:t xml:space="preserve">', 'work', 1, </w:t>
      </w:r>
      <w:proofErr w:type="spellStart"/>
      <w:proofErr w:type="gramStart"/>
      <w:r w:rsidRPr="00097C1B">
        <w:rPr>
          <w:rFonts w:ascii="Courier New" w:hAnsi="Courier New" w:cs="Courier New"/>
          <w:color w:val="000000"/>
          <w:lang w:val="en-US"/>
        </w:rPr>
        <w:t>strftime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 'now')),</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(5, '</w:t>
      </w:r>
      <w:r w:rsidRPr="00097C1B">
        <w:rPr>
          <w:rFonts w:ascii="Courier New" w:hAnsi="Courier New" w:cs="Courier New"/>
          <w:color w:val="000000"/>
        </w:rPr>
        <w:t>Финансы</w:t>
      </w:r>
      <w:r w:rsidRPr="00097C1B">
        <w:rPr>
          <w:rFonts w:ascii="Courier New" w:hAnsi="Courier New" w:cs="Courier New"/>
          <w:color w:val="000000"/>
          <w:lang w:val="en-US"/>
        </w:rPr>
        <w:t>', '</w:t>
      </w:r>
      <w:proofErr w:type="spellStart"/>
      <w:r w:rsidRPr="00097C1B">
        <w:rPr>
          <w:rFonts w:ascii="Courier New" w:hAnsi="Courier New" w:cs="Courier New"/>
          <w:color w:val="000000"/>
          <w:lang w:val="en-US"/>
        </w:rPr>
        <w:t>attach_money</w:t>
      </w:r>
      <w:proofErr w:type="spellEnd"/>
      <w:r w:rsidRPr="00097C1B">
        <w:rPr>
          <w:rFonts w:ascii="Courier New" w:hAnsi="Courier New" w:cs="Courier New"/>
          <w:color w:val="000000"/>
          <w:lang w:val="en-US"/>
        </w:rPr>
        <w:t xml:space="preserve">', 1, </w:t>
      </w:r>
      <w:proofErr w:type="spellStart"/>
      <w:proofErr w:type="gramStart"/>
      <w:r w:rsidRPr="00097C1B">
        <w:rPr>
          <w:rFonts w:ascii="Courier New" w:hAnsi="Courier New" w:cs="Courier New"/>
          <w:color w:val="000000"/>
          <w:lang w:val="en-US"/>
        </w:rPr>
        <w:t>strftime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 'now')),</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(6, '</w:t>
      </w:r>
      <w:r w:rsidRPr="00097C1B">
        <w:rPr>
          <w:rFonts w:ascii="Courier New" w:hAnsi="Courier New" w:cs="Courier New"/>
          <w:color w:val="000000"/>
        </w:rPr>
        <w:t>Покупки</w:t>
      </w:r>
      <w:r w:rsidRPr="00097C1B">
        <w:rPr>
          <w:rFonts w:ascii="Courier New" w:hAnsi="Courier New" w:cs="Courier New"/>
          <w:color w:val="000000"/>
          <w:lang w:val="en-US"/>
        </w:rPr>
        <w:t>', '</w:t>
      </w:r>
      <w:proofErr w:type="spellStart"/>
      <w:r w:rsidRPr="00097C1B">
        <w:rPr>
          <w:rFonts w:ascii="Courier New" w:hAnsi="Courier New" w:cs="Courier New"/>
          <w:color w:val="000000"/>
          <w:lang w:val="en-US"/>
        </w:rPr>
        <w:t>shopping_cart</w:t>
      </w:r>
      <w:proofErr w:type="spellEnd"/>
      <w:r w:rsidRPr="00097C1B">
        <w:rPr>
          <w:rFonts w:ascii="Courier New" w:hAnsi="Courier New" w:cs="Courier New"/>
          <w:color w:val="000000"/>
          <w:lang w:val="en-US"/>
        </w:rPr>
        <w:t xml:space="preserve">', 1, </w:t>
      </w:r>
      <w:proofErr w:type="spellStart"/>
      <w:proofErr w:type="gramStart"/>
      <w:r w:rsidRPr="00097C1B">
        <w:rPr>
          <w:rFonts w:ascii="Courier New" w:hAnsi="Courier New" w:cs="Courier New"/>
          <w:color w:val="000000"/>
          <w:lang w:val="en-US"/>
        </w:rPr>
        <w:t>strftime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 'now')),</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(7, '</w:t>
      </w:r>
      <w:r w:rsidRPr="00097C1B">
        <w:rPr>
          <w:rFonts w:ascii="Courier New" w:hAnsi="Courier New" w:cs="Courier New"/>
          <w:color w:val="000000"/>
        </w:rPr>
        <w:t>Почта</w:t>
      </w:r>
      <w:r w:rsidRPr="00097C1B">
        <w:rPr>
          <w:rFonts w:ascii="Courier New" w:hAnsi="Courier New" w:cs="Courier New"/>
          <w:color w:val="000000"/>
          <w:lang w:val="en-US"/>
        </w:rPr>
        <w:t xml:space="preserve">', 'email', 1, </w:t>
      </w:r>
      <w:proofErr w:type="spellStart"/>
      <w:proofErr w:type="gramStart"/>
      <w:r w:rsidRPr="00097C1B">
        <w:rPr>
          <w:rFonts w:ascii="Courier New" w:hAnsi="Courier New" w:cs="Courier New"/>
          <w:color w:val="000000"/>
          <w:lang w:val="en-US"/>
        </w:rPr>
        <w:t>strftime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 'now'));</w:t>
      </w:r>
    </w:p>
    <w:p w:rsidR="007A13E1" w:rsidRPr="00097C1B" w:rsidRDefault="003C17D1" w:rsidP="00C361D4">
      <w:pPr>
        <w:ind w:left="2160"/>
        <w:rPr>
          <w:color w:val="000000"/>
          <w:sz w:val="28"/>
          <w:szCs w:val="28"/>
          <w:lang w:val="en-US"/>
          <w:rPrChange w:id="2899" w:author="Sasha Azazlov" w:date="2026-05-19T13:40:00Z" w16du:dateUtc="2026-05-19T10:40:00Z">
            <w:rPr>
              <w:color w:val="000000"/>
              <w:sz w:val="28"/>
              <w:szCs w:val="28"/>
            </w:rPr>
          </w:rPrChange>
        </w:rPr>
      </w:pPr>
      <w:r w:rsidRPr="00097C1B">
        <w:rPr>
          <w:color w:val="000000"/>
          <w:sz w:val="28"/>
          <w:szCs w:val="28"/>
          <w:lang w:val="en-US"/>
          <w:rPrChange w:id="2900" w:author="Sasha Azazlov" w:date="2026-05-19T13:40:00Z" w16du:dateUtc="2026-05-19T10:40:00Z">
            <w:rPr>
              <w:color w:val="000000"/>
              <w:sz w:val="28"/>
              <w:szCs w:val="28"/>
            </w:rPr>
          </w:rPrChange>
        </w:rPr>
        <w:br w:type="page"/>
      </w:r>
    </w:p>
    <w:p w:rsidR="007A13E1" w:rsidRPr="007226B0" w:rsidRDefault="009B0CD9" w:rsidP="00097C1B">
      <w:pPr>
        <w:jc w:val="both"/>
        <w:rPr>
          <w:color w:val="000000"/>
          <w:sz w:val="28"/>
          <w:szCs w:val="28"/>
          <w:lang w:val="en-US"/>
        </w:rPr>
      </w:pPr>
      <w:r>
        <w:rPr>
          <w:color w:val="000000"/>
          <w:sz w:val="28"/>
        </w:rPr>
        <w:lastRenderedPageBreak/>
        <w:t>Приложение</w:t>
      </w:r>
      <w:r w:rsidRPr="00097C1B">
        <w:rPr>
          <w:color w:val="000000"/>
          <w:sz w:val="28"/>
          <w:lang w:val="en-US"/>
          <w:rPrChange w:id="2901" w:author="Sasha Azazlov" w:date="2026-05-19T13:40:00Z" w16du:dateUtc="2026-05-19T10:40:00Z">
            <w:rPr>
              <w:color w:val="000000"/>
              <w:sz w:val="28"/>
            </w:rPr>
          </w:rPrChange>
        </w:rPr>
        <w:t xml:space="preserve"> </w:t>
      </w:r>
      <w:r w:rsidR="007A13E1" w:rsidRPr="007226B0">
        <w:rPr>
          <w:color w:val="000000"/>
          <w:sz w:val="28"/>
        </w:rPr>
        <w:t>Б</w:t>
      </w:r>
      <w:r w:rsidR="007A13E1" w:rsidRPr="007226B0">
        <w:rPr>
          <w:color w:val="000000"/>
          <w:sz w:val="28"/>
          <w:szCs w:val="28"/>
          <w:lang w:val="en-US"/>
        </w:rPr>
        <w:t xml:space="preserve">. </w:t>
      </w:r>
      <w:r w:rsidR="007A13E1" w:rsidRPr="007226B0">
        <w:rPr>
          <w:color w:val="000000"/>
          <w:sz w:val="28"/>
        </w:rPr>
        <w:t>Сущность</w:t>
      </w:r>
      <w:r w:rsidR="007A13E1" w:rsidRPr="007226B0">
        <w:rPr>
          <w:color w:val="000000"/>
          <w:sz w:val="28"/>
          <w:szCs w:val="28"/>
          <w:lang w:val="en-US"/>
        </w:rPr>
        <w:t xml:space="preserve"> </w:t>
      </w:r>
      <w:proofErr w:type="spellStart"/>
      <w:r w:rsidR="007A13E1" w:rsidRPr="007226B0">
        <w:rPr>
          <w:color w:val="000000"/>
          <w:sz w:val="28"/>
          <w:szCs w:val="28"/>
          <w:lang w:val="en-US"/>
        </w:rPr>
        <w:t>PasswordEntry</w:t>
      </w:r>
      <w:proofErr w:type="spellEnd"/>
      <w:r w:rsidR="007A13E1" w:rsidRPr="007226B0">
        <w:rPr>
          <w:color w:val="000000"/>
          <w:sz w:val="28"/>
          <w:szCs w:val="28"/>
          <w:lang w:val="en-US"/>
        </w:rPr>
        <w:t xml:space="preserve"> (lib/domain/entities/</w:t>
      </w:r>
      <w:proofErr w:type="spellStart"/>
      <w:r w:rsidR="007A13E1" w:rsidRPr="007226B0">
        <w:rPr>
          <w:color w:val="000000"/>
          <w:sz w:val="28"/>
          <w:szCs w:val="28"/>
          <w:lang w:val="en-US"/>
        </w:rPr>
        <w:t>password_entry.dart</w:t>
      </w:r>
      <w:proofErr w:type="spellEnd"/>
      <w:r w:rsidR="007A13E1" w:rsidRPr="007226B0">
        <w:rPr>
          <w:color w:val="000000"/>
          <w:sz w:val="28"/>
          <w:szCs w:val="28"/>
          <w:lang w:val="en-US"/>
        </w:rPr>
        <w:t>)</w:t>
      </w:r>
    </w:p>
    <w:p w:rsidR="007A13E1" w:rsidRPr="007226B0" w:rsidRDefault="007A13E1" w:rsidP="00C361D4">
      <w:pPr>
        <w:ind w:left="2160"/>
        <w:rPr>
          <w:color w:val="000000"/>
          <w:sz w:val="28"/>
          <w:szCs w:val="28"/>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class </w:t>
      </w:r>
      <w:proofErr w:type="spellStart"/>
      <w:r w:rsidRPr="00097C1B">
        <w:rPr>
          <w:rFonts w:ascii="Courier New" w:hAnsi="Courier New" w:cs="Courier New"/>
          <w:color w:val="000000"/>
          <w:lang w:val="en-US"/>
        </w:rPr>
        <w:t>PasswordEntry</w:t>
      </w:r>
      <w:proofErr w:type="spellEnd"/>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int? id;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int </w:t>
      </w:r>
      <w:proofErr w:type="spellStart"/>
      <w:r w:rsidRPr="00097C1B">
        <w:rPr>
          <w:rFonts w:ascii="Courier New" w:hAnsi="Courier New" w:cs="Courier New"/>
          <w:color w:val="000000"/>
          <w:lang w:val="en-US"/>
        </w:rPr>
        <w:t>categoryId</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String service;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String? login;</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String password; // decrypted in memory</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w:t>
      </w:r>
      <w:proofErr w:type="spellStart"/>
      <w:r w:rsidRPr="00097C1B">
        <w:rPr>
          <w:rFonts w:ascii="Courier New" w:hAnsi="Courier New" w:cs="Courier New"/>
          <w:color w:val="000000"/>
          <w:lang w:val="en-US"/>
        </w:rPr>
        <w:t>PasswordConfig</w:t>
      </w:r>
      <w:proofErr w:type="spellEnd"/>
      <w:r w:rsidRPr="00097C1B">
        <w:rPr>
          <w:rFonts w:ascii="Courier New" w:hAnsi="Courier New" w:cs="Courier New"/>
          <w:color w:val="000000"/>
          <w:lang w:val="en-US"/>
        </w:rPr>
        <w:t>? config;</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w:t>
      </w:r>
      <w:proofErr w:type="spellStart"/>
      <w:r w:rsidRPr="00097C1B">
        <w:rPr>
          <w:rFonts w:ascii="Courier New" w:hAnsi="Courier New" w:cs="Courier New"/>
          <w:color w:val="000000"/>
          <w:lang w:val="en-US"/>
        </w:rPr>
        <w:t>DateTime</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createdAt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w:t>
      </w:r>
      <w:proofErr w:type="spellStart"/>
      <w:r w:rsidRPr="00097C1B">
        <w:rPr>
          <w:rFonts w:ascii="Courier New" w:hAnsi="Courier New" w:cs="Courier New"/>
          <w:color w:val="000000"/>
          <w:lang w:val="en-US"/>
        </w:rPr>
        <w:t>DateTime</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updatedAt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proofErr w:type="gramStart"/>
      <w:r w:rsidRPr="00097C1B">
        <w:rPr>
          <w:rFonts w:ascii="Courier New" w:hAnsi="Courier New" w:cs="Courier New"/>
          <w:color w:val="000000"/>
          <w:lang w:val="en-US"/>
        </w:rPr>
        <w:t>PasswordEntry</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this.id,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w:t>
      </w:r>
      <w:proofErr w:type="spellStart"/>
      <w:proofErr w:type="gramStart"/>
      <w:r w:rsidRPr="00097C1B">
        <w:rPr>
          <w:rFonts w:ascii="Courier New" w:hAnsi="Courier New" w:cs="Courier New"/>
          <w:color w:val="000000"/>
          <w:lang w:val="en-US"/>
        </w:rPr>
        <w:t>this.categoryId</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w:t>
      </w:r>
      <w:proofErr w:type="spellStart"/>
      <w:proofErr w:type="gramStart"/>
      <w:r w:rsidRPr="00097C1B">
        <w:rPr>
          <w:rFonts w:ascii="Courier New" w:hAnsi="Courier New" w:cs="Courier New"/>
          <w:color w:val="000000"/>
          <w:lang w:val="en-US"/>
        </w:rPr>
        <w:t>this.service</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this.login</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w:t>
      </w:r>
      <w:proofErr w:type="spellStart"/>
      <w:proofErr w:type="gramStart"/>
      <w:r w:rsidRPr="00097C1B">
        <w:rPr>
          <w:rFonts w:ascii="Courier New" w:hAnsi="Courier New" w:cs="Courier New"/>
          <w:color w:val="000000"/>
          <w:lang w:val="en-US"/>
        </w:rPr>
        <w:t>this.password</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this.config</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w:t>
      </w:r>
      <w:proofErr w:type="spellStart"/>
      <w:proofErr w:type="gramStart"/>
      <w:r w:rsidRPr="00097C1B">
        <w:rPr>
          <w:rFonts w:ascii="Courier New" w:hAnsi="Courier New" w:cs="Courier New"/>
          <w:color w:val="000000"/>
          <w:lang w:val="en-US"/>
        </w:rPr>
        <w:t>this.createdAt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w:t>
      </w:r>
      <w:proofErr w:type="spellStart"/>
      <w:proofErr w:type="gramStart"/>
      <w:r w:rsidRPr="00097C1B">
        <w:rPr>
          <w:rFonts w:ascii="Courier New" w:hAnsi="Courier New" w:cs="Courier New"/>
          <w:color w:val="000000"/>
          <w:lang w:val="en-US"/>
        </w:rPr>
        <w:t>this.updatedAt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factory </w:t>
      </w:r>
      <w:proofErr w:type="spellStart"/>
      <w:r w:rsidRPr="00097C1B">
        <w:rPr>
          <w:rFonts w:ascii="Courier New" w:hAnsi="Courier New" w:cs="Courier New"/>
          <w:color w:val="000000"/>
          <w:lang w:val="en-US"/>
        </w:rPr>
        <w:t>PasswordEntry.fromJson</w:t>
      </w:r>
      <w:proofErr w:type="spellEnd"/>
      <w:r w:rsidRPr="00097C1B">
        <w:rPr>
          <w:rFonts w:ascii="Courier New" w:hAnsi="Courier New" w:cs="Courier New"/>
          <w:color w:val="000000"/>
          <w:lang w:val="en-US"/>
        </w:rPr>
        <w:t xml:space="preserve">(Map&lt;String, dynamic&gt; </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roofErr w:type="spellStart"/>
      <w:proofErr w:type="gramStart"/>
      <w:r w:rsidRPr="00097C1B">
        <w:rPr>
          <w:rFonts w:ascii="Courier New" w:hAnsi="Courier New" w:cs="Courier New"/>
          <w:color w:val="000000"/>
          <w:lang w:val="en-US"/>
        </w:rPr>
        <w:t>PasswordEntry</w:t>
      </w:r>
      <w:proofErr w:type="spellEnd"/>
      <w:r w:rsidRPr="00097C1B">
        <w:rPr>
          <w:rFonts w:ascii="Courier New" w:hAnsi="Courier New" w:cs="Courier New"/>
          <w:color w:val="000000"/>
          <w:lang w:val="en-US"/>
        </w:rPr>
        <w:t>(</w:t>
      </w:r>
      <w:proofErr w:type="gramEnd"/>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id: </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['id'],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categoryId</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category_id</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service: </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['service'],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login: </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['login'],</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password: </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['password'],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config: </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['config'</w:t>
      </w:r>
      <w:proofErr w:type="gramStart"/>
      <w:r w:rsidRPr="00097C1B">
        <w:rPr>
          <w:rFonts w:ascii="Courier New" w:hAnsi="Courier New" w:cs="Courier New"/>
          <w:color w:val="000000"/>
          <w:lang w:val="en-US"/>
        </w:rPr>
        <w:t>] !</w:t>
      </w:r>
      <w:proofErr w:type="gramEnd"/>
      <w:r w:rsidRPr="00097C1B">
        <w:rPr>
          <w:rFonts w:ascii="Courier New" w:hAnsi="Courier New" w:cs="Courier New"/>
          <w:color w:val="000000"/>
          <w:lang w:val="en-US"/>
        </w:rPr>
        <w:t xml:space="preserve">= null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proofErr w:type="spellStart"/>
      <w:r w:rsidRPr="00097C1B">
        <w:rPr>
          <w:rFonts w:ascii="Courier New" w:hAnsi="Courier New" w:cs="Courier New"/>
          <w:color w:val="000000"/>
          <w:lang w:val="en-US"/>
        </w:rPr>
        <w:t>PasswordConfig.fromJson</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 xml:space="preserve">['config'])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null,</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createdAt</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DateTime.fromMillisecondsSinceEpoch</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created_at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updatedAt</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DateTime.fromMillisecondsSinceEpoch</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json</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updated_at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Map&lt;String, dynamic&gt; </w:t>
      </w:r>
      <w:proofErr w:type="spellStart"/>
      <w:proofErr w:type="gramStart"/>
      <w:r w:rsidRPr="00097C1B">
        <w:rPr>
          <w:rFonts w:ascii="Courier New" w:hAnsi="Courier New" w:cs="Courier New"/>
          <w:color w:val="000000"/>
          <w:lang w:val="en-US"/>
        </w:rPr>
        <w:t>toJson</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'id': id,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proofErr w:type="gramStart"/>
      <w:r w:rsidRPr="00097C1B">
        <w:rPr>
          <w:rFonts w:ascii="Courier New" w:hAnsi="Courier New" w:cs="Courier New"/>
          <w:color w:val="000000"/>
          <w:lang w:val="en-US"/>
        </w:rPr>
        <w:t>category</w:t>
      </w:r>
      <w:proofErr w:type="gramEnd"/>
      <w:r w:rsidRPr="00097C1B">
        <w:rPr>
          <w:rFonts w:ascii="Courier New" w:hAnsi="Courier New" w:cs="Courier New"/>
          <w:color w:val="000000"/>
          <w:lang w:val="en-US"/>
        </w:rPr>
        <w:t>_id</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categoryId</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'service': service,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'login': login,</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'password': password,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'config': </w:t>
      </w:r>
      <w:proofErr w:type="gramStart"/>
      <w:r w:rsidRPr="00097C1B">
        <w:rPr>
          <w:rFonts w:ascii="Courier New" w:hAnsi="Courier New" w:cs="Courier New"/>
          <w:color w:val="000000"/>
          <w:lang w:val="en-US"/>
        </w:rPr>
        <w:t>config?.</w:t>
      </w:r>
      <w:proofErr w:type="spellStart"/>
      <w:r w:rsidRPr="00097C1B">
        <w:rPr>
          <w:rFonts w:ascii="Courier New" w:hAnsi="Courier New" w:cs="Courier New"/>
          <w:color w:val="000000"/>
          <w:lang w:val="en-US"/>
        </w:rPr>
        <w:t>toJson</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proofErr w:type="gramStart"/>
      <w:r w:rsidRPr="00097C1B">
        <w:rPr>
          <w:rFonts w:ascii="Courier New" w:hAnsi="Courier New" w:cs="Courier New"/>
          <w:color w:val="000000"/>
          <w:lang w:val="en-US"/>
        </w:rPr>
        <w:t>created</w:t>
      </w:r>
      <w:proofErr w:type="gramEnd"/>
      <w:r w:rsidRPr="00097C1B">
        <w:rPr>
          <w:rFonts w:ascii="Courier New" w:hAnsi="Courier New" w:cs="Courier New"/>
          <w:color w:val="000000"/>
          <w:lang w:val="en-US"/>
        </w:rPr>
        <w:t>_at</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createdAt.millisecondsSinceEpoch</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lastRenderedPageBreak/>
        <w:t xml:space="preserve">      '</w:t>
      </w:r>
      <w:proofErr w:type="spellStart"/>
      <w:proofErr w:type="gramStart"/>
      <w:r w:rsidRPr="00097C1B">
        <w:rPr>
          <w:rFonts w:ascii="Courier New" w:hAnsi="Courier New" w:cs="Courier New"/>
          <w:color w:val="000000"/>
          <w:lang w:val="en-US"/>
        </w:rPr>
        <w:t>updated</w:t>
      </w:r>
      <w:proofErr w:type="gramEnd"/>
      <w:r w:rsidRPr="00097C1B">
        <w:rPr>
          <w:rFonts w:ascii="Courier New" w:hAnsi="Courier New" w:cs="Courier New"/>
          <w:color w:val="000000"/>
          <w:lang w:val="en-US"/>
        </w:rPr>
        <w:t>_at</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updatedAt.millisecondsSinceEpoch</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List&lt;</w:t>
      </w:r>
      <w:proofErr w:type="spellStart"/>
      <w:r w:rsidRPr="00097C1B">
        <w:rPr>
          <w:rFonts w:ascii="Courier New" w:hAnsi="Courier New" w:cs="Courier New"/>
          <w:color w:val="000000"/>
          <w:lang w:val="en-US"/>
        </w:rPr>
        <w:t>PasswordEntry</w:t>
      </w:r>
      <w:proofErr w:type="spellEnd"/>
      <w:r w:rsidRPr="00097C1B">
        <w:rPr>
          <w:rFonts w:ascii="Courier New" w:hAnsi="Courier New" w:cs="Courier New"/>
          <w:color w:val="000000"/>
          <w:lang w:val="en-US"/>
        </w:rPr>
        <w:t xml:space="preserve">&gt; </w:t>
      </w:r>
      <w:proofErr w:type="spellStart"/>
      <w:proofErr w:type="gramStart"/>
      <w:r w:rsidRPr="00097C1B">
        <w:rPr>
          <w:rFonts w:ascii="Courier New" w:hAnsi="Courier New" w:cs="Courier New"/>
          <w:color w:val="000000"/>
          <w:lang w:val="en-US"/>
        </w:rPr>
        <w:t>decodeList</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 xml:space="preserve">String </w:t>
      </w:r>
      <w:proofErr w:type="spellStart"/>
      <w:r w:rsidRPr="00097C1B">
        <w:rPr>
          <w:rFonts w:ascii="Courier New" w:hAnsi="Courier New" w:cs="Courier New"/>
          <w:color w:val="000000"/>
          <w:lang w:val="en-US"/>
        </w:rPr>
        <w:t>jsonString</w:t>
      </w:r>
      <w:proofErr w:type="spellEnd"/>
      <w:r w:rsidRPr="00097C1B">
        <w:rPr>
          <w:rFonts w:ascii="Courier New" w:hAnsi="Courier New" w:cs="Courier New"/>
          <w:color w:val="000000"/>
          <w:lang w:val="en-US"/>
        </w:rPr>
        <w:t>)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List&lt;dynamic&gt; </w:t>
      </w:r>
      <w:proofErr w:type="spellStart"/>
      <w:r w:rsidRPr="00097C1B">
        <w:rPr>
          <w:rFonts w:ascii="Courier New" w:hAnsi="Courier New" w:cs="Courier New"/>
          <w:color w:val="000000"/>
          <w:lang w:val="en-US"/>
        </w:rPr>
        <w:t>jsonList</w:t>
      </w:r>
      <w:proofErr w:type="spellEnd"/>
      <w:r w:rsidRPr="00097C1B">
        <w:rPr>
          <w:rFonts w:ascii="Courier New" w:hAnsi="Courier New" w:cs="Courier New"/>
          <w:color w:val="000000"/>
          <w:lang w:val="en-US"/>
        </w:rPr>
        <w:t xml:space="preserve"> = </w:t>
      </w:r>
      <w:proofErr w:type="spellStart"/>
      <w:r w:rsidRPr="00097C1B">
        <w:rPr>
          <w:rFonts w:ascii="Courier New" w:hAnsi="Courier New" w:cs="Courier New"/>
          <w:color w:val="000000"/>
          <w:lang w:val="en-US"/>
        </w:rPr>
        <w:t>jsonDecode</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jsonString</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roofErr w:type="spellStart"/>
      <w:r w:rsidRPr="00097C1B">
        <w:rPr>
          <w:rFonts w:ascii="Courier New" w:hAnsi="Courier New" w:cs="Courier New"/>
          <w:color w:val="000000"/>
          <w:lang w:val="en-US"/>
        </w:rPr>
        <w:t>jsonList.map</w:t>
      </w:r>
      <w:proofErr w:type="spellEnd"/>
      <w:r w:rsidRPr="00097C1B">
        <w:rPr>
          <w:rFonts w:ascii="Courier New" w:hAnsi="Courier New" w:cs="Courier New"/>
          <w:color w:val="000000"/>
          <w:lang w:val="en-US"/>
        </w:rPr>
        <w:t xml:space="preserve">((e) =&gt; </w:t>
      </w:r>
      <w:proofErr w:type="spellStart"/>
      <w:r w:rsidRPr="00097C1B">
        <w:rPr>
          <w:rFonts w:ascii="Courier New" w:hAnsi="Courier New" w:cs="Courier New"/>
          <w:color w:val="000000"/>
          <w:lang w:val="en-US"/>
        </w:rPr>
        <w:t>PasswordEntry.fromJson</w:t>
      </w:r>
      <w:proofErr w:type="spellEnd"/>
      <w:r w:rsidRPr="00097C1B">
        <w:rPr>
          <w:rFonts w:ascii="Courier New" w:hAnsi="Courier New" w:cs="Courier New"/>
          <w:color w:val="000000"/>
          <w:lang w:val="en-US"/>
        </w:rPr>
        <w:t>(e)</w:t>
      </w:r>
      <w:proofErr w:type="gramStart"/>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toList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String </w:t>
      </w:r>
      <w:proofErr w:type="spellStart"/>
      <w:proofErr w:type="gramStart"/>
      <w:r w:rsidRPr="00097C1B">
        <w:rPr>
          <w:rFonts w:ascii="Courier New" w:hAnsi="Courier New" w:cs="Courier New"/>
          <w:color w:val="000000"/>
          <w:lang w:val="en-US"/>
        </w:rPr>
        <w:t>encodeList</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List&lt;</w:t>
      </w:r>
      <w:proofErr w:type="spellStart"/>
      <w:r w:rsidRPr="00097C1B">
        <w:rPr>
          <w:rFonts w:ascii="Courier New" w:hAnsi="Courier New" w:cs="Courier New"/>
          <w:color w:val="000000"/>
          <w:lang w:val="en-US"/>
        </w:rPr>
        <w:t>PasswordEntry</w:t>
      </w:r>
      <w:proofErr w:type="spellEnd"/>
      <w:r w:rsidRPr="00097C1B">
        <w:rPr>
          <w:rFonts w:ascii="Courier New" w:hAnsi="Courier New" w:cs="Courier New"/>
          <w:color w:val="000000"/>
          <w:lang w:val="en-US"/>
        </w:rPr>
        <w:t>&gt; entries)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roofErr w:type="spellStart"/>
      <w:r w:rsidRPr="00097C1B">
        <w:rPr>
          <w:rFonts w:ascii="Courier New" w:hAnsi="Courier New" w:cs="Courier New"/>
          <w:color w:val="000000"/>
          <w:lang w:val="en-US"/>
        </w:rPr>
        <w:t>jsonEncode</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entries.map</w:t>
      </w:r>
      <w:proofErr w:type="spellEnd"/>
      <w:r w:rsidRPr="00097C1B">
        <w:rPr>
          <w:rFonts w:ascii="Courier New" w:hAnsi="Courier New" w:cs="Courier New"/>
          <w:color w:val="000000"/>
          <w:lang w:val="en-US"/>
        </w:rPr>
        <w:t xml:space="preserve">((e) =&gt; </w:t>
      </w:r>
      <w:proofErr w:type="spellStart"/>
      <w:proofErr w:type="gramStart"/>
      <w:r w:rsidRPr="00097C1B">
        <w:rPr>
          <w:rFonts w:ascii="Courier New" w:hAnsi="Courier New" w:cs="Courier New"/>
          <w:color w:val="000000"/>
          <w:lang w:val="en-US"/>
        </w:rPr>
        <w:t>e.toJson</w:t>
      </w:r>
      <w:proofErr w:type="spellEnd"/>
      <w:proofErr w:type="gramEnd"/>
      <w:r w:rsidRPr="00097C1B">
        <w:rPr>
          <w:rFonts w:ascii="Courier New" w:hAnsi="Courier New" w:cs="Courier New"/>
          <w:color w:val="000000"/>
          <w:lang w:val="en-US"/>
        </w:rPr>
        <w:t>()</w:t>
      </w:r>
      <w:proofErr w:type="gramStart"/>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toList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PasswordEntry</w:t>
      </w:r>
      <w:proofErr w:type="spellEnd"/>
      <w:r w:rsidRPr="00097C1B">
        <w:rPr>
          <w:rFonts w:ascii="Courier New" w:hAnsi="Courier New" w:cs="Courier New"/>
          <w:color w:val="000000"/>
          <w:lang w:val="en-US"/>
        </w:rPr>
        <w:t xml:space="preserve"> </w:t>
      </w:r>
      <w:proofErr w:type="spellStart"/>
      <w:proofErr w:type="gramStart"/>
      <w:r w:rsidRPr="00097C1B">
        <w:rPr>
          <w:rFonts w:ascii="Courier New" w:hAnsi="Courier New" w:cs="Courier New"/>
          <w:color w:val="000000"/>
          <w:lang w:val="en-US"/>
        </w:rPr>
        <w:t>copyWith</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int? id,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int? </w:t>
      </w:r>
      <w:proofErr w:type="spellStart"/>
      <w:r w:rsidRPr="00097C1B">
        <w:rPr>
          <w:rFonts w:ascii="Courier New" w:hAnsi="Courier New" w:cs="Courier New"/>
          <w:color w:val="000000"/>
          <w:lang w:val="en-US"/>
        </w:rPr>
        <w:t>categoryId</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String? service,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String? login,</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String? password,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PasswordConfig</w:t>
      </w:r>
      <w:proofErr w:type="spellEnd"/>
      <w:r w:rsidRPr="00097C1B">
        <w:rPr>
          <w:rFonts w:ascii="Courier New" w:hAnsi="Courier New" w:cs="Courier New"/>
          <w:color w:val="000000"/>
          <w:lang w:val="en-US"/>
        </w:rPr>
        <w:t>? config,</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DateTime</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createdAt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DateTime</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updatedAt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roofErr w:type="spellStart"/>
      <w:proofErr w:type="gramStart"/>
      <w:r w:rsidRPr="00097C1B">
        <w:rPr>
          <w:rFonts w:ascii="Courier New" w:hAnsi="Courier New" w:cs="Courier New"/>
          <w:color w:val="000000"/>
          <w:lang w:val="en-US"/>
        </w:rPr>
        <w:t>PasswordEntry</w:t>
      </w:r>
      <w:proofErr w:type="spellEnd"/>
      <w:r w:rsidRPr="00097C1B">
        <w:rPr>
          <w:rFonts w:ascii="Courier New" w:hAnsi="Courier New" w:cs="Courier New"/>
          <w:color w:val="000000"/>
          <w:lang w:val="en-US"/>
        </w:rPr>
        <w:t>(</w:t>
      </w:r>
      <w:proofErr w:type="gramEnd"/>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id: id ?? this.id,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categoryId</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categoryId</w:t>
      </w:r>
      <w:proofErr w:type="spellEnd"/>
      <w:r w:rsidRPr="00097C1B">
        <w:rPr>
          <w:rFonts w:ascii="Courier New" w:hAnsi="Courier New" w:cs="Courier New"/>
          <w:color w:val="000000"/>
          <w:lang w:val="en-US"/>
        </w:rPr>
        <w:t xml:space="preserve"> ?? </w:t>
      </w:r>
      <w:proofErr w:type="spellStart"/>
      <w:proofErr w:type="gramStart"/>
      <w:r w:rsidRPr="00097C1B">
        <w:rPr>
          <w:rFonts w:ascii="Courier New" w:hAnsi="Courier New" w:cs="Courier New"/>
          <w:color w:val="000000"/>
          <w:lang w:val="en-US"/>
        </w:rPr>
        <w:t>this.categoryId</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service: service ?? </w:t>
      </w:r>
      <w:proofErr w:type="spellStart"/>
      <w:proofErr w:type="gramStart"/>
      <w:r w:rsidRPr="00097C1B">
        <w:rPr>
          <w:rFonts w:ascii="Courier New" w:hAnsi="Courier New" w:cs="Courier New"/>
          <w:color w:val="000000"/>
          <w:lang w:val="en-US"/>
        </w:rPr>
        <w:t>this.service</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login: login ?? </w:t>
      </w:r>
      <w:proofErr w:type="spellStart"/>
      <w:r w:rsidRPr="00097C1B">
        <w:rPr>
          <w:rFonts w:ascii="Courier New" w:hAnsi="Courier New" w:cs="Courier New"/>
          <w:color w:val="000000"/>
          <w:lang w:val="en-US"/>
        </w:rPr>
        <w:t>this.login</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password: password ?? </w:t>
      </w:r>
      <w:proofErr w:type="spellStart"/>
      <w:proofErr w:type="gramStart"/>
      <w:r w:rsidRPr="00097C1B">
        <w:rPr>
          <w:rFonts w:ascii="Courier New" w:hAnsi="Courier New" w:cs="Courier New"/>
          <w:color w:val="000000"/>
          <w:lang w:val="en-US"/>
        </w:rPr>
        <w:t>this.password</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config: config ?? </w:t>
      </w:r>
      <w:proofErr w:type="spellStart"/>
      <w:r w:rsidRPr="00097C1B">
        <w:rPr>
          <w:rFonts w:ascii="Courier New" w:hAnsi="Courier New" w:cs="Courier New"/>
          <w:color w:val="000000"/>
          <w:lang w:val="en-US"/>
        </w:rPr>
        <w:t>this.config</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createdAt</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createdAt</w:t>
      </w:r>
      <w:proofErr w:type="spellEnd"/>
      <w:r w:rsidRPr="00097C1B">
        <w:rPr>
          <w:rFonts w:ascii="Courier New" w:hAnsi="Courier New" w:cs="Courier New"/>
          <w:color w:val="000000"/>
          <w:lang w:val="en-US"/>
        </w:rPr>
        <w:t xml:space="preserve"> ?? </w:t>
      </w:r>
      <w:proofErr w:type="spellStart"/>
      <w:proofErr w:type="gramStart"/>
      <w:r w:rsidRPr="00097C1B">
        <w:rPr>
          <w:rFonts w:ascii="Courier New" w:hAnsi="Courier New" w:cs="Courier New"/>
          <w:color w:val="000000"/>
          <w:lang w:val="en-US"/>
        </w:rPr>
        <w:t>this.createdAt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updatedAt</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updatedAt</w:t>
      </w:r>
      <w:proofErr w:type="spellEnd"/>
      <w:r w:rsidRPr="00097C1B">
        <w:rPr>
          <w:rFonts w:ascii="Courier New" w:hAnsi="Courier New" w:cs="Courier New"/>
          <w:color w:val="000000"/>
          <w:lang w:val="en-US"/>
        </w:rPr>
        <w:t xml:space="preserve"> ?? </w:t>
      </w:r>
      <w:proofErr w:type="spellStart"/>
      <w:proofErr w:type="gramStart"/>
      <w:r w:rsidRPr="00097C1B">
        <w:rPr>
          <w:rFonts w:ascii="Courier New" w:hAnsi="Courier New" w:cs="Courier New"/>
          <w:color w:val="000000"/>
          <w:lang w:val="en-US"/>
        </w:rPr>
        <w:t>this.updatedAt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w:t>
      </w:r>
    </w:p>
    <w:p w:rsidR="007A13E1" w:rsidRPr="007226B0" w:rsidRDefault="007A13E1" w:rsidP="00C361D4">
      <w:pPr>
        <w:ind w:left="2160"/>
        <w:rPr>
          <w:color w:val="000000"/>
          <w:sz w:val="28"/>
          <w:szCs w:val="28"/>
          <w:lang w:val="en-US"/>
        </w:rPr>
      </w:pPr>
    </w:p>
    <w:p w:rsidR="007A13E1" w:rsidRPr="007226B0" w:rsidRDefault="003C17D1" w:rsidP="00097C1B">
      <w:pPr>
        <w:jc w:val="both"/>
        <w:rPr>
          <w:color w:val="000000"/>
          <w:sz w:val="28"/>
          <w:szCs w:val="28"/>
          <w:lang w:val="en-US"/>
        </w:rPr>
      </w:pPr>
      <w:r w:rsidRPr="007226B0">
        <w:rPr>
          <w:color w:val="000000"/>
          <w:sz w:val="28"/>
          <w:szCs w:val="28"/>
          <w:lang w:val="en-US"/>
        </w:rPr>
        <w:br w:type="page"/>
      </w:r>
      <w:r w:rsidR="009B0CD9">
        <w:rPr>
          <w:color w:val="000000"/>
          <w:sz w:val="28"/>
          <w:szCs w:val="28"/>
        </w:rPr>
        <w:lastRenderedPageBreak/>
        <w:t>Приложени</w:t>
      </w:r>
      <w:r w:rsidR="00D90BF8">
        <w:rPr>
          <w:color w:val="000000"/>
          <w:sz w:val="28"/>
          <w:szCs w:val="28"/>
        </w:rPr>
        <w:t>е</w:t>
      </w:r>
      <w:r w:rsidR="009B0CD9" w:rsidRPr="00097C1B">
        <w:rPr>
          <w:color w:val="000000"/>
          <w:sz w:val="28"/>
          <w:szCs w:val="28"/>
          <w:lang w:val="en-US"/>
          <w:rPrChange w:id="2902" w:author="Sasha Azazlov" w:date="2026-05-19T13:40:00Z" w16du:dateUtc="2026-05-19T10:40:00Z">
            <w:rPr>
              <w:color w:val="000000"/>
              <w:sz w:val="28"/>
              <w:szCs w:val="28"/>
            </w:rPr>
          </w:rPrChange>
        </w:rPr>
        <w:t xml:space="preserve"> </w:t>
      </w:r>
      <w:r w:rsidR="009B0CD9">
        <w:rPr>
          <w:color w:val="000000"/>
          <w:sz w:val="28"/>
          <w:szCs w:val="28"/>
        </w:rPr>
        <w:t>В</w:t>
      </w:r>
      <w:r w:rsidR="007A13E1" w:rsidRPr="007226B0">
        <w:rPr>
          <w:color w:val="000000"/>
          <w:sz w:val="28"/>
          <w:szCs w:val="28"/>
          <w:lang w:val="en-US"/>
        </w:rPr>
        <w:t xml:space="preserve">. </w:t>
      </w:r>
      <w:r w:rsidR="007A13E1" w:rsidRPr="007226B0">
        <w:rPr>
          <w:color w:val="000000"/>
          <w:sz w:val="28"/>
        </w:rPr>
        <w:t>Криптографические</w:t>
      </w:r>
      <w:r w:rsidR="007A13E1" w:rsidRPr="007226B0">
        <w:rPr>
          <w:color w:val="000000"/>
          <w:sz w:val="28"/>
          <w:szCs w:val="28"/>
          <w:lang w:val="en-US"/>
        </w:rPr>
        <w:t xml:space="preserve"> </w:t>
      </w:r>
      <w:r w:rsidR="007A13E1" w:rsidRPr="007226B0">
        <w:rPr>
          <w:color w:val="000000"/>
          <w:sz w:val="28"/>
        </w:rPr>
        <w:t>утилиты</w:t>
      </w:r>
      <w:r w:rsidR="007A13E1" w:rsidRPr="007226B0">
        <w:rPr>
          <w:color w:val="000000"/>
          <w:sz w:val="28"/>
          <w:szCs w:val="28"/>
          <w:lang w:val="en-US"/>
        </w:rPr>
        <w:t xml:space="preserve"> (`lib/core/utils/</w:t>
      </w:r>
      <w:proofErr w:type="spellStart"/>
      <w:r w:rsidR="007A13E1" w:rsidRPr="007226B0">
        <w:rPr>
          <w:color w:val="000000"/>
          <w:sz w:val="28"/>
          <w:szCs w:val="28"/>
          <w:lang w:val="en-US"/>
        </w:rPr>
        <w:t>crypto_utils.dart</w:t>
      </w:r>
      <w:proofErr w:type="spellEnd"/>
      <w:r w:rsidR="007A13E1" w:rsidRPr="007226B0">
        <w:rPr>
          <w:color w:val="000000"/>
          <w:sz w:val="28"/>
          <w:szCs w:val="28"/>
          <w:lang w:val="en-US"/>
        </w:rPr>
        <w:t>`)</w:t>
      </w:r>
    </w:p>
    <w:p w:rsidR="007A13E1" w:rsidRPr="007226B0" w:rsidRDefault="007A13E1" w:rsidP="00C361D4">
      <w:pPr>
        <w:rPr>
          <w:color w:val="000000"/>
          <w:sz w:val="28"/>
          <w:szCs w:val="28"/>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import '</w:t>
      </w:r>
      <w:proofErr w:type="spellStart"/>
      <w:proofErr w:type="gramStart"/>
      <w:r w:rsidRPr="00097C1B">
        <w:rPr>
          <w:rFonts w:ascii="Courier New" w:hAnsi="Courier New" w:cs="Courier New"/>
          <w:color w:val="000000"/>
          <w:lang w:val="en-US"/>
        </w:rPr>
        <w:t>dart:convert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import '</w:t>
      </w:r>
      <w:proofErr w:type="spellStart"/>
      <w:proofErr w:type="gramStart"/>
      <w:r w:rsidRPr="00097C1B">
        <w:rPr>
          <w:rFonts w:ascii="Courier New" w:hAnsi="Courier New" w:cs="Courier New"/>
          <w:color w:val="000000"/>
          <w:lang w:val="en-US"/>
        </w:rPr>
        <w:t>dart:math</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import '</w:t>
      </w:r>
      <w:proofErr w:type="spellStart"/>
      <w:proofErr w:type="gramStart"/>
      <w:r w:rsidRPr="00097C1B">
        <w:rPr>
          <w:rFonts w:ascii="Courier New" w:hAnsi="Courier New" w:cs="Courier New"/>
          <w:color w:val="000000"/>
          <w:lang w:val="en-US"/>
        </w:rPr>
        <w:t>dart:typed</w:t>
      </w:r>
      <w:proofErr w:type="gramEnd"/>
      <w:r w:rsidRPr="00097C1B">
        <w:rPr>
          <w:rFonts w:ascii="Courier New" w:hAnsi="Courier New" w:cs="Courier New"/>
          <w:color w:val="000000"/>
          <w:lang w:val="en-US"/>
        </w:rPr>
        <w:t>_data</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import '</w:t>
      </w:r>
      <w:proofErr w:type="spellStart"/>
      <w:proofErr w:type="gramStart"/>
      <w:r w:rsidRPr="00097C1B">
        <w:rPr>
          <w:rFonts w:ascii="Courier New" w:hAnsi="Courier New" w:cs="Courier New"/>
          <w:color w:val="000000"/>
          <w:lang w:val="en-US"/>
        </w:rPr>
        <w:t>package:cryptography</w:t>
      </w:r>
      <w:proofErr w:type="spellEnd"/>
      <w:r w:rsidRPr="00097C1B">
        <w:rPr>
          <w:rFonts w:ascii="Courier New" w:hAnsi="Courier New" w:cs="Courier New"/>
          <w:color w:val="000000"/>
          <w:lang w:val="en-US"/>
        </w:rPr>
        <w:t>/</w:t>
      </w:r>
      <w:proofErr w:type="spellStart"/>
      <w:r w:rsidRPr="00097C1B">
        <w:rPr>
          <w:rFonts w:ascii="Courier New" w:hAnsi="Courier New" w:cs="Courier New"/>
          <w:color w:val="000000"/>
          <w:lang w:val="en-US"/>
        </w:rPr>
        <w:t>cryptography.dart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class </w:t>
      </w:r>
      <w:proofErr w:type="spellStart"/>
      <w:r w:rsidRPr="00097C1B">
        <w:rPr>
          <w:rFonts w:ascii="Courier New" w:hAnsi="Courier New" w:cs="Courier New"/>
          <w:color w:val="000000"/>
          <w:lang w:val="en-US"/>
        </w:rPr>
        <w:t>CryptoUtils</w:t>
      </w:r>
      <w:proofErr w:type="spellEnd"/>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const int _pbkdf2Iterations = 10000;</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const int _</w:t>
      </w:r>
      <w:proofErr w:type="spellStart"/>
      <w:r w:rsidRPr="00097C1B">
        <w:rPr>
          <w:rFonts w:ascii="Courier New" w:hAnsi="Courier New" w:cs="Courier New"/>
          <w:color w:val="000000"/>
          <w:lang w:val="en-US"/>
        </w:rPr>
        <w:t>keyLength</w:t>
      </w:r>
      <w:proofErr w:type="spellEnd"/>
      <w:r w:rsidRPr="00097C1B">
        <w:rPr>
          <w:rFonts w:ascii="Courier New" w:hAnsi="Courier New" w:cs="Courier New"/>
          <w:color w:val="000000"/>
          <w:lang w:val="en-US"/>
        </w:rPr>
        <w:t xml:space="preserve"> = 32; // 256 bits</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r w:rsidRPr="00097C1B">
        <w:rPr>
          <w:rFonts w:ascii="Courier New" w:hAnsi="Courier New" w:cs="Courier New"/>
          <w:color w:val="000000"/>
        </w:rPr>
        <w:t>Деривация</w:t>
      </w:r>
      <w:r w:rsidRPr="00097C1B">
        <w:rPr>
          <w:rFonts w:ascii="Courier New" w:hAnsi="Courier New" w:cs="Courier New"/>
          <w:color w:val="000000"/>
          <w:lang w:val="en-US"/>
        </w:rPr>
        <w:t xml:space="preserve"> </w:t>
      </w:r>
      <w:r w:rsidRPr="00097C1B">
        <w:rPr>
          <w:rFonts w:ascii="Courier New" w:hAnsi="Courier New" w:cs="Courier New"/>
          <w:color w:val="000000"/>
        </w:rPr>
        <w:t>ключа</w:t>
      </w:r>
      <w:r w:rsidRPr="00097C1B">
        <w:rPr>
          <w:rFonts w:ascii="Courier New" w:hAnsi="Courier New" w:cs="Courier New"/>
          <w:color w:val="000000"/>
          <w:lang w:val="en-US"/>
        </w:rPr>
        <w:t xml:space="preserve"> </w:t>
      </w:r>
      <w:r w:rsidRPr="00097C1B">
        <w:rPr>
          <w:rFonts w:ascii="Courier New" w:hAnsi="Courier New" w:cs="Courier New"/>
          <w:color w:val="000000"/>
        </w:rPr>
        <w:t>из</w:t>
      </w:r>
      <w:r w:rsidRPr="00097C1B">
        <w:rPr>
          <w:rFonts w:ascii="Courier New" w:hAnsi="Courier New" w:cs="Courier New"/>
          <w:color w:val="000000"/>
          <w:lang w:val="en-US"/>
        </w:rPr>
        <w:t xml:space="preserve"> PIN </w:t>
      </w:r>
      <w:r w:rsidRPr="00097C1B">
        <w:rPr>
          <w:rFonts w:ascii="Courier New" w:hAnsi="Courier New" w:cs="Courier New"/>
          <w:color w:val="000000"/>
        </w:rPr>
        <w:t>через</w:t>
      </w:r>
      <w:r w:rsidRPr="00097C1B">
        <w:rPr>
          <w:rFonts w:ascii="Courier New" w:hAnsi="Courier New" w:cs="Courier New"/>
          <w:color w:val="000000"/>
          <w:lang w:val="en-US"/>
        </w:rPr>
        <w:t xml:space="preserve"> PBKDF2-HMAC-SHA256</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Future&lt;Uint8List&gt; </w:t>
      </w:r>
      <w:proofErr w:type="spellStart"/>
      <w:proofErr w:type="gramStart"/>
      <w:r w:rsidRPr="00097C1B">
        <w:rPr>
          <w:rFonts w:ascii="Courier New" w:hAnsi="Courier New" w:cs="Courier New"/>
          <w:color w:val="000000"/>
          <w:lang w:val="en-US"/>
        </w:rPr>
        <w:t>deriveKey</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String pin, Uint8List salt) async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pbkdf2 = Pbkdf2(</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macAlgorithm</w:t>
      </w:r>
      <w:proofErr w:type="spellEnd"/>
      <w:r w:rsidRPr="00097C1B">
        <w:rPr>
          <w:rFonts w:ascii="Courier New" w:hAnsi="Courier New" w:cs="Courier New"/>
          <w:color w:val="000000"/>
          <w:lang w:val="en-US"/>
        </w:rPr>
        <w:t>: Hmac.sha256(),</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iterations: _pbkdf2Iterations,</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bits: _</w:t>
      </w:r>
      <w:proofErr w:type="spellStart"/>
      <w:r w:rsidRPr="00097C1B">
        <w:rPr>
          <w:rFonts w:ascii="Courier New" w:hAnsi="Courier New" w:cs="Courier New"/>
          <w:color w:val="000000"/>
          <w:lang w:val="en-US"/>
        </w:rPr>
        <w:t>keyLength</w:t>
      </w:r>
      <w:proofErr w:type="spellEnd"/>
      <w:r w:rsidRPr="00097C1B">
        <w:rPr>
          <w:rFonts w:ascii="Courier New" w:hAnsi="Courier New" w:cs="Courier New"/>
          <w:color w:val="000000"/>
          <w:lang w:val="en-US"/>
        </w:rPr>
        <w:t xml:space="preserve"> * 8,</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w:t>
      </w:r>
      <w:proofErr w:type="spellStart"/>
      <w:r w:rsidRPr="00097C1B">
        <w:rPr>
          <w:rFonts w:ascii="Courier New" w:hAnsi="Courier New" w:cs="Courier New"/>
          <w:color w:val="000000"/>
          <w:lang w:val="en-US"/>
        </w:rPr>
        <w:t>secretKey</w:t>
      </w:r>
      <w:proofErr w:type="spellEnd"/>
      <w:r w:rsidRPr="00097C1B">
        <w:rPr>
          <w:rFonts w:ascii="Courier New" w:hAnsi="Courier New" w:cs="Courier New"/>
          <w:color w:val="000000"/>
          <w:lang w:val="en-US"/>
        </w:rPr>
        <w:t xml:space="preserve"> = await pbkdf2.deriveKey(</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secretKey</w:t>
      </w:r>
      <w:proofErr w:type="spellEnd"/>
      <w:r w:rsidRPr="00097C1B">
        <w:rPr>
          <w:rFonts w:ascii="Courier New" w:hAnsi="Courier New" w:cs="Courier New"/>
          <w:color w:val="000000"/>
          <w:lang w:val="en-US"/>
        </w:rPr>
        <w:t xml:space="preserve">: </w:t>
      </w:r>
      <w:proofErr w:type="spellStart"/>
      <w:proofErr w:type="gramStart"/>
      <w:r w:rsidRPr="00097C1B">
        <w:rPr>
          <w:rFonts w:ascii="Courier New" w:hAnsi="Courier New" w:cs="Courier New"/>
          <w:color w:val="000000"/>
          <w:lang w:val="en-US"/>
        </w:rPr>
        <w:t>SecretKey</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utf8.encode(pin)),</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nonce: salt,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Uint8List.fromList(await </w:t>
      </w:r>
      <w:proofErr w:type="spellStart"/>
      <w:r w:rsidRPr="00097C1B">
        <w:rPr>
          <w:rFonts w:ascii="Courier New" w:hAnsi="Courier New" w:cs="Courier New"/>
          <w:color w:val="000000"/>
          <w:lang w:val="en-US"/>
        </w:rPr>
        <w:t>secretKey.extractBytes</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r w:rsidRPr="00097C1B">
        <w:rPr>
          <w:rFonts w:ascii="Courier New" w:hAnsi="Courier New" w:cs="Courier New"/>
          <w:color w:val="000000"/>
        </w:rPr>
        <w:t>Шифрование</w:t>
      </w:r>
      <w:r w:rsidRPr="00097C1B">
        <w:rPr>
          <w:rFonts w:ascii="Courier New" w:hAnsi="Courier New" w:cs="Courier New"/>
          <w:color w:val="000000"/>
          <w:lang w:val="en-US"/>
        </w:rPr>
        <w:t xml:space="preserve"> ChaCha20-Poly1305</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Future&lt;</w:t>
      </w:r>
      <w:proofErr w:type="spellStart"/>
      <w:r w:rsidRPr="00097C1B">
        <w:rPr>
          <w:rFonts w:ascii="Courier New" w:hAnsi="Courier New" w:cs="Courier New"/>
          <w:color w:val="000000"/>
          <w:lang w:val="en-US"/>
        </w:rPr>
        <w:t>EncryptedData</w:t>
      </w:r>
      <w:proofErr w:type="spellEnd"/>
      <w:r w:rsidRPr="00097C1B">
        <w:rPr>
          <w:rFonts w:ascii="Courier New" w:hAnsi="Courier New" w:cs="Courier New"/>
          <w:color w:val="000000"/>
          <w:lang w:val="en-US"/>
        </w:rPr>
        <w:t xml:space="preserve">&gt; </w:t>
      </w:r>
      <w:proofErr w:type="gramStart"/>
      <w:r w:rsidRPr="00097C1B">
        <w:rPr>
          <w:rFonts w:ascii="Courier New" w:hAnsi="Courier New" w:cs="Courier New"/>
          <w:color w:val="000000"/>
          <w:lang w:val="en-US"/>
        </w:rPr>
        <w:t>encrypt(</w:t>
      </w:r>
      <w:proofErr w:type="gramEnd"/>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String plaintext,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Uint8List key,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Uint8List nonce,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proofErr w:type="gramStart"/>
      <w:r w:rsidRPr="00097C1B">
        <w:rPr>
          <w:rFonts w:ascii="Courier New" w:hAnsi="Courier New" w:cs="Courier New"/>
          <w:color w:val="000000"/>
          <w:lang w:val="en-US"/>
        </w:rPr>
        <w:t>async</w:t>
      </w:r>
      <w:proofErr w:type="gramEnd"/>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algorithm = Chacha20.poly1305</w:t>
      </w:r>
      <w:proofErr w:type="gramStart"/>
      <w:r w:rsidRPr="00097C1B">
        <w:rPr>
          <w:rFonts w:ascii="Courier New" w:hAnsi="Courier New" w:cs="Courier New"/>
          <w:color w:val="000000"/>
          <w:lang w:val="en-US"/>
        </w:rPr>
        <w:t>Aead(</w:t>
      </w:r>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w:t>
      </w:r>
      <w:proofErr w:type="spellStart"/>
      <w:r w:rsidRPr="00097C1B">
        <w:rPr>
          <w:rFonts w:ascii="Courier New" w:hAnsi="Courier New" w:cs="Courier New"/>
          <w:color w:val="000000"/>
          <w:lang w:val="en-US"/>
        </w:rPr>
        <w:t>secretBox</w:t>
      </w:r>
      <w:proofErr w:type="spellEnd"/>
      <w:r w:rsidRPr="00097C1B">
        <w:rPr>
          <w:rFonts w:ascii="Courier New" w:hAnsi="Courier New" w:cs="Courier New"/>
          <w:color w:val="000000"/>
          <w:lang w:val="en-US"/>
        </w:rPr>
        <w:t xml:space="preserve"> = await </w:t>
      </w:r>
      <w:proofErr w:type="spellStart"/>
      <w:proofErr w:type="gramStart"/>
      <w:r w:rsidRPr="00097C1B">
        <w:rPr>
          <w:rFonts w:ascii="Courier New" w:hAnsi="Courier New" w:cs="Courier New"/>
          <w:color w:val="000000"/>
          <w:lang w:val="en-US"/>
        </w:rPr>
        <w:t>algorithm.encrypt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utf8.encode(plaintext),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secretKey</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SecretKey</w:t>
      </w:r>
      <w:proofErr w:type="spellEnd"/>
      <w:r w:rsidRPr="00097C1B">
        <w:rPr>
          <w:rFonts w:ascii="Courier New" w:hAnsi="Courier New" w:cs="Courier New"/>
          <w:color w:val="000000"/>
          <w:lang w:val="en-US"/>
        </w:rPr>
        <w:t>(key),</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nonce: nonce,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roofErr w:type="spellStart"/>
      <w:proofErr w:type="gramStart"/>
      <w:r w:rsidRPr="00097C1B">
        <w:rPr>
          <w:rFonts w:ascii="Courier New" w:hAnsi="Courier New" w:cs="Courier New"/>
          <w:color w:val="000000"/>
          <w:lang w:val="en-US"/>
        </w:rPr>
        <w:t>EncryptedData</w:t>
      </w:r>
      <w:proofErr w:type="spellEnd"/>
      <w:r w:rsidRPr="00097C1B">
        <w:rPr>
          <w:rFonts w:ascii="Courier New" w:hAnsi="Courier New" w:cs="Courier New"/>
          <w:color w:val="000000"/>
          <w:lang w:val="en-US"/>
        </w:rPr>
        <w:t>(</w:t>
      </w:r>
      <w:proofErr w:type="gramEnd"/>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ciphertext: Uint8List.fromList(</w:t>
      </w:r>
      <w:proofErr w:type="spellStart"/>
      <w:r w:rsidRPr="00097C1B">
        <w:rPr>
          <w:rFonts w:ascii="Courier New" w:hAnsi="Courier New" w:cs="Courier New"/>
          <w:color w:val="000000"/>
          <w:lang w:val="en-US"/>
        </w:rPr>
        <w:t>secretBox.cipherText</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mac: Uint8List.fromList(</w:t>
      </w:r>
      <w:proofErr w:type="spellStart"/>
      <w:r w:rsidRPr="00097C1B">
        <w:rPr>
          <w:rFonts w:ascii="Courier New" w:hAnsi="Courier New" w:cs="Courier New"/>
          <w:color w:val="000000"/>
          <w:lang w:val="en-US"/>
        </w:rPr>
        <w:t>secretBox.mac.bytes</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nonce: nonce,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r w:rsidRPr="00097C1B">
        <w:rPr>
          <w:rFonts w:ascii="Courier New" w:hAnsi="Courier New" w:cs="Courier New"/>
          <w:color w:val="000000"/>
        </w:rPr>
        <w:t>Дешифрование</w:t>
      </w:r>
      <w:r w:rsidRPr="00097C1B">
        <w:rPr>
          <w:rFonts w:ascii="Courier New" w:hAnsi="Courier New" w:cs="Courier New"/>
          <w:color w:val="000000"/>
          <w:lang w:val="en-US"/>
        </w:rPr>
        <w:t xml:space="preserve"> ChaCha20-Poly1305</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Future&lt;String&gt; </w:t>
      </w:r>
      <w:proofErr w:type="gramStart"/>
      <w:r w:rsidRPr="00097C1B">
        <w:rPr>
          <w:rFonts w:ascii="Courier New" w:hAnsi="Courier New" w:cs="Courier New"/>
          <w:color w:val="000000"/>
          <w:lang w:val="en-US"/>
        </w:rPr>
        <w:t>decrypt(</w:t>
      </w:r>
      <w:proofErr w:type="gramEnd"/>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lastRenderedPageBreak/>
        <w:t xml:space="preserve">    </w:t>
      </w:r>
      <w:proofErr w:type="spellStart"/>
      <w:r w:rsidRPr="00097C1B">
        <w:rPr>
          <w:rFonts w:ascii="Courier New" w:hAnsi="Courier New" w:cs="Courier New"/>
          <w:color w:val="000000"/>
          <w:lang w:val="en-US"/>
        </w:rPr>
        <w:t>EncryptedData</w:t>
      </w:r>
      <w:proofErr w:type="spellEnd"/>
      <w:r w:rsidRPr="00097C1B">
        <w:rPr>
          <w:rFonts w:ascii="Courier New" w:hAnsi="Courier New" w:cs="Courier New"/>
          <w:color w:val="000000"/>
          <w:lang w:val="en-US"/>
        </w:rPr>
        <w:t xml:space="preserve"> data,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Uint8List key,</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proofErr w:type="gramStart"/>
      <w:r w:rsidRPr="00097C1B">
        <w:rPr>
          <w:rFonts w:ascii="Courier New" w:hAnsi="Courier New" w:cs="Courier New"/>
          <w:color w:val="000000"/>
          <w:lang w:val="en-US"/>
        </w:rPr>
        <w:t>async</w:t>
      </w:r>
      <w:proofErr w:type="gramEnd"/>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algorithm = Chacha20.poly1305</w:t>
      </w:r>
      <w:proofErr w:type="gramStart"/>
      <w:r w:rsidRPr="00097C1B">
        <w:rPr>
          <w:rFonts w:ascii="Courier New" w:hAnsi="Courier New" w:cs="Courier New"/>
          <w:color w:val="000000"/>
          <w:lang w:val="en-US"/>
        </w:rPr>
        <w:t>Aead(</w:t>
      </w:r>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w:t>
      </w:r>
      <w:proofErr w:type="spellStart"/>
      <w:r w:rsidRPr="00097C1B">
        <w:rPr>
          <w:rFonts w:ascii="Courier New" w:hAnsi="Courier New" w:cs="Courier New"/>
          <w:color w:val="000000"/>
          <w:lang w:val="en-US"/>
        </w:rPr>
        <w:t>secretBox</w:t>
      </w:r>
      <w:proofErr w:type="spellEnd"/>
      <w:r w:rsidRPr="00097C1B">
        <w:rPr>
          <w:rFonts w:ascii="Courier New" w:hAnsi="Courier New" w:cs="Courier New"/>
          <w:color w:val="000000"/>
          <w:lang w:val="en-US"/>
        </w:rPr>
        <w:t xml:space="preserve"> = </w:t>
      </w:r>
      <w:proofErr w:type="spellStart"/>
      <w:proofErr w:type="gramStart"/>
      <w:r w:rsidRPr="00097C1B">
        <w:rPr>
          <w:rFonts w:ascii="Courier New" w:hAnsi="Courier New" w:cs="Courier New"/>
          <w:color w:val="000000"/>
          <w:lang w:val="en-US"/>
        </w:rPr>
        <w:t>SecretBox</w:t>
      </w:r>
      <w:proofErr w:type="spellEnd"/>
      <w:r w:rsidRPr="00097C1B">
        <w:rPr>
          <w:rFonts w:ascii="Courier New" w:hAnsi="Courier New" w:cs="Courier New"/>
          <w:color w:val="000000"/>
          <w:lang w:val="en-US"/>
        </w:rPr>
        <w:t>(</w:t>
      </w:r>
      <w:proofErr w:type="gramEnd"/>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proofErr w:type="gramStart"/>
      <w:r w:rsidRPr="00097C1B">
        <w:rPr>
          <w:rFonts w:ascii="Courier New" w:hAnsi="Courier New" w:cs="Courier New"/>
          <w:color w:val="000000"/>
          <w:lang w:val="en-US"/>
        </w:rPr>
        <w:t>data.ciphertext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nonce: </w:t>
      </w:r>
      <w:proofErr w:type="spellStart"/>
      <w:proofErr w:type="gramStart"/>
      <w:r w:rsidRPr="00097C1B">
        <w:rPr>
          <w:rFonts w:ascii="Courier New" w:hAnsi="Courier New" w:cs="Courier New"/>
          <w:color w:val="000000"/>
          <w:lang w:val="en-US"/>
        </w:rPr>
        <w:t>data.nonce</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mac: Mac(data.mac),</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decrypted = await </w:t>
      </w:r>
      <w:proofErr w:type="spellStart"/>
      <w:proofErr w:type="gramStart"/>
      <w:r w:rsidRPr="00097C1B">
        <w:rPr>
          <w:rFonts w:ascii="Courier New" w:hAnsi="Courier New" w:cs="Courier New"/>
          <w:color w:val="000000"/>
          <w:lang w:val="en-US"/>
        </w:rPr>
        <w:t>algorithm.decrypt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secretBox</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secretKey</w:t>
      </w:r>
      <w:proofErr w:type="spellEnd"/>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SecretKey</w:t>
      </w:r>
      <w:proofErr w:type="spellEnd"/>
      <w:r w:rsidRPr="00097C1B">
        <w:rPr>
          <w:rFonts w:ascii="Courier New" w:hAnsi="Courier New" w:cs="Courier New"/>
          <w:color w:val="000000"/>
          <w:lang w:val="en-US"/>
        </w:rPr>
        <w:t>(key),</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utf8.decode(decrypted);</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r w:rsidRPr="00097C1B">
        <w:rPr>
          <w:rFonts w:ascii="Courier New" w:hAnsi="Courier New" w:cs="Courier New"/>
          <w:color w:val="000000"/>
        </w:rPr>
        <w:t>Генерация</w:t>
      </w:r>
      <w:r w:rsidRPr="00097C1B">
        <w:rPr>
          <w:rFonts w:ascii="Courier New" w:hAnsi="Courier New" w:cs="Courier New"/>
          <w:color w:val="000000"/>
          <w:lang w:val="en-US"/>
        </w:rPr>
        <w:t xml:space="preserve"> </w:t>
      </w:r>
      <w:r w:rsidRPr="00097C1B">
        <w:rPr>
          <w:rFonts w:ascii="Courier New" w:hAnsi="Courier New" w:cs="Courier New"/>
          <w:color w:val="000000"/>
        </w:rPr>
        <w:t>случайных</w:t>
      </w:r>
      <w:r w:rsidRPr="00097C1B">
        <w:rPr>
          <w:rFonts w:ascii="Courier New" w:hAnsi="Courier New" w:cs="Courier New"/>
          <w:color w:val="000000"/>
          <w:lang w:val="en-US"/>
        </w:rPr>
        <w:t xml:space="preserve"> </w:t>
      </w:r>
      <w:r w:rsidRPr="00097C1B">
        <w:rPr>
          <w:rFonts w:ascii="Courier New" w:hAnsi="Courier New" w:cs="Courier New"/>
          <w:color w:val="000000"/>
        </w:rPr>
        <w:t>байт</w:t>
      </w:r>
      <w:r w:rsidRPr="00097C1B">
        <w:rPr>
          <w:rFonts w:ascii="Courier New" w:hAnsi="Courier New" w:cs="Courier New"/>
          <w:color w:val="000000"/>
          <w:lang w:val="en-US"/>
        </w:rPr>
        <w:t xml:space="preserve"> (CSPRNG)</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Uint8List </w:t>
      </w:r>
      <w:proofErr w:type="spellStart"/>
      <w:proofErr w:type="gramStart"/>
      <w:r w:rsidRPr="00097C1B">
        <w:rPr>
          <w:rFonts w:ascii="Courier New" w:hAnsi="Courier New" w:cs="Courier New"/>
          <w:color w:val="000000"/>
          <w:lang w:val="en-US"/>
        </w:rPr>
        <w:t>generateRandomBytes</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int length)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random = </w:t>
      </w:r>
      <w:proofErr w:type="spellStart"/>
      <w:r w:rsidRPr="00097C1B">
        <w:rPr>
          <w:rFonts w:ascii="Courier New" w:hAnsi="Courier New" w:cs="Courier New"/>
          <w:color w:val="000000"/>
          <w:lang w:val="en-US"/>
        </w:rPr>
        <w:t>Random.secure</w:t>
      </w:r>
      <w:proofErr w:type="spell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Uint8List.fromList(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List.generate</w:t>
      </w:r>
      <w:proofErr w:type="spellEnd"/>
      <w:r w:rsidRPr="00097C1B">
        <w:rPr>
          <w:rFonts w:ascii="Courier New" w:hAnsi="Courier New" w:cs="Courier New"/>
          <w:color w:val="000000"/>
          <w:lang w:val="en-US"/>
        </w:rPr>
        <w:t xml:space="preserve">(length, (_) =&gt; </w:t>
      </w:r>
      <w:proofErr w:type="spellStart"/>
      <w:proofErr w:type="gramStart"/>
      <w:r w:rsidRPr="00097C1B">
        <w:rPr>
          <w:rFonts w:ascii="Courier New" w:hAnsi="Courier New" w:cs="Courier New"/>
          <w:color w:val="000000"/>
          <w:lang w:val="en-US"/>
        </w:rPr>
        <w:t>random.nextInt</w:t>
      </w:r>
      <w:proofErr w:type="spellEnd"/>
      <w:proofErr w:type="gramEnd"/>
      <w:r w:rsidRPr="00097C1B">
        <w:rPr>
          <w:rFonts w:ascii="Courier New" w:hAnsi="Courier New" w:cs="Courier New"/>
          <w:color w:val="000000"/>
          <w:lang w:val="en-US"/>
        </w:rPr>
        <w:t>(256)),</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r w:rsidRPr="00097C1B">
        <w:rPr>
          <w:rFonts w:ascii="Courier New" w:hAnsi="Courier New" w:cs="Courier New"/>
          <w:color w:val="000000"/>
        </w:rPr>
        <w:t>Генерация</w:t>
      </w:r>
      <w:r w:rsidRPr="00097C1B">
        <w:rPr>
          <w:rFonts w:ascii="Courier New" w:hAnsi="Courier New" w:cs="Courier New"/>
          <w:color w:val="000000"/>
          <w:lang w:val="en-US"/>
        </w:rPr>
        <w:t xml:space="preserve"> </w:t>
      </w:r>
      <w:r w:rsidRPr="00097C1B">
        <w:rPr>
          <w:rFonts w:ascii="Courier New" w:hAnsi="Courier New" w:cs="Courier New"/>
          <w:color w:val="000000"/>
        </w:rPr>
        <w:t>соли</w:t>
      </w:r>
      <w:r w:rsidRPr="00097C1B">
        <w:rPr>
          <w:rFonts w:ascii="Courier New" w:hAnsi="Courier New" w:cs="Courier New"/>
          <w:color w:val="000000"/>
          <w:lang w:val="en-US"/>
        </w:rPr>
        <w:t xml:space="preserve"> </w:t>
      </w:r>
      <w:r w:rsidRPr="00097C1B">
        <w:rPr>
          <w:rFonts w:ascii="Courier New" w:hAnsi="Courier New" w:cs="Courier New"/>
          <w:color w:val="000000"/>
        </w:rPr>
        <w:t>для</w:t>
      </w:r>
      <w:r w:rsidRPr="00097C1B">
        <w:rPr>
          <w:rFonts w:ascii="Courier New" w:hAnsi="Courier New" w:cs="Courier New"/>
          <w:color w:val="000000"/>
          <w:lang w:val="en-US"/>
        </w:rPr>
        <w:t xml:space="preserve"> PBKDF2</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Uint8List </w:t>
      </w:r>
      <w:proofErr w:type="spellStart"/>
      <w:proofErr w:type="gramStart"/>
      <w:r w:rsidRPr="00097C1B">
        <w:rPr>
          <w:rFonts w:ascii="Courier New" w:hAnsi="Courier New" w:cs="Courier New"/>
          <w:color w:val="000000"/>
          <w:lang w:val="en-US"/>
        </w:rPr>
        <w:t>generateSalt</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 xml:space="preserve">) =&gt; </w:t>
      </w:r>
      <w:proofErr w:type="spellStart"/>
      <w:proofErr w:type="gramStart"/>
      <w:r w:rsidRPr="00097C1B">
        <w:rPr>
          <w:rFonts w:ascii="Courier New" w:hAnsi="Courier New" w:cs="Courier New"/>
          <w:color w:val="000000"/>
          <w:lang w:val="en-US"/>
        </w:rPr>
        <w:t>generateRandomBytes</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16);</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 </w:t>
      </w:r>
      <w:r w:rsidRPr="00097C1B">
        <w:rPr>
          <w:rFonts w:ascii="Courier New" w:hAnsi="Courier New" w:cs="Courier New"/>
          <w:color w:val="000000"/>
        </w:rPr>
        <w:t>Генерация</w:t>
      </w:r>
      <w:r w:rsidRPr="00097C1B">
        <w:rPr>
          <w:rFonts w:ascii="Courier New" w:hAnsi="Courier New" w:cs="Courier New"/>
          <w:color w:val="000000"/>
          <w:lang w:val="en-US"/>
        </w:rPr>
        <w:t xml:space="preserve"> nonce </w:t>
      </w:r>
      <w:r w:rsidRPr="00097C1B">
        <w:rPr>
          <w:rFonts w:ascii="Courier New" w:hAnsi="Courier New" w:cs="Courier New"/>
          <w:color w:val="000000"/>
        </w:rPr>
        <w:t>для</w:t>
      </w:r>
      <w:r w:rsidRPr="00097C1B">
        <w:rPr>
          <w:rFonts w:ascii="Courier New" w:hAnsi="Courier New" w:cs="Courier New"/>
          <w:color w:val="000000"/>
          <w:lang w:val="en-US"/>
        </w:rPr>
        <w:t xml:space="preserve"> ChaCha20</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static Uint8List </w:t>
      </w:r>
      <w:proofErr w:type="spellStart"/>
      <w:proofErr w:type="gramStart"/>
      <w:r w:rsidRPr="00097C1B">
        <w:rPr>
          <w:rFonts w:ascii="Courier New" w:hAnsi="Courier New" w:cs="Courier New"/>
          <w:color w:val="000000"/>
          <w:lang w:val="en-US"/>
        </w:rPr>
        <w:t>generateNonce</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 xml:space="preserve">) =&gt; </w:t>
      </w:r>
      <w:proofErr w:type="spellStart"/>
      <w:proofErr w:type="gramStart"/>
      <w:r w:rsidRPr="00097C1B">
        <w:rPr>
          <w:rFonts w:ascii="Courier New" w:hAnsi="Courier New" w:cs="Courier New"/>
          <w:color w:val="000000"/>
          <w:lang w:val="en-US"/>
        </w:rPr>
        <w:t>generateRandomBytes</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12);</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class </w:t>
      </w:r>
      <w:proofErr w:type="spellStart"/>
      <w:r w:rsidRPr="00097C1B">
        <w:rPr>
          <w:rFonts w:ascii="Courier New" w:hAnsi="Courier New" w:cs="Courier New"/>
          <w:color w:val="000000"/>
          <w:lang w:val="en-US"/>
        </w:rPr>
        <w:t>EncryptedData</w:t>
      </w:r>
      <w:proofErr w:type="spellEnd"/>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Uint8List ciphertext;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Uint8List mac;</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Uint8List nonce;</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proofErr w:type="gramStart"/>
      <w:r w:rsidRPr="00097C1B">
        <w:rPr>
          <w:rFonts w:ascii="Courier New" w:hAnsi="Courier New" w:cs="Courier New"/>
          <w:color w:val="000000"/>
          <w:lang w:val="en-US"/>
        </w:rPr>
        <w:t>EncryptedData</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w:t>
      </w:r>
      <w:proofErr w:type="spellStart"/>
      <w:proofErr w:type="gramStart"/>
      <w:r w:rsidRPr="00097C1B">
        <w:rPr>
          <w:rFonts w:ascii="Courier New" w:hAnsi="Courier New" w:cs="Courier New"/>
          <w:color w:val="000000"/>
          <w:lang w:val="en-US"/>
        </w:rPr>
        <w:t>this.ciphertext</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this.mac,</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required </w:t>
      </w:r>
      <w:proofErr w:type="spellStart"/>
      <w:proofErr w:type="gramStart"/>
      <w:r w:rsidRPr="00097C1B">
        <w:rPr>
          <w:rFonts w:ascii="Courier New" w:hAnsi="Courier New" w:cs="Courier New"/>
          <w:color w:val="000000"/>
          <w:lang w:val="en-US"/>
        </w:rPr>
        <w:t>this.nonce</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Uint8List </w:t>
      </w:r>
      <w:proofErr w:type="spellStart"/>
      <w:proofErr w:type="gramStart"/>
      <w:r w:rsidRPr="00097C1B">
        <w:rPr>
          <w:rFonts w:ascii="Courier New" w:hAnsi="Courier New" w:cs="Courier New"/>
          <w:color w:val="000000"/>
          <w:lang w:val="en-US"/>
        </w:rPr>
        <w:t>toBytes</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builder = </w:t>
      </w:r>
      <w:proofErr w:type="spellStart"/>
      <w:proofErr w:type="gramStart"/>
      <w:r w:rsidRPr="00097C1B">
        <w:rPr>
          <w:rFonts w:ascii="Courier New" w:hAnsi="Courier New" w:cs="Courier New"/>
          <w:color w:val="000000"/>
          <w:lang w:val="en-US"/>
        </w:rPr>
        <w:t>BytesBuilder</w:t>
      </w:r>
      <w:proofErr w:type="spellEnd"/>
      <w:r w:rsidRPr="00097C1B">
        <w:rPr>
          <w:rFonts w:ascii="Courier New" w:hAnsi="Courier New" w:cs="Courier New"/>
          <w:color w:val="000000"/>
          <w:lang w:val="en-US"/>
        </w:rPr>
        <w:t>(</w:t>
      </w:r>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builder.add</w:t>
      </w:r>
      <w:proofErr w:type="spellEnd"/>
      <w:r w:rsidRPr="00097C1B">
        <w:rPr>
          <w:rFonts w:ascii="Courier New" w:hAnsi="Courier New" w:cs="Courier New"/>
          <w:color w:val="000000"/>
          <w:lang w:val="en-US"/>
        </w:rPr>
        <w:t>(nonce</w:t>
      </w:r>
      <w:proofErr w:type="gramStart"/>
      <w:r w:rsidRPr="00097C1B">
        <w:rPr>
          <w:rFonts w:ascii="Courier New" w:hAnsi="Courier New" w:cs="Courier New"/>
          <w:color w:val="000000"/>
          <w:lang w:val="en-US"/>
        </w:rPr>
        <w:t xml:space="preserve">);   </w:t>
      </w:r>
      <w:proofErr w:type="gramEnd"/>
      <w:r w:rsidRPr="00097C1B">
        <w:rPr>
          <w:rFonts w:ascii="Courier New" w:hAnsi="Courier New" w:cs="Courier New"/>
          <w:color w:val="000000"/>
          <w:lang w:val="en-US"/>
        </w:rPr>
        <w:t xml:space="preserve">   // 12 bytes</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builder.add</w:t>
      </w:r>
      <w:proofErr w:type="spellEnd"/>
      <w:r w:rsidRPr="00097C1B">
        <w:rPr>
          <w:rFonts w:ascii="Courier New" w:hAnsi="Courier New" w:cs="Courier New"/>
          <w:color w:val="000000"/>
          <w:lang w:val="en-US"/>
        </w:rPr>
        <w:t>(ciphertext); // variable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roofErr w:type="spellStart"/>
      <w:r w:rsidRPr="00097C1B">
        <w:rPr>
          <w:rFonts w:ascii="Courier New" w:hAnsi="Courier New" w:cs="Courier New"/>
          <w:color w:val="000000"/>
          <w:lang w:val="en-US"/>
        </w:rPr>
        <w:t>builder.add</w:t>
      </w:r>
      <w:proofErr w:type="spellEnd"/>
      <w:r w:rsidRPr="00097C1B">
        <w:rPr>
          <w:rFonts w:ascii="Courier New" w:hAnsi="Courier New" w:cs="Courier New"/>
          <w:color w:val="000000"/>
          <w:lang w:val="en-US"/>
        </w:rPr>
        <w:t>(mac</w:t>
      </w:r>
      <w:proofErr w:type="gramStart"/>
      <w:r w:rsidRPr="00097C1B">
        <w:rPr>
          <w:rFonts w:ascii="Courier New" w:hAnsi="Courier New" w:cs="Courier New"/>
          <w:color w:val="000000"/>
          <w:lang w:val="en-US"/>
        </w:rPr>
        <w:t xml:space="preserve">);   </w:t>
      </w:r>
      <w:proofErr w:type="gramEnd"/>
      <w:r w:rsidRPr="00097C1B">
        <w:rPr>
          <w:rFonts w:ascii="Courier New" w:hAnsi="Courier New" w:cs="Courier New"/>
          <w:color w:val="000000"/>
          <w:lang w:val="en-US"/>
        </w:rPr>
        <w:t xml:space="preserve">     // 16 bytes</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roofErr w:type="spellStart"/>
      <w:proofErr w:type="gramStart"/>
      <w:r w:rsidRPr="00097C1B">
        <w:rPr>
          <w:rFonts w:ascii="Courier New" w:hAnsi="Courier New" w:cs="Courier New"/>
          <w:color w:val="000000"/>
          <w:lang w:val="en-US"/>
        </w:rPr>
        <w:t>builder.toBytes</w:t>
      </w:r>
      <w:proofErr w:type="spellEnd"/>
      <w:proofErr w:type="gramEnd"/>
      <w:r w:rsidRPr="00097C1B">
        <w:rPr>
          <w:rFonts w:ascii="Courier New" w:hAnsi="Courier New" w:cs="Courier New"/>
          <w:color w:val="000000"/>
          <w:lang w:val="en-US"/>
        </w:rPr>
        <w: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lastRenderedPageBreak/>
        <w:t xml:space="preserve">  }</w:t>
      </w:r>
    </w:p>
    <w:p w:rsidR="007A13E1" w:rsidRPr="00097C1B" w:rsidRDefault="007A13E1" w:rsidP="00C361D4">
      <w:pPr>
        <w:ind w:left="2160"/>
        <w:rPr>
          <w:rFonts w:ascii="Courier New" w:hAnsi="Courier New" w:cs="Courier New"/>
          <w:color w:val="000000"/>
          <w:lang w:val="en-US"/>
        </w:rPr>
      </w:pP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factory </w:t>
      </w:r>
      <w:proofErr w:type="spellStart"/>
      <w:r w:rsidRPr="00097C1B">
        <w:rPr>
          <w:rFonts w:ascii="Courier New" w:hAnsi="Courier New" w:cs="Courier New"/>
          <w:color w:val="000000"/>
          <w:lang w:val="en-US"/>
        </w:rPr>
        <w:t>EncryptedData.fromBytes</w:t>
      </w:r>
      <w:proofErr w:type="spellEnd"/>
      <w:r w:rsidRPr="00097C1B">
        <w:rPr>
          <w:rFonts w:ascii="Courier New" w:hAnsi="Courier New" w:cs="Courier New"/>
          <w:color w:val="000000"/>
          <w:lang w:val="en-US"/>
        </w:rPr>
        <w:t>(Uint8List bytes)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nonce = </w:t>
      </w:r>
      <w:proofErr w:type="spellStart"/>
      <w:proofErr w:type="gramStart"/>
      <w:r w:rsidRPr="00097C1B">
        <w:rPr>
          <w:rFonts w:ascii="Courier New" w:hAnsi="Courier New" w:cs="Courier New"/>
          <w:color w:val="000000"/>
          <w:lang w:val="en-US"/>
        </w:rPr>
        <w:t>bytes.sublist</w:t>
      </w:r>
      <w:proofErr w:type="spellEnd"/>
      <w:proofErr w:type="gramEnd"/>
      <w:r w:rsidRPr="00097C1B">
        <w:rPr>
          <w:rFonts w:ascii="Courier New" w:hAnsi="Courier New" w:cs="Courier New"/>
          <w:color w:val="000000"/>
          <w:lang w:val="en-US"/>
        </w:rPr>
        <w:t>(0, 12);</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mac = </w:t>
      </w:r>
      <w:proofErr w:type="spellStart"/>
      <w:proofErr w:type="gramStart"/>
      <w:r w:rsidRPr="00097C1B">
        <w:rPr>
          <w:rFonts w:ascii="Courier New" w:hAnsi="Courier New" w:cs="Courier New"/>
          <w:color w:val="000000"/>
          <w:lang w:val="en-US"/>
        </w:rPr>
        <w:t>bytes.sublist</w:t>
      </w:r>
      <w:proofErr w:type="spellEnd"/>
      <w:proofErr w:type="gramEnd"/>
      <w:r w:rsidRPr="00097C1B">
        <w:rPr>
          <w:rFonts w:ascii="Courier New" w:hAnsi="Courier New" w:cs="Courier New"/>
          <w:color w:val="000000"/>
          <w:lang w:val="en-US"/>
        </w:rPr>
        <w:t>(</w:t>
      </w:r>
      <w:proofErr w:type="spellStart"/>
      <w:proofErr w:type="gramStart"/>
      <w:r w:rsidRPr="00097C1B">
        <w:rPr>
          <w:rFonts w:ascii="Courier New" w:hAnsi="Courier New" w:cs="Courier New"/>
          <w:color w:val="000000"/>
          <w:lang w:val="en-US"/>
        </w:rPr>
        <w:t>bytes.length</w:t>
      </w:r>
      <w:proofErr w:type="spellEnd"/>
      <w:proofErr w:type="gramEnd"/>
      <w:r w:rsidRPr="00097C1B">
        <w:rPr>
          <w:rFonts w:ascii="Courier New" w:hAnsi="Courier New" w:cs="Courier New"/>
          <w:color w:val="000000"/>
          <w:lang w:val="en-US"/>
        </w:rPr>
        <w:t xml:space="preserve"> - 16);</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final ciphertext = </w:t>
      </w:r>
      <w:proofErr w:type="spellStart"/>
      <w:proofErr w:type="gramStart"/>
      <w:r w:rsidRPr="00097C1B">
        <w:rPr>
          <w:rFonts w:ascii="Courier New" w:hAnsi="Courier New" w:cs="Courier New"/>
          <w:color w:val="000000"/>
          <w:lang w:val="en-US"/>
        </w:rPr>
        <w:t>bytes.sublist</w:t>
      </w:r>
      <w:proofErr w:type="spellEnd"/>
      <w:proofErr w:type="gramEnd"/>
      <w:r w:rsidRPr="00097C1B">
        <w:rPr>
          <w:rFonts w:ascii="Courier New" w:hAnsi="Courier New" w:cs="Courier New"/>
          <w:color w:val="000000"/>
          <w:lang w:val="en-US"/>
        </w:rPr>
        <w:t xml:space="preserve">(12, </w:t>
      </w:r>
      <w:proofErr w:type="spellStart"/>
      <w:proofErr w:type="gramStart"/>
      <w:r w:rsidRPr="00097C1B">
        <w:rPr>
          <w:rFonts w:ascii="Courier New" w:hAnsi="Courier New" w:cs="Courier New"/>
          <w:color w:val="000000"/>
          <w:lang w:val="en-US"/>
        </w:rPr>
        <w:t>bytes.length</w:t>
      </w:r>
      <w:proofErr w:type="spellEnd"/>
      <w:proofErr w:type="gramEnd"/>
      <w:r w:rsidRPr="00097C1B">
        <w:rPr>
          <w:rFonts w:ascii="Courier New" w:hAnsi="Courier New" w:cs="Courier New"/>
          <w:color w:val="000000"/>
          <w:lang w:val="en-US"/>
        </w:rPr>
        <w:t xml:space="preserve"> - 16);</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return </w:t>
      </w:r>
      <w:proofErr w:type="spellStart"/>
      <w:proofErr w:type="gramStart"/>
      <w:r w:rsidRPr="00097C1B">
        <w:rPr>
          <w:rFonts w:ascii="Courier New" w:hAnsi="Courier New" w:cs="Courier New"/>
          <w:color w:val="000000"/>
          <w:lang w:val="en-US"/>
        </w:rPr>
        <w:t>EncryptedData</w:t>
      </w:r>
      <w:proofErr w:type="spellEnd"/>
      <w:r w:rsidRPr="00097C1B">
        <w:rPr>
          <w:rFonts w:ascii="Courier New" w:hAnsi="Courier New" w:cs="Courier New"/>
          <w:color w:val="000000"/>
          <w:lang w:val="en-US"/>
        </w:rPr>
        <w:t>(</w:t>
      </w:r>
      <w:proofErr w:type="gramEnd"/>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nonce: nonce,</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ciphertext: ciphertext,</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mac: mac,</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 xml:space="preserve">  }</w:t>
      </w:r>
    </w:p>
    <w:p w:rsidR="007A13E1" w:rsidRPr="00097C1B" w:rsidRDefault="007A13E1" w:rsidP="00C361D4">
      <w:pPr>
        <w:ind w:left="2160"/>
        <w:rPr>
          <w:rFonts w:ascii="Courier New" w:hAnsi="Courier New" w:cs="Courier New"/>
          <w:color w:val="000000"/>
          <w:lang w:val="en-US"/>
        </w:rPr>
      </w:pPr>
      <w:r w:rsidRPr="00097C1B">
        <w:rPr>
          <w:rFonts w:ascii="Courier New" w:hAnsi="Courier New" w:cs="Courier New"/>
          <w:color w:val="000000"/>
          <w:lang w:val="en-US"/>
        </w:rPr>
        <w:t>}</w:t>
      </w:r>
    </w:p>
    <w:p w:rsidR="007A13E1" w:rsidRPr="007226B0" w:rsidRDefault="007A13E1" w:rsidP="00C361D4">
      <w:pPr>
        <w:ind w:left="2160"/>
        <w:rPr>
          <w:color w:val="000000"/>
          <w:sz w:val="28"/>
          <w:szCs w:val="28"/>
          <w:lang w:val="en-US"/>
        </w:rPr>
      </w:pPr>
    </w:p>
    <w:p w:rsidR="007A13E1" w:rsidRPr="007226B0" w:rsidDel="00603107" w:rsidRDefault="003C17D1" w:rsidP="00603107">
      <w:pPr>
        <w:jc w:val="both"/>
        <w:rPr>
          <w:del w:id="2903" w:author="Sasha Azazlov" w:date="2026-05-27T11:01:00Z" w16du:dateUtc="2026-05-27T08:01:00Z"/>
          <w:color w:val="000000"/>
          <w:sz w:val="28"/>
          <w:szCs w:val="28"/>
          <w:lang w:val="en-US"/>
        </w:rPr>
        <w:pPrChange w:id="2904" w:author="Sasha Azazlov" w:date="2026-05-27T11:01:00Z" w16du:dateUtc="2026-05-27T08:01:00Z">
          <w:pPr>
            <w:jc w:val="both"/>
          </w:pPr>
        </w:pPrChange>
      </w:pPr>
      <w:del w:id="2905" w:author="Sasha Azazlov" w:date="2026-05-27T11:01:00Z" w16du:dateUtc="2026-05-27T08:01:00Z">
        <w:r w:rsidRPr="007226B0" w:rsidDel="00603107">
          <w:rPr>
            <w:color w:val="000000"/>
            <w:sz w:val="28"/>
            <w:szCs w:val="28"/>
            <w:lang w:val="en-US"/>
          </w:rPr>
          <w:br w:type="page"/>
        </w:r>
        <w:r w:rsidR="009B0CD9" w:rsidDel="00603107">
          <w:rPr>
            <w:color w:val="000000"/>
            <w:sz w:val="28"/>
            <w:szCs w:val="28"/>
          </w:rPr>
          <w:delText>Приложение</w:delText>
        </w:r>
        <w:r w:rsidR="009B0CD9" w:rsidRPr="00097C1B" w:rsidDel="00603107">
          <w:rPr>
            <w:color w:val="000000"/>
            <w:sz w:val="28"/>
            <w:szCs w:val="28"/>
            <w:lang w:val="en-US"/>
            <w:rPrChange w:id="2906" w:author="Sasha Azazlov" w:date="2026-05-19T13:40:00Z" w16du:dateUtc="2026-05-19T10:40:00Z">
              <w:rPr>
                <w:color w:val="000000"/>
                <w:sz w:val="28"/>
                <w:szCs w:val="28"/>
              </w:rPr>
            </w:rPrChange>
          </w:rPr>
          <w:delText xml:space="preserve"> </w:delText>
        </w:r>
        <w:r w:rsidR="009B0CD9" w:rsidDel="00603107">
          <w:rPr>
            <w:color w:val="000000"/>
            <w:sz w:val="28"/>
            <w:szCs w:val="28"/>
          </w:rPr>
          <w:delText>Г</w:delText>
        </w:r>
        <w:r w:rsidR="007A13E1" w:rsidRPr="007226B0" w:rsidDel="00603107">
          <w:rPr>
            <w:color w:val="000000"/>
            <w:sz w:val="28"/>
            <w:szCs w:val="28"/>
            <w:lang w:val="en-US"/>
          </w:rPr>
          <w:delText xml:space="preserve">. </w:delText>
        </w:r>
        <w:r w:rsidR="007A13E1" w:rsidRPr="007226B0" w:rsidDel="00603107">
          <w:rPr>
            <w:color w:val="000000"/>
            <w:sz w:val="28"/>
          </w:rPr>
          <w:delText>Формат</w:delText>
        </w:r>
        <w:r w:rsidR="007A13E1" w:rsidRPr="007226B0" w:rsidDel="00603107">
          <w:rPr>
            <w:color w:val="000000"/>
            <w:sz w:val="28"/>
            <w:szCs w:val="28"/>
            <w:lang w:val="en-US"/>
          </w:rPr>
          <w:delText xml:space="preserve"> .passgen (`lib/data/formats/passgen_format.dart`)</w:delText>
        </w:r>
      </w:del>
    </w:p>
    <w:p w:rsidR="007A13E1" w:rsidRPr="007226B0" w:rsidDel="00603107" w:rsidRDefault="007A13E1" w:rsidP="00603107">
      <w:pPr>
        <w:jc w:val="both"/>
        <w:rPr>
          <w:del w:id="2907" w:author="Sasha Azazlov" w:date="2026-05-27T11:01:00Z" w16du:dateUtc="2026-05-27T08:01:00Z"/>
          <w:color w:val="000000"/>
          <w:sz w:val="28"/>
          <w:szCs w:val="28"/>
          <w:lang w:val="en-US"/>
        </w:rPr>
        <w:pPrChange w:id="2908" w:author="Sasha Azazlov" w:date="2026-05-27T11:01:00Z" w16du:dateUtc="2026-05-27T08:01:00Z">
          <w:pPr/>
        </w:pPrChange>
      </w:pPr>
    </w:p>
    <w:p w:rsidR="007A13E1" w:rsidRPr="00097C1B" w:rsidDel="00603107" w:rsidRDefault="007A13E1" w:rsidP="00603107">
      <w:pPr>
        <w:jc w:val="both"/>
        <w:rPr>
          <w:del w:id="2909" w:author="Sasha Azazlov" w:date="2026-05-27T11:01:00Z" w16du:dateUtc="2026-05-27T08:01:00Z"/>
          <w:rFonts w:ascii="Courier New" w:hAnsi="Courier New" w:cs="Courier New"/>
          <w:color w:val="000000"/>
          <w:lang w:val="en-US"/>
        </w:rPr>
        <w:pPrChange w:id="2910" w:author="Sasha Azazlov" w:date="2026-05-27T11:01:00Z" w16du:dateUtc="2026-05-27T08:01:00Z">
          <w:pPr>
            <w:ind w:left="2160"/>
          </w:pPr>
        </w:pPrChange>
      </w:pPr>
      <w:del w:id="2911" w:author="Sasha Azazlov" w:date="2026-05-27T11:01:00Z" w16du:dateUtc="2026-05-27T08:01:00Z">
        <w:r w:rsidRPr="00097C1B" w:rsidDel="00603107">
          <w:rPr>
            <w:rFonts w:ascii="Courier New" w:hAnsi="Courier New" w:cs="Courier New"/>
            <w:color w:val="000000"/>
            <w:lang w:val="en-US"/>
          </w:rPr>
          <w:delText>import 'dart:convert';</w:delText>
        </w:r>
      </w:del>
    </w:p>
    <w:p w:rsidR="007A13E1" w:rsidRPr="00097C1B" w:rsidDel="00603107" w:rsidRDefault="007A13E1" w:rsidP="00603107">
      <w:pPr>
        <w:jc w:val="both"/>
        <w:rPr>
          <w:del w:id="2912" w:author="Sasha Azazlov" w:date="2026-05-27T11:01:00Z" w16du:dateUtc="2026-05-27T08:01:00Z"/>
          <w:rFonts w:ascii="Courier New" w:hAnsi="Courier New" w:cs="Courier New"/>
          <w:color w:val="000000"/>
          <w:lang w:val="en-US"/>
        </w:rPr>
        <w:pPrChange w:id="2913" w:author="Sasha Azazlov" w:date="2026-05-27T11:01:00Z" w16du:dateUtc="2026-05-27T08:01:00Z">
          <w:pPr>
            <w:ind w:left="2160"/>
          </w:pPr>
        </w:pPrChange>
      </w:pPr>
      <w:del w:id="2914" w:author="Sasha Azazlov" w:date="2026-05-27T11:01:00Z" w16du:dateUtc="2026-05-27T08:01:00Z">
        <w:r w:rsidRPr="00097C1B" w:rsidDel="00603107">
          <w:rPr>
            <w:rFonts w:ascii="Courier New" w:hAnsi="Courier New" w:cs="Courier New"/>
            <w:color w:val="000000"/>
            <w:lang w:val="en-US"/>
          </w:rPr>
          <w:delText>import 'dart:typed_data';</w:delText>
        </w:r>
      </w:del>
    </w:p>
    <w:p w:rsidR="007A13E1" w:rsidRPr="00097C1B" w:rsidDel="00603107" w:rsidRDefault="007A13E1" w:rsidP="00603107">
      <w:pPr>
        <w:jc w:val="both"/>
        <w:rPr>
          <w:del w:id="2915" w:author="Sasha Azazlov" w:date="2026-05-27T11:01:00Z" w16du:dateUtc="2026-05-27T08:01:00Z"/>
          <w:rFonts w:ascii="Courier New" w:hAnsi="Courier New" w:cs="Courier New"/>
          <w:color w:val="000000"/>
          <w:lang w:val="en-US"/>
        </w:rPr>
        <w:pPrChange w:id="2916" w:author="Sasha Azazlov" w:date="2026-05-27T11:01:00Z" w16du:dateUtc="2026-05-27T08:01:00Z">
          <w:pPr>
            <w:ind w:left="2160"/>
          </w:pPr>
        </w:pPrChange>
      </w:pPr>
      <w:del w:id="2917" w:author="Sasha Azazlov" w:date="2026-05-27T11:01:00Z" w16du:dateUtc="2026-05-27T08:01:00Z">
        <w:r w:rsidRPr="00097C1B" w:rsidDel="00603107">
          <w:rPr>
            <w:rFonts w:ascii="Courier New" w:hAnsi="Courier New" w:cs="Courier New"/>
            <w:color w:val="000000"/>
            <w:lang w:val="en-US"/>
          </w:rPr>
          <w:delText>import 'package:cryptography/cryptography.dart';</w:delText>
        </w:r>
      </w:del>
    </w:p>
    <w:p w:rsidR="007A13E1" w:rsidRPr="00097C1B" w:rsidDel="00603107" w:rsidRDefault="007A13E1" w:rsidP="00603107">
      <w:pPr>
        <w:jc w:val="both"/>
        <w:rPr>
          <w:del w:id="2918" w:author="Sasha Azazlov" w:date="2026-05-27T11:01:00Z" w16du:dateUtc="2026-05-27T08:01:00Z"/>
          <w:rFonts w:ascii="Courier New" w:hAnsi="Courier New" w:cs="Courier New"/>
          <w:color w:val="000000"/>
          <w:lang w:val="en-US"/>
        </w:rPr>
        <w:pPrChange w:id="2919" w:author="Sasha Azazlov" w:date="2026-05-27T11:01:00Z" w16du:dateUtc="2026-05-27T08:01:00Z">
          <w:pPr>
            <w:ind w:left="2160"/>
          </w:pPr>
        </w:pPrChange>
      </w:pPr>
    </w:p>
    <w:p w:rsidR="007A13E1" w:rsidRPr="00097C1B" w:rsidDel="00603107" w:rsidRDefault="007A13E1" w:rsidP="00603107">
      <w:pPr>
        <w:jc w:val="both"/>
        <w:rPr>
          <w:del w:id="2920" w:author="Sasha Azazlov" w:date="2026-05-27T11:01:00Z" w16du:dateUtc="2026-05-27T08:01:00Z"/>
          <w:rFonts w:ascii="Courier New" w:hAnsi="Courier New" w:cs="Courier New"/>
          <w:color w:val="000000"/>
        </w:rPr>
        <w:pPrChange w:id="2921" w:author="Sasha Azazlov" w:date="2026-05-27T11:01:00Z" w16du:dateUtc="2026-05-27T08:01:00Z">
          <w:pPr>
            <w:ind w:left="2160"/>
          </w:pPr>
        </w:pPrChange>
      </w:pPr>
      <w:del w:id="2922" w:author="Sasha Azazlov" w:date="2026-05-27T11:01:00Z" w16du:dateUtc="2026-05-27T08:01:00Z">
        <w:r w:rsidRPr="00097C1B" w:rsidDel="00603107">
          <w:rPr>
            <w:rFonts w:ascii="Courier New" w:hAnsi="Courier New" w:cs="Courier New"/>
            <w:color w:val="000000"/>
          </w:rPr>
          <w:delText>/// Формат .passgen — фирменный формат экспорта с шифрованием</w:delText>
        </w:r>
      </w:del>
    </w:p>
    <w:p w:rsidR="007A13E1" w:rsidRPr="00097C1B" w:rsidDel="00603107" w:rsidRDefault="007A13E1" w:rsidP="00603107">
      <w:pPr>
        <w:jc w:val="both"/>
        <w:rPr>
          <w:del w:id="2923" w:author="Sasha Azazlov" w:date="2026-05-27T11:01:00Z" w16du:dateUtc="2026-05-27T08:01:00Z"/>
          <w:rFonts w:ascii="Courier New" w:hAnsi="Courier New" w:cs="Courier New"/>
          <w:color w:val="000000"/>
        </w:rPr>
        <w:pPrChange w:id="2924" w:author="Sasha Azazlov" w:date="2026-05-27T11:01:00Z" w16du:dateUtc="2026-05-27T08:01:00Z">
          <w:pPr>
            <w:ind w:left="2160"/>
          </w:pPr>
        </w:pPrChange>
      </w:pPr>
      <w:del w:id="2925" w:author="Sasha Azazlov" w:date="2026-05-27T11:01:00Z" w16du:dateUtc="2026-05-27T08:01:00Z">
        <w:r w:rsidRPr="00097C1B" w:rsidDel="00603107">
          <w:rPr>
            <w:rFonts w:ascii="Courier New" w:hAnsi="Courier New" w:cs="Courier New"/>
            <w:color w:val="000000"/>
          </w:rPr>
          <w:delText>/// Структура файла (исправлена в v0.5.2):</w:delText>
        </w:r>
      </w:del>
    </w:p>
    <w:p w:rsidR="007A13E1" w:rsidRPr="00097C1B" w:rsidDel="00603107" w:rsidRDefault="007A13E1" w:rsidP="00603107">
      <w:pPr>
        <w:jc w:val="both"/>
        <w:rPr>
          <w:del w:id="2926" w:author="Sasha Azazlov" w:date="2026-05-27T11:01:00Z" w16du:dateUtc="2026-05-27T08:01:00Z"/>
          <w:rFonts w:ascii="Courier New" w:hAnsi="Courier New" w:cs="Courier New"/>
          <w:color w:val="000000"/>
          <w:lang w:val="en-US"/>
        </w:rPr>
        <w:pPrChange w:id="2927" w:author="Sasha Azazlov" w:date="2026-05-27T11:01:00Z" w16du:dateUtc="2026-05-27T08:01:00Z">
          <w:pPr>
            <w:ind w:left="2160"/>
          </w:pPr>
        </w:pPrChange>
      </w:pPr>
      <w:del w:id="2928" w:author="Sasha Azazlov" w:date="2026-05-27T11:01:00Z" w16du:dateUtc="2026-05-27T08:01:00Z">
        <w:r w:rsidRPr="00097C1B" w:rsidDel="00603107">
          <w:rPr>
            <w:rFonts w:ascii="Courier New" w:hAnsi="Courier New" w:cs="Courier New"/>
            <w:color w:val="000000"/>
            <w:lang w:val="en-US"/>
          </w:rPr>
          <w:delText>/// [HEADER: 10 bytes] [VERSION: 1 byte] [FLAGS: 1 byte]</w:delText>
        </w:r>
      </w:del>
    </w:p>
    <w:p w:rsidR="007A13E1" w:rsidRPr="00097C1B" w:rsidDel="00603107" w:rsidRDefault="007A13E1" w:rsidP="00603107">
      <w:pPr>
        <w:jc w:val="both"/>
        <w:rPr>
          <w:del w:id="2929" w:author="Sasha Azazlov" w:date="2026-05-27T11:01:00Z" w16du:dateUtc="2026-05-27T08:01:00Z"/>
          <w:rFonts w:ascii="Courier New" w:hAnsi="Courier New" w:cs="Courier New"/>
          <w:color w:val="000000"/>
          <w:lang w:val="en-US"/>
        </w:rPr>
        <w:pPrChange w:id="2930" w:author="Sasha Azazlov" w:date="2026-05-27T11:01:00Z" w16du:dateUtc="2026-05-27T08:01:00Z">
          <w:pPr>
            <w:ind w:left="2160"/>
          </w:pPr>
        </w:pPrChange>
      </w:pPr>
      <w:del w:id="2931" w:author="Sasha Azazlov" w:date="2026-05-27T11:01:00Z" w16du:dateUtc="2026-05-27T08:01:00Z">
        <w:r w:rsidRPr="00097C1B" w:rsidDel="00603107">
          <w:rPr>
            <w:rFonts w:ascii="Courier New" w:hAnsi="Courier New" w:cs="Courier New"/>
            <w:color w:val="000000"/>
            <w:lang w:val="en-US"/>
          </w:rPr>
          <w:delText>/// [METADATA_LENGTH: 2 bytes] [METADATA: JSON]</w:delText>
        </w:r>
      </w:del>
    </w:p>
    <w:p w:rsidR="007A13E1" w:rsidRPr="00097C1B" w:rsidDel="00603107" w:rsidRDefault="007A13E1" w:rsidP="00603107">
      <w:pPr>
        <w:jc w:val="both"/>
        <w:rPr>
          <w:del w:id="2932" w:author="Sasha Azazlov" w:date="2026-05-27T11:01:00Z" w16du:dateUtc="2026-05-27T08:01:00Z"/>
          <w:rFonts w:ascii="Courier New" w:hAnsi="Courier New" w:cs="Courier New"/>
          <w:color w:val="000000"/>
          <w:lang w:val="en-US"/>
        </w:rPr>
        <w:pPrChange w:id="2933" w:author="Sasha Azazlov" w:date="2026-05-27T11:01:00Z" w16du:dateUtc="2026-05-27T08:01:00Z">
          <w:pPr>
            <w:ind w:left="2160"/>
          </w:pPr>
        </w:pPrChange>
      </w:pPr>
      <w:del w:id="2934" w:author="Sasha Azazlov" w:date="2026-05-27T11:01:00Z" w16du:dateUtc="2026-05-27T08:01:00Z">
        <w:r w:rsidRPr="00097C1B" w:rsidDel="00603107">
          <w:rPr>
            <w:rFonts w:ascii="Courier New" w:hAnsi="Courier New" w:cs="Courier New"/>
            <w:color w:val="000000"/>
            <w:lang w:val="en-US"/>
          </w:rPr>
          <w:delText>/// [PBKDF2_NONCE: 32 bytes] [CHACHA_NONCE: 12 bytes]</w:delText>
        </w:r>
      </w:del>
    </w:p>
    <w:p w:rsidR="007A13E1" w:rsidRPr="00097C1B" w:rsidDel="00603107" w:rsidRDefault="007A13E1" w:rsidP="00603107">
      <w:pPr>
        <w:jc w:val="both"/>
        <w:rPr>
          <w:del w:id="2935" w:author="Sasha Azazlov" w:date="2026-05-27T11:01:00Z" w16du:dateUtc="2026-05-27T08:01:00Z"/>
          <w:rFonts w:ascii="Courier New" w:hAnsi="Courier New" w:cs="Courier New"/>
          <w:color w:val="000000"/>
          <w:lang w:val="en-US"/>
        </w:rPr>
        <w:pPrChange w:id="2936" w:author="Sasha Azazlov" w:date="2026-05-27T11:01:00Z" w16du:dateUtc="2026-05-27T08:01:00Z">
          <w:pPr>
            <w:ind w:left="2160"/>
          </w:pPr>
        </w:pPrChange>
      </w:pPr>
      <w:del w:id="2937" w:author="Sasha Azazlov" w:date="2026-05-27T11:01:00Z" w16du:dateUtc="2026-05-27T08:01:00Z">
        <w:r w:rsidRPr="00097C1B" w:rsidDel="00603107">
          <w:rPr>
            <w:rFonts w:ascii="Courier New" w:hAnsi="Courier New" w:cs="Courier New"/>
            <w:color w:val="000000"/>
            <w:lang w:val="en-US"/>
          </w:rPr>
          <w:delText>/// [DATA_LENGTH: 4 bytes] [DATA: encrypted JSON]</w:delText>
        </w:r>
      </w:del>
    </w:p>
    <w:p w:rsidR="007A13E1" w:rsidRPr="00097C1B" w:rsidDel="00603107" w:rsidRDefault="007A13E1" w:rsidP="00603107">
      <w:pPr>
        <w:jc w:val="both"/>
        <w:rPr>
          <w:del w:id="2938" w:author="Sasha Azazlov" w:date="2026-05-27T11:01:00Z" w16du:dateUtc="2026-05-27T08:01:00Z"/>
          <w:rFonts w:ascii="Courier New" w:hAnsi="Courier New" w:cs="Courier New"/>
          <w:color w:val="000000"/>
          <w:lang w:val="en-US"/>
        </w:rPr>
        <w:pPrChange w:id="2939" w:author="Sasha Azazlov" w:date="2026-05-27T11:01:00Z" w16du:dateUtc="2026-05-27T08:01:00Z">
          <w:pPr>
            <w:ind w:left="2160"/>
          </w:pPr>
        </w:pPrChange>
      </w:pPr>
      <w:del w:id="2940" w:author="Sasha Azazlov" w:date="2026-05-27T11:01:00Z" w16du:dateUtc="2026-05-27T08:01:00Z">
        <w:r w:rsidRPr="00097C1B" w:rsidDel="00603107">
          <w:rPr>
            <w:rFonts w:ascii="Courier New" w:hAnsi="Courier New" w:cs="Courier New"/>
            <w:color w:val="000000"/>
            <w:lang w:val="en-US"/>
          </w:rPr>
          <w:delText>/// [MAC: 16 bytes]</w:delText>
        </w:r>
      </w:del>
    </w:p>
    <w:p w:rsidR="007A13E1" w:rsidRPr="00097C1B" w:rsidDel="00603107" w:rsidRDefault="007A13E1" w:rsidP="00603107">
      <w:pPr>
        <w:jc w:val="both"/>
        <w:rPr>
          <w:del w:id="2941" w:author="Sasha Azazlov" w:date="2026-05-27T11:01:00Z" w16du:dateUtc="2026-05-27T08:01:00Z"/>
          <w:rFonts w:ascii="Courier New" w:hAnsi="Courier New" w:cs="Courier New"/>
          <w:color w:val="000000"/>
          <w:lang w:val="en-US"/>
        </w:rPr>
        <w:pPrChange w:id="2942" w:author="Sasha Azazlov" w:date="2026-05-27T11:01:00Z" w16du:dateUtc="2026-05-27T08:01:00Z">
          <w:pPr>
            <w:ind w:left="2160"/>
          </w:pPr>
        </w:pPrChange>
      </w:pPr>
    </w:p>
    <w:p w:rsidR="007A13E1" w:rsidRPr="00097C1B" w:rsidDel="00603107" w:rsidRDefault="007A13E1" w:rsidP="00603107">
      <w:pPr>
        <w:jc w:val="both"/>
        <w:rPr>
          <w:del w:id="2943" w:author="Sasha Azazlov" w:date="2026-05-27T11:01:00Z" w16du:dateUtc="2026-05-27T08:01:00Z"/>
          <w:rFonts w:ascii="Courier New" w:hAnsi="Courier New" w:cs="Courier New"/>
          <w:color w:val="000000"/>
          <w:lang w:val="en-US"/>
        </w:rPr>
        <w:pPrChange w:id="2944" w:author="Sasha Azazlov" w:date="2026-05-27T11:01:00Z" w16du:dateUtc="2026-05-27T08:01:00Z">
          <w:pPr>
            <w:ind w:left="2160"/>
          </w:pPr>
        </w:pPrChange>
      </w:pPr>
      <w:del w:id="2945" w:author="Sasha Azazlov" w:date="2026-05-27T11:01:00Z" w16du:dateUtc="2026-05-27T08:01:00Z">
        <w:r w:rsidRPr="00097C1B" w:rsidDel="00603107">
          <w:rPr>
            <w:rFonts w:ascii="Courier New" w:hAnsi="Courier New" w:cs="Courier New"/>
            <w:color w:val="000000"/>
            <w:lang w:val="en-US"/>
          </w:rPr>
          <w:delText>class PassgenFormat {</w:delText>
        </w:r>
      </w:del>
    </w:p>
    <w:p w:rsidR="007A13E1" w:rsidRPr="00097C1B" w:rsidDel="00603107" w:rsidRDefault="007A13E1" w:rsidP="00603107">
      <w:pPr>
        <w:jc w:val="both"/>
        <w:rPr>
          <w:del w:id="2946" w:author="Sasha Azazlov" w:date="2026-05-27T11:01:00Z" w16du:dateUtc="2026-05-27T08:01:00Z"/>
          <w:rFonts w:ascii="Courier New" w:hAnsi="Courier New" w:cs="Courier New"/>
          <w:color w:val="000000"/>
          <w:lang w:val="en-US"/>
        </w:rPr>
        <w:pPrChange w:id="2947" w:author="Sasha Azazlov" w:date="2026-05-27T11:01:00Z" w16du:dateUtc="2026-05-27T08:01:00Z">
          <w:pPr>
            <w:ind w:left="2160"/>
          </w:pPr>
        </w:pPrChange>
      </w:pPr>
      <w:del w:id="2948" w:author="Sasha Azazlov" w:date="2026-05-27T11:01:00Z" w16du:dateUtc="2026-05-27T08:01:00Z">
        <w:r w:rsidRPr="00097C1B" w:rsidDel="00603107">
          <w:rPr>
            <w:rFonts w:ascii="Courier New" w:hAnsi="Courier New" w:cs="Courier New"/>
            <w:color w:val="000000"/>
            <w:lang w:val="en-US"/>
          </w:rPr>
          <w:delText xml:space="preserve">  static const String _header = 'PASSGEN_V1';</w:delText>
        </w:r>
      </w:del>
    </w:p>
    <w:p w:rsidR="007A13E1" w:rsidRPr="00097C1B" w:rsidDel="00603107" w:rsidRDefault="007A13E1" w:rsidP="00603107">
      <w:pPr>
        <w:jc w:val="both"/>
        <w:rPr>
          <w:del w:id="2949" w:author="Sasha Azazlov" w:date="2026-05-27T11:01:00Z" w16du:dateUtc="2026-05-27T08:01:00Z"/>
          <w:rFonts w:ascii="Courier New" w:hAnsi="Courier New" w:cs="Courier New"/>
          <w:color w:val="000000"/>
          <w:lang w:val="en-US"/>
        </w:rPr>
        <w:pPrChange w:id="2950" w:author="Sasha Azazlov" w:date="2026-05-27T11:01:00Z" w16du:dateUtc="2026-05-27T08:01:00Z">
          <w:pPr>
            <w:ind w:left="2160"/>
          </w:pPr>
        </w:pPrChange>
      </w:pPr>
      <w:del w:id="2951" w:author="Sasha Azazlov" w:date="2026-05-27T11:01:00Z" w16du:dateUtc="2026-05-27T08:01:00Z">
        <w:r w:rsidRPr="00097C1B" w:rsidDel="00603107">
          <w:rPr>
            <w:rFonts w:ascii="Courier New" w:hAnsi="Courier New" w:cs="Courier New"/>
            <w:color w:val="000000"/>
            <w:lang w:val="en-US"/>
          </w:rPr>
          <w:delText xml:space="preserve">  static const int _version = 1;</w:delText>
        </w:r>
      </w:del>
    </w:p>
    <w:p w:rsidR="007A13E1" w:rsidRPr="00097C1B" w:rsidDel="00603107" w:rsidRDefault="007A13E1" w:rsidP="00603107">
      <w:pPr>
        <w:jc w:val="both"/>
        <w:rPr>
          <w:del w:id="2952" w:author="Sasha Azazlov" w:date="2026-05-27T11:01:00Z" w16du:dateUtc="2026-05-27T08:01:00Z"/>
          <w:rFonts w:ascii="Courier New" w:hAnsi="Courier New" w:cs="Courier New"/>
          <w:color w:val="000000"/>
          <w:lang w:val="en-US"/>
        </w:rPr>
        <w:pPrChange w:id="2953" w:author="Sasha Azazlov" w:date="2026-05-27T11:01:00Z" w16du:dateUtc="2026-05-27T08:01:00Z">
          <w:pPr>
            <w:ind w:left="2160"/>
          </w:pPr>
        </w:pPrChange>
      </w:pPr>
    </w:p>
    <w:p w:rsidR="007A13E1" w:rsidRPr="00097C1B" w:rsidDel="00603107" w:rsidRDefault="007A13E1" w:rsidP="00603107">
      <w:pPr>
        <w:jc w:val="both"/>
        <w:rPr>
          <w:del w:id="2954" w:author="Sasha Azazlov" w:date="2026-05-27T11:01:00Z" w16du:dateUtc="2026-05-27T08:01:00Z"/>
          <w:rFonts w:ascii="Courier New" w:hAnsi="Courier New" w:cs="Courier New"/>
          <w:color w:val="000000"/>
          <w:lang w:val="en-US"/>
        </w:rPr>
        <w:pPrChange w:id="2955" w:author="Sasha Azazlov" w:date="2026-05-27T11:01:00Z" w16du:dateUtc="2026-05-27T08:01:00Z">
          <w:pPr>
            <w:ind w:left="2160"/>
          </w:pPr>
        </w:pPrChange>
      </w:pPr>
      <w:del w:id="2956" w:author="Sasha Azazlov" w:date="2026-05-27T11:01:00Z" w16du:dateUtc="2026-05-27T08:01:00Z">
        <w:r w:rsidRPr="00097C1B" w:rsidDel="00603107">
          <w:rPr>
            <w:rFonts w:ascii="Courier New" w:hAnsi="Courier New" w:cs="Courier New"/>
            <w:color w:val="000000"/>
            <w:lang w:val="en-US"/>
          </w:rPr>
          <w:delText xml:space="preserve">  static Future&lt;Uint8List&gt; encode({</w:delText>
        </w:r>
      </w:del>
    </w:p>
    <w:p w:rsidR="007A13E1" w:rsidRPr="00097C1B" w:rsidDel="00603107" w:rsidRDefault="007A13E1" w:rsidP="00603107">
      <w:pPr>
        <w:jc w:val="both"/>
        <w:rPr>
          <w:del w:id="2957" w:author="Sasha Azazlov" w:date="2026-05-27T11:01:00Z" w16du:dateUtc="2026-05-27T08:01:00Z"/>
          <w:rFonts w:ascii="Courier New" w:hAnsi="Courier New" w:cs="Courier New"/>
          <w:color w:val="000000"/>
          <w:lang w:val="en-US"/>
        </w:rPr>
        <w:pPrChange w:id="2958" w:author="Sasha Azazlov" w:date="2026-05-27T11:01:00Z" w16du:dateUtc="2026-05-27T08:01:00Z">
          <w:pPr>
            <w:ind w:left="2160"/>
          </w:pPr>
        </w:pPrChange>
      </w:pPr>
      <w:del w:id="2959" w:author="Sasha Azazlov" w:date="2026-05-27T11:01:00Z" w16du:dateUtc="2026-05-27T08:01:00Z">
        <w:r w:rsidRPr="00097C1B" w:rsidDel="00603107">
          <w:rPr>
            <w:rFonts w:ascii="Courier New" w:hAnsi="Courier New" w:cs="Courier New"/>
            <w:color w:val="000000"/>
            <w:lang w:val="en-US"/>
          </w:rPr>
          <w:delText xml:space="preserve">    required String jsonData,</w:delText>
        </w:r>
      </w:del>
    </w:p>
    <w:p w:rsidR="007A13E1" w:rsidRPr="00097C1B" w:rsidDel="00603107" w:rsidRDefault="007A13E1" w:rsidP="00603107">
      <w:pPr>
        <w:jc w:val="both"/>
        <w:rPr>
          <w:del w:id="2960" w:author="Sasha Azazlov" w:date="2026-05-27T11:01:00Z" w16du:dateUtc="2026-05-27T08:01:00Z"/>
          <w:rFonts w:ascii="Courier New" w:hAnsi="Courier New" w:cs="Courier New"/>
          <w:color w:val="000000"/>
          <w:lang w:val="en-US"/>
        </w:rPr>
        <w:pPrChange w:id="2961" w:author="Sasha Azazlov" w:date="2026-05-27T11:01:00Z" w16du:dateUtc="2026-05-27T08:01:00Z">
          <w:pPr>
            <w:ind w:left="2160"/>
          </w:pPr>
        </w:pPrChange>
      </w:pPr>
      <w:del w:id="2962" w:author="Sasha Azazlov" w:date="2026-05-27T11:01:00Z" w16du:dateUtc="2026-05-27T08:01:00Z">
        <w:r w:rsidRPr="00097C1B" w:rsidDel="00603107">
          <w:rPr>
            <w:rFonts w:ascii="Courier New" w:hAnsi="Courier New" w:cs="Courier New"/>
            <w:color w:val="000000"/>
            <w:lang w:val="en-US"/>
          </w:rPr>
          <w:delText xml:space="preserve">    required String masterPassword,</w:delText>
        </w:r>
      </w:del>
    </w:p>
    <w:p w:rsidR="007A13E1" w:rsidRPr="00097C1B" w:rsidDel="00603107" w:rsidRDefault="007A13E1" w:rsidP="00603107">
      <w:pPr>
        <w:jc w:val="both"/>
        <w:rPr>
          <w:del w:id="2963" w:author="Sasha Azazlov" w:date="2026-05-27T11:01:00Z" w16du:dateUtc="2026-05-27T08:01:00Z"/>
          <w:rFonts w:ascii="Courier New" w:hAnsi="Courier New" w:cs="Courier New"/>
          <w:color w:val="000000"/>
          <w:lang w:val="en-US"/>
        </w:rPr>
        <w:pPrChange w:id="2964" w:author="Sasha Azazlov" w:date="2026-05-27T11:01:00Z" w16du:dateUtc="2026-05-27T08:01:00Z">
          <w:pPr>
            <w:ind w:left="2160"/>
          </w:pPr>
        </w:pPrChange>
      </w:pPr>
      <w:del w:id="2965" w:author="Sasha Azazlov" w:date="2026-05-27T11:01:00Z" w16du:dateUtc="2026-05-27T08:01:00Z">
        <w:r w:rsidRPr="00097C1B" w:rsidDel="00603107">
          <w:rPr>
            <w:rFonts w:ascii="Courier New" w:hAnsi="Courier New" w:cs="Courier New"/>
            <w:color w:val="000000"/>
            <w:lang w:val="en-US"/>
          </w:rPr>
          <w:delText xml:space="preserve">  }) async {</w:delText>
        </w:r>
      </w:del>
    </w:p>
    <w:p w:rsidR="007A13E1" w:rsidRPr="00097C1B" w:rsidDel="00603107" w:rsidRDefault="007A13E1" w:rsidP="00603107">
      <w:pPr>
        <w:jc w:val="both"/>
        <w:rPr>
          <w:del w:id="2966" w:author="Sasha Azazlov" w:date="2026-05-27T11:01:00Z" w16du:dateUtc="2026-05-27T08:01:00Z"/>
          <w:rFonts w:ascii="Courier New" w:hAnsi="Courier New" w:cs="Courier New"/>
          <w:color w:val="000000"/>
          <w:lang w:val="en-US"/>
        </w:rPr>
        <w:pPrChange w:id="2967" w:author="Sasha Azazlov" w:date="2026-05-27T11:01:00Z" w16du:dateUtc="2026-05-27T08:01:00Z">
          <w:pPr>
            <w:ind w:left="2160"/>
          </w:pPr>
        </w:pPrChange>
      </w:pPr>
      <w:del w:id="2968" w:author="Sasha Azazlov" w:date="2026-05-27T11:01:00Z" w16du:dateUtc="2026-05-27T08:01:00Z">
        <w:r w:rsidRPr="00097C1B" w:rsidDel="00603107">
          <w:rPr>
            <w:rFonts w:ascii="Courier New" w:hAnsi="Courier New" w:cs="Courier New"/>
            <w:color w:val="000000"/>
            <w:lang w:val="en-US"/>
          </w:rPr>
          <w:delText xml:space="preserve">    // 1. </w:delText>
        </w:r>
        <w:r w:rsidRPr="00097C1B" w:rsidDel="00603107">
          <w:rPr>
            <w:rFonts w:ascii="Courier New" w:hAnsi="Courier New" w:cs="Courier New"/>
            <w:color w:val="000000"/>
          </w:rPr>
          <w:delText>Генерация</w:delText>
        </w:r>
        <w:r w:rsidRPr="00097C1B" w:rsidDel="00603107">
          <w:rPr>
            <w:rFonts w:ascii="Courier New" w:hAnsi="Courier New" w:cs="Courier New"/>
            <w:color w:val="000000"/>
            <w:lang w:val="en-US"/>
          </w:rPr>
          <w:delText xml:space="preserve"> nonce </w:delText>
        </w:r>
        <w:r w:rsidRPr="00097C1B" w:rsidDel="00603107">
          <w:rPr>
            <w:rFonts w:ascii="Courier New" w:hAnsi="Courier New" w:cs="Courier New"/>
            <w:color w:val="000000"/>
          </w:rPr>
          <w:delText>для</w:delText>
        </w:r>
        <w:r w:rsidRPr="00097C1B" w:rsidDel="00603107">
          <w:rPr>
            <w:rFonts w:ascii="Courier New" w:hAnsi="Courier New" w:cs="Courier New"/>
            <w:color w:val="000000"/>
            <w:lang w:val="en-US"/>
          </w:rPr>
          <w:delText xml:space="preserve"> PBKDF2 </w:delText>
        </w:r>
        <w:r w:rsidRPr="00097C1B" w:rsidDel="00603107">
          <w:rPr>
            <w:rFonts w:ascii="Courier New" w:hAnsi="Courier New" w:cs="Courier New"/>
            <w:color w:val="000000"/>
          </w:rPr>
          <w:delText>и</w:delText>
        </w:r>
        <w:r w:rsidRPr="00097C1B" w:rsidDel="00603107">
          <w:rPr>
            <w:rFonts w:ascii="Courier New" w:hAnsi="Courier New" w:cs="Courier New"/>
            <w:color w:val="000000"/>
            <w:lang w:val="en-US"/>
          </w:rPr>
          <w:delText xml:space="preserve"> ChaCha20</w:delText>
        </w:r>
      </w:del>
    </w:p>
    <w:p w:rsidR="007A13E1" w:rsidRPr="00097C1B" w:rsidDel="00603107" w:rsidRDefault="007A13E1" w:rsidP="00603107">
      <w:pPr>
        <w:jc w:val="both"/>
        <w:rPr>
          <w:del w:id="2969" w:author="Sasha Azazlov" w:date="2026-05-27T11:01:00Z" w16du:dateUtc="2026-05-27T08:01:00Z"/>
          <w:rFonts w:ascii="Courier New" w:hAnsi="Courier New" w:cs="Courier New"/>
          <w:color w:val="000000"/>
          <w:lang w:val="en-US"/>
        </w:rPr>
        <w:pPrChange w:id="2970" w:author="Sasha Azazlov" w:date="2026-05-27T11:01:00Z" w16du:dateUtc="2026-05-27T08:01:00Z">
          <w:pPr>
            <w:ind w:left="2160"/>
          </w:pPr>
        </w:pPrChange>
      </w:pPr>
      <w:del w:id="2971" w:author="Sasha Azazlov" w:date="2026-05-27T11:01:00Z" w16du:dateUtc="2026-05-27T08:01:00Z">
        <w:r w:rsidRPr="00097C1B" w:rsidDel="00603107">
          <w:rPr>
            <w:rFonts w:ascii="Courier New" w:hAnsi="Courier New" w:cs="Courier New"/>
            <w:color w:val="000000"/>
            <w:lang w:val="en-US"/>
          </w:rPr>
          <w:delText xml:space="preserve">    final pbkdf2Nonce = CryptoUtils.generateRandomBytes(32);</w:delText>
        </w:r>
      </w:del>
    </w:p>
    <w:p w:rsidR="007A13E1" w:rsidRPr="00097C1B" w:rsidDel="00603107" w:rsidRDefault="007A13E1" w:rsidP="00603107">
      <w:pPr>
        <w:jc w:val="both"/>
        <w:rPr>
          <w:del w:id="2972" w:author="Sasha Azazlov" w:date="2026-05-27T11:01:00Z" w16du:dateUtc="2026-05-27T08:01:00Z"/>
          <w:rFonts w:ascii="Courier New" w:hAnsi="Courier New" w:cs="Courier New"/>
          <w:color w:val="000000"/>
          <w:lang w:val="en-US"/>
        </w:rPr>
        <w:pPrChange w:id="2973" w:author="Sasha Azazlov" w:date="2026-05-27T11:01:00Z" w16du:dateUtc="2026-05-27T08:01:00Z">
          <w:pPr>
            <w:ind w:left="2160"/>
          </w:pPr>
        </w:pPrChange>
      </w:pPr>
      <w:del w:id="2974" w:author="Sasha Azazlov" w:date="2026-05-27T11:01:00Z" w16du:dateUtc="2026-05-27T08:01:00Z">
        <w:r w:rsidRPr="00097C1B" w:rsidDel="00603107">
          <w:rPr>
            <w:rFonts w:ascii="Courier New" w:hAnsi="Courier New" w:cs="Courier New"/>
            <w:color w:val="000000"/>
            <w:lang w:val="en-US"/>
          </w:rPr>
          <w:delText xml:space="preserve">    final chachaNonce = CryptoUtils.generateRandomBytes(12);</w:delText>
        </w:r>
      </w:del>
    </w:p>
    <w:p w:rsidR="007A13E1" w:rsidRPr="00097C1B" w:rsidDel="00603107" w:rsidRDefault="007A13E1" w:rsidP="00603107">
      <w:pPr>
        <w:jc w:val="both"/>
        <w:rPr>
          <w:del w:id="2975" w:author="Sasha Azazlov" w:date="2026-05-27T11:01:00Z" w16du:dateUtc="2026-05-27T08:01:00Z"/>
          <w:rFonts w:ascii="Courier New" w:hAnsi="Courier New" w:cs="Courier New"/>
          <w:color w:val="000000"/>
          <w:lang w:val="en-US"/>
        </w:rPr>
        <w:pPrChange w:id="2976" w:author="Sasha Azazlov" w:date="2026-05-27T11:01:00Z" w16du:dateUtc="2026-05-27T08:01:00Z">
          <w:pPr>
            <w:ind w:left="2160"/>
          </w:pPr>
        </w:pPrChange>
      </w:pPr>
      <w:del w:id="2977"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2978" w:author="Sasha Azazlov" w:date="2026-05-27T11:01:00Z" w16du:dateUtc="2026-05-27T08:01:00Z"/>
          <w:rFonts w:ascii="Courier New" w:hAnsi="Courier New" w:cs="Courier New"/>
          <w:color w:val="000000"/>
          <w:lang w:val="en-US"/>
        </w:rPr>
        <w:pPrChange w:id="2979" w:author="Sasha Azazlov" w:date="2026-05-27T11:01:00Z" w16du:dateUtc="2026-05-27T08:01:00Z">
          <w:pPr>
            <w:ind w:left="2160"/>
          </w:pPr>
        </w:pPrChange>
      </w:pPr>
      <w:del w:id="2980" w:author="Sasha Azazlov" w:date="2026-05-27T11:01:00Z" w16du:dateUtc="2026-05-27T08:01:00Z">
        <w:r w:rsidRPr="00097C1B" w:rsidDel="00603107">
          <w:rPr>
            <w:rFonts w:ascii="Courier New" w:hAnsi="Courier New" w:cs="Courier New"/>
            <w:color w:val="000000"/>
            <w:lang w:val="en-US"/>
          </w:rPr>
          <w:delText xml:space="preserve">    // 2. </w:delText>
        </w:r>
        <w:r w:rsidRPr="00097C1B" w:rsidDel="00603107">
          <w:rPr>
            <w:rFonts w:ascii="Courier New" w:hAnsi="Courier New" w:cs="Courier New"/>
            <w:color w:val="000000"/>
          </w:rPr>
          <w:delText>Деривация</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ключа</w:delText>
        </w:r>
      </w:del>
    </w:p>
    <w:p w:rsidR="007A13E1" w:rsidRPr="00097C1B" w:rsidDel="00603107" w:rsidRDefault="007A13E1" w:rsidP="00603107">
      <w:pPr>
        <w:jc w:val="both"/>
        <w:rPr>
          <w:del w:id="2981" w:author="Sasha Azazlov" w:date="2026-05-27T11:01:00Z" w16du:dateUtc="2026-05-27T08:01:00Z"/>
          <w:rFonts w:ascii="Courier New" w:hAnsi="Courier New" w:cs="Courier New"/>
          <w:color w:val="000000"/>
          <w:lang w:val="en-US"/>
        </w:rPr>
        <w:pPrChange w:id="2982" w:author="Sasha Azazlov" w:date="2026-05-27T11:01:00Z" w16du:dateUtc="2026-05-27T08:01:00Z">
          <w:pPr>
            <w:ind w:left="2160"/>
          </w:pPr>
        </w:pPrChange>
      </w:pPr>
      <w:del w:id="2983" w:author="Sasha Azazlov" w:date="2026-05-27T11:01:00Z" w16du:dateUtc="2026-05-27T08:01:00Z">
        <w:r w:rsidRPr="00097C1B" w:rsidDel="00603107">
          <w:rPr>
            <w:rFonts w:ascii="Courier New" w:hAnsi="Courier New" w:cs="Courier New"/>
            <w:color w:val="000000"/>
            <w:lang w:val="en-US"/>
          </w:rPr>
          <w:delText xml:space="preserve">    final key = await CryptoUtils.deriveKey(masterPassword, pbkdf2Nonce);</w:delText>
        </w:r>
      </w:del>
    </w:p>
    <w:p w:rsidR="007A13E1" w:rsidRPr="00097C1B" w:rsidDel="00603107" w:rsidRDefault="007A13E1" w:rsidP="00603107">
      <w:pPr>
        <w:jc w:val="both"/>
        <w:rPr>
          <w:del w:id="2984" w:author="Sasha Azazlov" w:date="2026-05-27T11:01:00Z" w16du:dateUtc="2026-05-27T08:01:00Z"/>
          <w:rFonts w:ascii="Courier New" w:hAnsi="Courier New" w:cs="Courier New"/>
          <w:color w:val="000000"/>
          <w:lang w:val="en-US"/>
        </w:rPr>
        <w:pPrChange w:id="2985" w:author="Sasha Azazlov" w:date="2026-05-27T11:01:00Z" w16du:dateUtc="2026-05-27T08:01:00Z">
          <w:pPr>
            <w:ind w:left="2160"/>
          </w:pPr>
        </w:pPrChange>
      </w:pPr>
      <w:del w:id="2986"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2987" w:author="Sasha Azazlov" w:date="2026-05-27T11:01:00Z" w16du:dateUtc="2026-05-27T08:01:00Z"/>
          <w:rFonts w:ascii="Courier New" w:hAnsi="Courier New" w:cs="Courier New"/>
          <w:color w:val="000000"/>
          <w:lang w:val="en-US"/>
        </w:rPr>
        <w:pPrChange w:id="2988" w:author="Sasha Azazlov" w:date="2026-05-27T11:01:00Z" w16du:dateUtc="2026-05-27T08:01:00Z">
          <w:pPr>
            <w:ind w:left="2160"/>
          </w:pPr>
        </w:pPrChange>
      </w:pPr>
      <w:del w:id="2989" w:author="Sasha Azazlov" w:date="2026-05-27T11:01:00Z" w16du:dateUtc="2026-05-27T08:01:00Z">
        <w:r w:rsidRPr="00097C1B" w:rsidDel="00603107">
          <w:rPr>
            <w:rFonts w:ascii="Courier New" w:hAnsi="Courier New" w:cs="Courier New"/>
            <w:color w:val="000000"/>
            <w:lang w:val="en-US"/>
          </w:rPr>
          <w:delText xml:space="preserve">    // 3. </w:delText>
        </w:r>
        <w:r w:rsidRPr="00097C1B" w:rsidDel="00603107">
          <w:rPr>
            <w:rFonts w:ascii="Courier New" w:hAnsi="Courier New" w:cs="Courier New"/>
            <w:color w:val="000000"/>
          </w:rPr>
          <w:delText>Шифрование</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данных</w:delText>
        </w:r>
      </w:del>
    </w:p>
    <w:p w:rsidR="007A13E1" w:rsidRPr="00097C1B" w:rsidDel="00603107" w:rsidRDefault="007A13E1" w:rsidP="00603107">
      <w:pPr>
        <w:jc w:val="both"/>
        <w:rPr>
          <w:del w:id="2990" w:author="Sasha Azazlov" w:date="2026-05-27T11:01:00Z" w16du:dateUtc="2026-05-27T08:01:00Z"/>
          <w:rFonts w:ascii="Courier New" w:hAnsi="Courier New" w:cs="Courier New"/>
          <w:color w:val="000000"/>
          <w:lang w:val="en-US"/>
        </w:rPr>
        <w:pPrChange w:id="2991" w:author="Sasha Azazlov" w:date="2026-05-27T11:01:00Z" w16du:dateUtc="2026-05-27T08:01:00Z">
          <w:pPr>
            <w:ind w:left="2160"/>
          </w:pPr>
        </w:pPrChange>
      </w:pPr>
      <w:del w:id="2992" w:author="Sasha Azazlov" w:date="2026-05-27T11:01:00Z" w16du:dateUtc="2026-05-27T08:01:00Z">
        <w:r w:rsidRPr="00097C1B" w:rsidDel="00603107">
          <w:rPr>
            <w:rFonts w:ascii="Courier New" w:hAnsi="Courier New" w:cs="Courier New"/>
            <w:color w:val="000000"/>
            <w:lang w:val="en-US"/>
          </w:rPr>
          <w:delText xml:space="preserve">    final encrypted = await CryptoUtils.encrypt(jsonData, key, chachaNonce);</w:delText>
        </w:r>
      </w:del>
    </w:p>
    <w:p w:rsidR="007A13E1" w:rsidRPr="00097C1B" w:rsidDel="00603107" w:rsidRDefault="007A13E1" w:rsidP="00603107">
      <w:pPr>
        <w:jc w:val="both"/>
        <w:rPr>
          <w:del w:id="2993" w:author="Sasha Azazlov" w:date="2026-05-27T11:01:00Z" w16du:dateUtc="2026-05-27T08:01:00Z"/>
          <w:rFonts w:ascii="Courier New" w:hAnsi="Courier New" w:cs="Courier New"/>
          <w:color w:val="000000"/>
          <w:lang w:val="en-US"/>
        </w:rPr>
        <w:pPrChange w:id="2994" w:author="Sasha Azazlov" w:date="2026-05-27T11:01:00Z" w16du:dateUtc="2026-05-27T08:01:00Z">
          <w:pPr>
            <w:ind w:left="2160"/>
          </w:pPr>
        </w:pPrChange>
      </w:pPr>
      <w:del w:id="2995"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4F19E2" w:rsidDel="00603107" w:rsidRDefault="007A13E1" w:rsidP="00603107">
      <w:pPr>
        <w:jc w:val="both"/>
        <w:rPr>
          <w:del w:id="2996" w:author="Sasha Azazlov" w:date="2026-05-27T11:01:00Z" w16du:dateUtc="2026-05-27T08:01:00Z"/>
          <w:rFonts w:ascii="Courier New" w:hAnsi="Courier New" w:cs="Courier New"/>
          <w:color w:val="000000"/>
        </w:rPr>
        <w:pPrChange w:id="2997" w:author="Sasha Azazlov" w:date="2026-05-27T11:01:00Z" w16du:dateUtc="2026-05-27T08:01:00Z">
          <w:pPr>
            <w:ind w:left="2160"/>
          </w:pPr>
        </w:pPrChange>
      </w:pPr>
      <w:del w:id="2998" w:author="Sasha Azazlov" w:date="2026-05-27T11:01:00Z" w16du:dateUtc="2026-05-27T08:01:00Z">
        <w:r w:rsidRPr="00097C1B" w:rsidDel="00603107">
          <w:rPr>
            <w:rFonts w:ascii="Courier New" w:hAnsi="Courier New" w:cs="Courier New"/>
            <w:color w:val="000000"/>
            <w:lang w:val="en-US"/>
          </w:rPr>
          <w:delText xml:space="preserve">    </w:delText>
        </w:r>
        <w:r w:rsidRPr="004F19E2" w:rsidDel="00603107">
          <w:rPr>
            <w:rFonts w:ascii="Courier New" w:hAnsi="Courier New" w:cs="Courier New"/>
            <w:color w:val="000000"/>
          </w:rPr>
          <w:delText xml:space="preserve">// 4. </w:delText>
        </w:r>
        <w:r w:rsidRPr="00097C1B" w:rsidDel="00603107">
          <w:rPr>
            <w:rFonts w:ascii="Courier New" w:hAnsi="Courier New" w:cs="Courier New"/>
            <w:color w:val="000000"/>
          </w:rPr>
          <w:delText>Формирование</w:delText>
        </w:r>
        <w:r w:rsidRPr="004F19E2" w:rsidDel="00603107">
          <w:rPr>
            <w:rFonts w:ascii="Courier New" w:hAnsi="Courier New" w:cs="Courier New"/>
            <w:color w:val="000000"/>
          </w:rPr>
          <w:delText xml:space="preserve"> </w:delText>
        </w:r>
        <w:r w:rsidRPr="00097C1B" w:rsidDel="00603107">
          <w:rPr>
            <w:rFonts w:ascii="Courier New" w:hAnsi="Courier New" w:cs="Courier New"/>
            <w:color w:val="000000"/>
          </w:rPr>
          <w:delText>метаданных</w:delText>
        </w:r>
      </w:del>
    </w:p>
    <w:p w:rsidR="007A13E1" w:rsidRPr="004F19E2" w:rsidDel="00603107" w:rsidRDefault="007A13E1" w:rsidP="00603107">
      <w:pPr>
        <w:jc w:val="both"/>
        <w:rPr>
          <w:del w:id="2999" w:author="Sasha Azazlov" w:date="2026-05-27T11:01:00Z" w16du:dateUtc="2026-05-27T08:01:00Z"/>
          <w:rFonts w:ascii="Courier New" w:hAnsi="Courier New" w:cs="Courier New"/>
          <w:color w:val="000000"/>
        </w:rPr>
        <w:pPrChange w:id="3000" w:author="Sasha Azazlov" w:date="2026-05-27T11:01:00Z" w16du:dateUtc="2026-05-27T08:01:00Z">
          <w:pPr>
            <w:ind w:left="2160"/>
          </w:pPr>
        </w:pPrChange>
      </w:pPr>
      <w:del w:id="3001" w:author="Sasha Azazlov" w:date="2026-05-27T11:01:00Z" w16du:dateUtc="2026-05-27T08:01:00Z">
        <w:r w:rsidRPr="004F19E2" w:rsidDel="00603107">
          <w:rPr>
            <w:rFonts w:ascii="Courier New" w:hAnsi="Courier New" w:cs="Courier New"/>
            <w:color w:val="000000"/>
          </w:rPr>
          <w:delText xml:space="preserve">    </w:delText>
        </w:r>
        <w:r w:rsidRPr="00097C1B" w:rsidDel="00603107">
          <w:rPr>
            <w:rFonts w:ascii="Courier New" w:hAnsi="Courier New" w:cs="Courier New"/>
            <w:color w:val="000000"/>
            <w:lang w:val="en-US"/>
          </w:rPr>
          <w:delText>final</w:delText>
        </w:r>
        <w:r w:rsidRPr="004F19E2" w:rsidDel="00603107">
          <w:rPr>
            <w:rFonts w:ascii="Courier New" w:hAnsi="Courier New" w:cs="Courier New"/>
            <w:color w:val="000000"/>
          </w:rPr>
          <w:delText xml:space="preserve"> </w:delText>
        </w:r>
        <w:r w:rsidRPr="00097C1B" w:rsidDel="00603107">
          <w:rPr>
            <w:rFonts w:ascii="Courier New" w:hAnsi="Courier New" w:cs="Courier New"/>
            <w:color w:val="000000"/>
            <w:lang w:val="en-US"/>
          </w:rPr>
          <w:delText>metadata</w:delText>
        </w:r>
        <w:r w:rsidRPr="004F19E2" w:rsidDel="00603107">
          <w:rPr>
            <w:rFonts w:ascii="Courier New" w:hAnsi="Courier New" w:cs="Courier New"/>
            <w:color w:val="000000"/>
          </w:rPr>
          <w:delText xml:space="preserve"> = </w:delText>
        </w:r>
        <w:r w:rsidRPr="00097C1B" w:rsidDel="00603107">
          <w:rPr>
            <w:rFonts w:ascii="Courier New" w:hAnsi="Courier New" w:cs="Courier New"/>
            <w:color w:val="000000"/>
            <w:lang w:val="en-US"/>
          </w:rPr>
          <w:delText>jsonEncode</w:delText>
        </w:r>
        <w:r w:rsidRPr="004F19E2" w:rsidDel="00603107">
          <w:rPr>
            <w:rFonts w:ascii="Courier New" w:hAnsi="Courier New" w:cs="Courier New"/>
            <w:color w:val="000000"/>
          </w:rPr>
          <w:delText>({</w:delText>
        </w:r>
      </w:del>
    </w:p>
    <w:p w:rsidR="007A13E1" w:rsidRPr="00097C1B" w:rsidDel="00603107" w:rsidRDefault="007A13E1" w:rsidP="00603107">
      <w:pPr>
        <w:jc w:val="both"/>
        <w:rPr>
          <w:del w:id="3002" w:author="Sasha Azazlov" w:date="2026-05-27T11:01:00Z" w16du:dateUtc="2026-05-27T08:01:00Z"/>
          <w:rFonts w:ascii="Courier New" w:hAnsi="Courier New" w:cs="Courier New"/>
          <w:color w:val="000000"/>
          <w:lang w:val="en-US"/>
        </w:rPr>
        <w:pPrChange w:id="3003" w:author="Sasha Azazlov" w:date="2026-05-27T11:01:00Z" w16du:dateUtc="2026-05-27T08:01:00Z">
          <w:pPr>
            <w:ind w:left="2160"/>
          </w:pPr>
        </w:pPrChange>
      </w:pPr>
      <w:del w:id="3004" w:author="Sasha Azazlov" w:date="2026-05-27T11:01:00Z" w16du:dateUtc="2026-05-27T08:01:00Z">
        <w:r w:rsidRPr="004F19E2" w:rsidDel="00603107">
          <w:rPr>
            <w:rFonts w:ascii="Courier New" w:hAnsi="Courier New" w:cs="Courier New"/>
            <w:color w:val="000000"/>
          </w:rPr>
          <w:delText xml:space="preserve">      </w:delText>
        </w:r>
        <w:r w:rsidRPr="00097C1B" w:rsidDel="00603107">
          <w:rPr>
            <w:rFonts w:ascii="Courier New" w:hAnsi="Courier New" w:cs="Courier New"/>
            <w:color w:val="000000"/>
            <w:lang w:val="en-US"/>
          </w:rPr>
          <w:delText>'version': _version,</w:delText>
        </w:r>
      </w:del>
    </w:p>
    <w:p w:rsidR="007A13E1" w:rsidRPr="00097C1B" w:rsidDel="00603107" w:rsidRDefault="007A13E1" w:rsidP="00603107">
      <w:pPr>
        <w:jc w:val="both"/>
        <w:rPr>
          <w:del w:id="3005" w:author="Sasha Azazlov" w:date="2026-05-27T11:01:00Z" w16du:dateUtc="2026-05-27T08:01:00Z"/>
          <w:rFonts w:ascii="Courier New" w:hAnsi="Courier New" w:cs="Courier New"/>
          <w:color w:val="000000"/>
          <w:lang w:val="en-US"/>
        </w:rPr>
        <w:pPrChange w:id="3006" w:author="Sasha Azazlov" w:date="2026-05-27T11:01:00Z" w16du:dateUtc="2026-05-27T08:01:00Z">
          <w:pPr>
            <w:ind w:left="2160"/>
          </w:pPr>
        </w:pPrChange>
      </w:pPr>
      <w:del w:id="3007" w:author="Sasha Azazlov" w:date="2026-05-27T11:01:00Z" w16du:dateUtc="2026-05-27T08:01:00Z">
        <w:r w:rsidRPr="00097C1B" w:rsidDel="00603107">
          <w:rPr>
            <w:rFonts w:ascii="Courier New" w:hAnsi="Courier New" w:cs="Courier New"/>
            <w:color w:val="000000"/>
            <w:lang w:val="en-US"/>
          </w:rPr>
          <w:delText xml:space="preserve">      'algorithm': 'ChaCha20-Poly1305',</w:delText>
        </w:r>
      </w:del>
    </w:p>
    <w:p w:rsidR="007A13E1" w:rsidRPr="00097C1B" w:rsidDel="00603107" w:rsidRDefault="007A13E1" w:rsidP="00603107">
      <w:pPr>
        <w:jc w:val="both"/>
        <w:rPr>
          <w:del w:id="3008" w:author="Sasha Azazlov" w:date="2026-05-27T11:01:00Z" w16du:dateUtc="2026-05-27T08:01:00Z"/>
          <w:rFonts w:ascii="Courier New" w:hAnsi="Courier New" w:cs="Courier New"/>
          <w:color w:val="000000"/>
          <w:lang w:val="en-US"/>
        </w:rPr>
        <w:pPrChange w:id="3009" w:author="Sasha Azazlov" w:date="2026-05-27T11:01:00Z" w16du:dateUtc="2026-05-27T08:01:00Z">
          <w:pPr>
            <w:ind w:left="2160"/>
          </w:pPr>
        </w:pPrChange>
      </w:pPr>
      <w:del w:id="3010" w:author="Sasha Azazlov" w:date="2026-05-27T11:01:00Z" w16du:dateUtc="2026-05-27T08:01:00Z">
        <w:r w:rsidRPr="00097C1B" w:rsidDel="00603107">
          <w:rPr>
            <w:rFonts w:ascii="Courier New" w:hAnsi="Courier New" w:cs="Courier New"/>
            <w:color w:val="000000"/>
            <w:lang w:val="en-US"/>
          </w:rPr>
          <w:delText xml:space="preserve">      'pbkdf2_iterations': 10000,</w:delText>
        </w:r>
      </w:del>
    </w:p>
    <w:p w:rsidR="007A13E1" w:rsidRPr="00097C1B" w:rsidDel="00603107" w:rsidRDefault="007A13E1" w:rsidP="00603107">
      <w:pPr>
        <w:jc w:val="both"/>
        <w:rPr>
          <w:del w:id="3011" w:author="Sasha Azazlov" w:date="2026-05-27T11:01:00Z" w16du:dateUtc="2026-05-27T08:01:00Z"/>
          <w:rFonts w:ascii="Courier New" w:hAnsi="Courier New" w:cs="Courier New"/>
          <w:color w:val="000000"/>
          <w:lang w:val="en-US"/>
        </w:rPr>
        <w:pPrChange w:id="3012" w:author="Sasha Azazlov" w:date="2026-05-27T11:01:00Z" w16du:dateUtc="2026-05-27T08:01:00Z">
          <w:pPr>
            <w:ind w:left="2160"/>
          </w:pPr>
        </w:pPrChange>
      </w:pPr>
      <w:del w:id="3013" w:author="Sasha Azazlov" w:date="2026-05-27T11:01:00Z" w16du:dateUtc="2026-05-27T08:01:00Z">
        <w:r w:rsidRPr="00097C1B" w:rsidDel="00603107">
          <w:rPr>
            <w:rFonts w:ascii="Courier New" w:hAnsi="Courier New" w:cs="Courier New"/>
            <w:color w:val="000000"/>
            <w:lang w:val="en-US"/>
          </w:rPr>
          <w:delText xml:space="preserve">      'created_at': DateTime.now().millisecondsSinceEpoch,</w:delText>
        </w:r>
      </w:del>
    </w:p>
    <w:p w:rsidR="007A13E1" w:rsidRPr="00097C1B" w:rsidDel="00603107" w:rsidRDefault="007A13E1" w:rsidP="00603107">
      <w:pPr>
        <w:jc w:val="both"/>
        <w:rPr>
          <w:del w:id="3014" w:author="Sasha Azazlov" w:date="2026-05-27T11:01:00Z" w16du:dateUtc="2026-05-27T08:01:00Z"/>
          <w:rFonts w:ascii="Courier New" w:hAnsi="Courier New" w:cs="Courier New"/>
          <w:color w:val="000000"/>
          <w:lang w:val="en-US"/>
        </w:rPr>
        <w:pPrChange w:id="3015" w:author="Sasha Azazlov" w:date="2026-05-27T11:01:00Z" w16du:dateUtc="2026-05-27T08:01:00Z">
          <w:pPr>
            <w:ind w:left="2160"/>
          </w:pPr>
        </w:pPrChange>
      </w:pPr>
      <w:del w:id="3016"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017" w:author="Sasha Azazlov" w:date="2026-05-27T11:01:00Z" w16du:dateUtc="2026-05-27T08:01:00Z"/>
          <w:rFonts w:ascii="Courier New" w:hAnsi="Courier New" w:cs="Courier New"/>
          <w:color w:val="000000"/>
          <w:lang w:val="en-US"/>
        </w:rPr>
        <w:pPrChange w:id="3018" w:author="Sasha Azazlov" w:date="2026-05-27T11:01:00Z" w16du:dateUtc="2026-05-27T08:01:00Z">
          <w:pPr>
            <w:ind w:left="2160"/>
          </w:pPr>
        </w:pPrChange>
      </w:pPr>
      <w:del w:id="3019" w:author="Sasha Azazlov" w:date="2026-05-27T11:01:00Z" w16du:dateUtc="2026-05-27T08:01:00Z">
        <w:r w:rsidRPr="00097C1B" w:rsidDel="00603107">
          <w:rPr>
            <w:rFonts w:ascii="Courier New" w:hAnsi="Courier New" w:cs="Courier New"/>
            <w:color w:val="000000"/>
            <w:lang w:val="en-US"/>
          </w:rPr>
          <w:delText xml:space="preserve">    final metadataBytes = utf8.encode(metadata);</w:delText>
        </w:r>
      </w:del>
    </w:p>
    <w:p w:rsidR="007A13E1" w:rsidRPr="00097C1B" w:rsidDel="00603107" w:rsidRDefault="007A13E1" w:rsidP="00603107">
      <w:pPr>
        <w:jc w:val="both"/>
        <w:rPr>
          <w:del w:id="3020" w:author="Sasha Azazlov" w:date="2026-05-27T11:01:00Z" w16du:dateUtc="2026-05-27T08:01:00Z"/>
          <w:rFonts w:ascii="Courier New" w:hAnsi="Courier New" w:cs="Courier New"/>
          <w:color w:val="000000"/>
          <w:lang w:val="en-US"/>
        </w:rPr>
        <w:pPrChange w:id="3021" w:author="Sasha Azazlov" w:date="2026-05-27T11:01:00Z" w16du:dateUtc="2026-05-27T08:01:00Z">
          <w:pPr>
            <w:ind w:left="2160"/>
          </w:pPr>
        </w:pPrChange>
      </w:pPr>
      <w:del w:id="3022"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023" w:author="Sasha Azazlov" w:date="2026-05-27T11:01:00Z" w16du:dateUtc="2026-05-27T08:01:00Z"/>
          <w:rFonts w:ascii="Courier New" w:hAnsi="Courier New" w:cs="Courier New"/>
          <w:color w:val="000000"/>
          <w:lang w:val="en-US"/>
        </w:rPr>
        <w:pPrChange w:id="3024" w:author="Sasha Azazlov" w:date="2026-05-27T11:01:00Z" w16du:dateUtc="2026-05-27T08:01:00Z">
          <w:pPr>
            <w:ind w:left="2160"/>
          </w:pPr>
        </w:pPrChange>
      </w:pPr>
      <w:del w:id="3025" w:author="Sasha Azazlov" w:date="2026-05-27T11:01:00Z" w16du:dateUtc="2026-05-27T08:01:00Z">
        <w:r w:rsidRPr="00097C1B" w:rsidDel="00603107">
          <w:rPr>
            <w:rFonts w:ascii="Courier New" w:hAnsi="Courier New" w:cs="Courier New"/>
            <w:color w:val="000000"/>
            <w:lang w:val="en-US"/>
          </w:rPr>
          <w:delText xml:space="preserve">    // 5. </w:delText>
        </w:r>
        <w:r w:rsidRPr="00097C1B" w:rsidDel="00603107">
          <w:rPr>
            <w:rFonts w:ascii="Courier New" w:hAnsi="Courier New" w:cs="Courier New"/>
            <w:color w:val="000000"/>
          </w:rPr>
          <w:delText>Сборка</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файла</w:delText>
        </w:r>
      </w:del>
    </w:p>
    <w:p w:rsidR="007A13E1" w:rsidRPr="00097C1B" w:rsidDel="00603107" w:rsidRDefault="007A13E1" w:rsidP="00603107">
      <w:pPr>
        <w:jc w:val="both"/>
        <w:rPr>
          <w:del w:id="3026" w:author="Sasha Azazlov" w:date="2026-05-27T11:01:00Z" w16du:dateUtc="2026-05-27T08:01:00Z"/>
          <w:rFonts w:ascii="Courier New" w:hAnsi="Courier New" w:cs="Courier New"/>
          <w:color w:val="000000"/>
          <w:lang w:val="en-US"/>
        </w:rPr>
        <w:pPrChange w:id="3027" w:author="Sasha Azazlov" w:date="2026-05-27T11:01:00Z" w16du:dateUtc="2026-05-27T08:01:00Z">
          <w:pPr>
            <w:ind w:left="2160"/>
          </w:pPr>
        </w:pPrChange>
      </w:pPr>
      <w:del w:id="3028" w:author="Sasha Azazlov" w:date="2026-05-27T11:01:00Z" w16du:dateUtc="2026-05-27T08:01:00Z">
        <w:r w:rsidRPr="00097C1B" w:rsidDel="00603107">
          <w:rPr>
            <w:rFonts w:ascii="Courier New" w:hAnsi="Courier New" w:cs="Courier New"/>
            <w:color w:val="000000"/>
            <w:lang w:val="en-US"/>
          </w:rPr>
          <w:delText xml:space="preserve">    final builder = BytesBuilder();</w:delText>
        </w:r>
      </w:del>
    </w:p>
    <w:p w:rsidR="007A13E1" w:rsidRPr="00097C1B" w:rsidDel="00603107" w:rsidRDefault="007A13E1" w:rsidP="00603107">
      <w:pPr>
        <w:jc w:val="both"/>
        <w:rPr>
          <w:del w:id="3029" w:author="Sasha Azazlov" w:date="2026-05-27T11:01:00Z" w16du:dateUtc="2026-05-27T08:01:00Z"/>
          <w:rFonts w:ascii="Courier New" w:hAnsi="Courier New" w:cs="Courier New"/>
          <w:color w:val="000000"/>
          <w:lang w:val="en-US"/>
        </w:rPr>
        <w:pPrChange w:id="3030" w:author="Sasha Azazlov" w:date="2026-05-27T11:01:00Z" w16du:dateUtc="2026-05-27T08:01:00Z">
          <w:pPr>
            <w:ind w:left="2160"/>
          </w:pPr>
        </w:pPrChange>
      </w:pPr>
      <w:del w:id="3031" w:author="Sasha Azazlov" w:date="2026-05-27T11:01:00Z" w16du:dateUtc="2026-05-27T08:01:00Z">
        <w:r w:rsidRPr="00097C1B" w:rsidDel="00603107">
          <w:rPr>
            <w:rFonts w:ascii="Courier New" w:hAnsi="Courier New" w:cs="Courier New"/>
            <w:color w:val="000000"/>
            <w:lang w:val="en-US"/>
          </w:rPr>
          <w:delText xml:space="preserve">    builder.add(utf8.encode(_header));           // 10 bytes</w:delText>
        </w:r>
      </w:del>
    </w:p>
    <w:p w:rsidR="007A13E1" w:rsidRPr="00097C1B" w:rsidDel="00603107" w:rsidRDefault="007A13E1" w:rsidP="00603107">
      <w:pPr>
        <w:jc w:val="both"/>
        <w:rPr>
          <w:del w:id="3032" w:author="Sasha Azazlov" w:date="2026-05-27T11:01:00Z" w16du:dateUtc="2026-05-27T08:01:00Z"/>
          <w:rFonts w:ascii="Courier New" w:hAnsi="Courier New" w:cs="Courier New"/>
          <w:color w:val="000000"/>
          <w:lang w:val="en-US"/>
        </w:rPr>
        <w:pPrChange w:id="3033" w:author="Sasha Azazlov" w:date="2026-05-27T11:01:00Z" w16du:dateUtc="2026-05-27T08:01:00Z">
          <w:pPr>
            <w:ind w:left="2160"/>
          </w:pPr>
        </w:pPrChange>
      </w:pPr>
      <w:del w:id="3034" w:author="Sasha Azazlov" w:date="2026-05-27T11:01:00Z" w16du:dateUtc="2026-05-27T08:01:00Z">
        <w:r w:rsidRPr="00097C1B" w:rsidDel="00603107">
          <w:rPr>
            <w:rFonts w:ascii="Courier New" w:hAnsi="Courier New" w:cs="Courier New"/>
            <w:color w:val="000000"/>
            <w:lang w:val="en-US"/>
          </w:rPr>
          <w:delText xml:space="preserve">    builder.add([_version]);                      // 1 byte</w:delText>
        </w:r>
      </w:del>
    </w:p>
    <w:p w:rsidR="007A13E1" w:rsidRPr="00097C1B" w:rsidDel="00603107" w:rsidRDefault="007A13E1" w:rsidP="00603107">
      <w:pPr>
        <w:jc w:val="both"/>
        <w:rPr>
          <w:del w:id="3035" w:author="Sasha Azazlov" w:date="2026-05-27T11:01:00Z" w16du:dateUtc="2026-05-27T08:01:00Z"/>
          <w:rFonts w:ascii="Courier New" w:hAnsi="Courier New" w:cs="Courier New"/>
          <w:color w:val="000000"/>
          <w:lang w:val="en-US"/>
        </w:rPr>
        <w:pPrChange w:id="3036" w:author="Sasha Azazlov" w:date="2026-05-27T11:01:00Z" w16du:dateUtc="2026-05-27T08:01:00Z">
          <w:pPr>
            <w:ind w:left="2160"/>
          </w:pPr>
        </w:pPrChange>
      </w:pPr>
      <w:del w:id="3037" w:author="Sasha Azazlov" w:date="2026-05-27T11:01:00Z" w16du:dateUtc="2026-05-27T08:01:00Z">
        <w:r w:rsidRPr="00097C1B" w:rsidDel="00603107">
          <w:rPr>
            <w:rFonts w:ascii="Courier New" w:hAnsi="Courier New" w:cs="Courier New"/>
            <w:color w:val="000000"/>
            <w:lang w:val="en-US"/>
          </w:rPr>
          <w:delText xml:space="preserve">    builder.add([0]);                             // 1 byte (flags)</w:delText>
        </w:r>
      </w:del>
    </w:p>
    <w:p w:rsidR="007A13E1" w:rsidRPr="00097C1B" w:rsidDel="00603107" w:rsidRDefault="007A13E1" w:rsidP="00603107">
      <w:pPr>
        <w:jc w:val="both"/>
        <w:rPr>
          <w:del w:id="3038" w:author="Sasha Azazlov" w:date="2026-05-27T11:01:00Z" w16du:dateUtc="2026-05-27T08:01:00Z"/>
          <w:rFonts w:ascii="Courier New" w:hAnsi="Courier New" w:cs="Courier New"/>
          <w:color w:val="000000"/>
          <w:lang w:val="en-US"/>
        </w:rPr>
        <w:pPrChange w:id="3039" w:author="Sasha Azazlov" w:date="2026-05-27T11:01:00Z" w16du:dateUtc="2026-05-27T08:01:00Z">
          <w:pPr>
            <w:ind w:left="2160"/>
          </w:pPr>
        </w:pPrChange>
      </w:pPr>
      <w:del w:id="3040" w:author="Sasha Azazlov" w:date="2026-05-27T11:01:00Z" w16du:dateUtc="2026-05-27T08:01:00Z">
        <w:r w:rsidRPr="00097C1B" w:rsidDel="00603107">
          <w:rPr>
            <w:rFonts w:ascii="Courier New" w:hAnsi="Courier New" w:cs="Courier New"/>
            <w:color w:val="000000"/>
            <w:lang w:val="en-US"/>
          </w:rPr>
          <w:delText xml:space="preserve">    builder.add(_intToBytes(metadataBytes.length, 2)); // 2 bytes</w:delText>
        </w:r>
      </w:del>
    </w:p>
    <w:p w:rsidR="007A13E1" w:rsidRPr="00097C1B" w:rsidDel="00603107" w:rsidRDefault="007A13E1" w:rsidP="00603107">
      <w:pPr>
        <w:jc w:val="both"/>
        <w:rPr>
          <w:del w:id="3041" w:author="Sasha Azazlov" w:date="2026-05-27T11:01:00Z" w16du:dateUtc="2026-05-27T08:01:00Z"/>
          <w:rFonts w:ascii="Courier New" w:hAnsi="Courier New" w:cs="Courier New"/>
          <w:color w:val="000000"/>
          <w:lang w:val="en-US"/>
        </w:rPr>
        <w:pPrChange w:id="3042" w:author="Sasha Azazlov" w:date="2026-05-27T11:01:00Z" w16du:dateUtc="2026-05-27T08:01:00Z">
          <w:pPr>
            <w:ind w:left="2160"/>
          </w:pPr>
        </w:pPrChange>
      </w:pPr>
      <w:del w:id="3043" w:author="Sasha Azazlov" w:date="2026-05-27T11:01:00Z" w16du:dateUtc="2026-05-27T08:01:00Z">
        <w:r w:rsidRPr="00097C1B" w:rsidDel="00603107">
          <w:rPr>
            <w:rFonts w:ascii="Courier New" w:hAnsi="Courier New" w:cs="Courier New"/>
            <w:color w:val="000000"/>
            <w:lang w:val="en-US"/>
          </w:rPr>
          <w:delText xml:space="preserve">    builder.add(metadataBytes);                   // metadata</w:delText>
        </w:r>
      </w:del>
    </w:p>
    <w:p w:rsidR="007A13E1" w:rsidRPr="00097C1B" w:rsidDel="00603107" w:rsidRDefault="007A13E1" w:rsidP="00603107">
      <w:pPr>
        <w:jc w:val="both"/>
        <w:rPr>
          <w:del w:id="3044" w:author="Sasha Azazlov" w:date="2026-05-27T11:01:00Z" w16du:dateUtc="2026-05-27T08:01:00Z"/>
          <w:rFonts w:ascii="Courier New" w:hAnsi="Courier New" w:cs="Courier New"/>
          <w:color w:val="000000"/>
          <w:lang w:val="en-US"/>
        </w:rPr>
        <w:pPrChange w:id="3045" w:author="Sasha Azazlov" w:date="2026-05-27T11:01:00Z" w16du:dateUtc="2026-05-27T08:01:00Z">
          <w:pPr>
            <w:ind w:left="2160"/>
          </w:pPr>
        </w:pPrChange>
      </w:pPr>
      <w:del w:id="3046" w:author="Sasha Azazlov" w:date="2026-05-27T11:01:00Z" w16du:dateUtc="2026-05-27T08:01:00Z">
        <w:r w:rsidRPr="00097C1B" w:rsidDel="00603107">
          <w:rPr>
            <w:rFonts w:ascii="Courier New" w:hAnsi="Courier New" w:cs="Courier New"/>
            <w:color w:val="000000"/>
            <w:lang w:val="en-US"/>
          </w:rPr>
          <w:delText xml:space="preserve">    builder.add(pbkdf2Nonce);                     // 32 bytes</w:delText>
        </w:r>
      </w:del>
    </w:p>
    <w:p w:rsidR="007A13E1" w:rsidRPr="00097C1B" w:rsidDel="00603107" w:rsidRDefault="007A13E1" w:rsidP="00603107">
      <w:pPr>
        <w:jc w:val="both"/>
        <w:rPr>
          <w:del w:id="3047" w:author="Sasha Azazlov" w:date="2026-05-27T11:01:00Z" w16du:dateUtc="2026-05-27T08:01:00Z"/>
          <w:rFonts w:ascii="Courier New" w:hAnsi="Courier New" w:cs="Courier New"/>
          <w:color w:val="000000"/>
          <w:lang w:val="en-US"/>
        </w:rPr>
        <w:pPrChange w:id="3048" w:author="Sasha Azazlov" w:date="2026-05-27T11:01:00Z" w16du:dateUtc="2026-05-27T08:01:00Z">
          <w:pPr>
            <w:ind w:left="2160"/>
          </w:pPr>
        </w:pPrChange>
      </w:pPr>
      <w:del w:id="3049" w:author="Sasha Azazlov" w:date="2026-05-27T11:01:00Z" w16du:dateUtc="2026-05-27T08:01:00Z">
        <w:r w:rsidRPr="00097C1B" w:rsidDel="00603107">
          <w:rPr>
            <w:rFonts w:ascii="Courier New" w:hAnsi="Courier New" w:cs="Courier New"/>
            <w:color w:val="000000"/>
            <w:lang w:val="en-US"/>
          </w:rPr>
          <w:delText xml:space="preserve">    builder.add(chachaNonce);                     // 12 bytes</w:delText>
        </w:r>
      </w:del>
    </w:p>
    <w:p w:rsidR="007A13E1" w:rsidRPr="00097C1B" w:rsidDel="00603107" w:rsidRDefault="007A13E1" w:rsidP="00603107">
      <w:pPr>
        <w:jc w:val="both"/>
        <w:rPr>
          <w:del w:id="3050" w:author="Sasha Azazlov" w:date="2026-05-27T11:01:00Z" w16du:dateUtc="2026-05-27T08:01:00Z"/>
          <w:rFonts w:ascii="Courier New" w:hAnsi="Courier New" w:cs="Courier New"/>
          <w:color w:val="000000"/>
          <w:lang w:val="en-US"/>
        </w:rPr>
        <w:pPrChange w:id="3051" w:author="Sasha Azazlov" w:date="2026-05-27T11:01:00Z" w16du:dateUtc="2026-05-27T08:01:00Z">
          <w:pPr>
            <w:ind w:left="2160"/>
          </w:pPr>
        </w:pPrChange>
      </w:pPr>
      <w:del w:id="3052" w:author="Sasha Azazlov" w:date="2026-05-27T11:01:00Z" w16du:dateUtc="2026-05-27T08:01:00Z">
        <w:r w:rsidRPr="00097C1B" w:rsidDel="00603107">
          <w:rPr>
            <w:rFonts w:ascii="Courier New" w:hAnsi="Courier New" w:cs="Courier New"/>
            <w:color w:val="000000"/>
            <w:lang w:val="en-US"/>
          </w:rPr>
          <w:delText xml:space="preserve">    builder.add(_intToBytes(encrypted.ciphertext.length, 4)); // 4 bytes</w:delText>
        </w:r>
      </w:del>
    </w:p>
    <w:p w:rsidR="007A13E1" w:rsidRPr="00097C1B" w:rsidDel="00603107" w:rsidRDefault="007A13E1" w:rsidP="00603107">
      <w:pPr>
        <w:jc w:val="both"/>
        <w:rPr>
          <w:del w:id="3053" w:author="Sasha Azazlov" w:date="2026-05-27T11:01:00Z" w16du:dateUtc="2026-05-27T08:01:00Z"/>
          <w:rFonts w:ascii="Courier New" w:hAnsi="Courier New" w:cs="Courier New"/>
          <w:color w:val="000000"/>
          <w:lang w:val="en-US"/>
        </w:rPr>
        <w:pPrChange w:id="3054" w:author="Sasha Azazlov" w:date="2026-05-27T11:01:00Z" w16du:dateUtc="2026-05-27T08:01:00Z">
          <w:pPr>
            <w:ind w:left="2160"/>
          </w:pPr>
        </w:pPrChange>
      </w:pPr>
      <w:del w:id="3055" w:author="Sasha Azazlov" w:date="2026-05-27T11:01:00Z" w16du:dateUtc="2026-05-27T08:01:00Z">
        <w:r w:rsidRPr="00097C1B" w:rsidDel="00603107">
          <w:rPr>
            <w:rFonts w:ascii="Courier New" w:hAnsi="Courier New" w:cs="Courier New"/>
            <w:color w:val="000000"/>
            <w:lang w:val="en-US"/>
          </w:rPr>
          <w:delText xml:space="preserve">    builder.add(encrypted.ciphertext);            // encrypted data</w:delText>
        </w:r>
      </w:del>
    </w:p>
    <w:p w:rsidR="007A13E1" w:rsidRPr="00097C1B" w:rsidDel="00603107" w:rsidRDefault="007A13E1" w:rsidP="00603107">
      <w:pPr>
        <w:jc w:val="both"/>
        <w:rPr>
          <w:del w:id="3056" w:author="Sasha Azazlov" w:date="2026-05-27T11:01:00Z" w16du:dateUtc="2026-05-27T08:01:00Z"/>
          <w:rFonts w:ascii="Courier New" w:hAnsi="Courier New" w:cs="Courier New"/>
          <w:color w:val="000000"/>
          <w:lang w:val="en-US"/>
        </w:rPr>
        <w:pPrChange w:id="3057" w:author="Sasha Azazlov" w:date="2026-05-27T11:01:00Z" w16du:dateUtc="2026-05-27T08:01:00Z">
          <w:pPr>
            <w:ind w:left="2160"/>
          </w:pPr>
        </w:pPrChange>
      </w:pPr>
      <w:del w:id="3058" w:author="Sasha Azazlov" w:date="2026-05-27T11:01:00Z" w16du:dateUtc="2026-05-27T08:01:00Z">
        <w:r w:rsidRPr="00097C1B" w:rsidDel="00603107">
          <w:rPr>
            <w:rFonts w:ascii="Courier New" w:hAnsi="Courier New" w:cs="Courier New"/>
            <w:color w:val="000000"/>
            <w:lang w:val="en-US"/>
          </w:rPr>
          <w:delText xml:space="preserve">    builder.add(encrypted.mac);                   // 16 bytes</w:delText>
        </w:r>
      </w:del>
    </w:p>
    <w:p w:rsidR="007A13E1" w:rsidRPr="00097C1B" w:rsidDel="00603107" w:rsidRDefault="007A13E1" w:rsidP="00603107">
      <w:pPr>
        <w:jc w:val="both"/>
        <w:rPr>
          <w:del w:id="3059" w:author="Sasha Azazlov" w:date="2026-05-27T11:01:00Z" w16du:dateUtc="2026-05-27T08:01:00Z"/>
          <w:rFonts w:ascii="Courier New" w:hAnsi="Courier New" w:cs="Courier New"/>
          <w:color w:val="000000"/>
          <w:lang w:val="en-US"/>
        </w:rPr>
        <w:pPrChange w:id="3060" w:author="Sasha Azazlov" w:date="2026-05-27T11:01:00Z" w16du:dateUtc="2026-05-27T08:01:00Z">
          <w:pPr>
            <w:ind w:left="2160"/>
          </w:pPr>
        </w:pPrChange>
      </w:pPr>
      <w:del w:id="3061"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062" w:author="Sasha Azazlov" w:date="2026-05-27T11:01:00Z" w16du:dateUtc="2026-05-27T08:01:00Z"/>
          <w:rFonts w:ascii="Courier New" w:hAnsi="Courier New" w:cs="Courier New"/>
          <w:color w:val="000000"/>
          <w:lang w:val="en-US"/>
        </w:rPr>
        <w:pPrChange w:id="3063" w:author="Sasha Azazlov" w:date="2026-05-27T11:01:00Z" w16du:dateUtc="2026-05-27T08:01:00Z">
          <w:pPr>
            <w:ind w:left="2160"/>
          </w:pPr>
        </w:pPrChange>
      </w:pPr>
      <w:del w:id="3064" w:author="Sasha Azazlov" w:date="2026-05-27T11:01:00Z" w16du:dateUtc="2026-05-27T08:01:00Z">
        <w:r w:rsidRPr="00097C1B" w:rsidDel="00603107">
          <w:rPr>
            <w:rFonts w:ascii="Courier New" w:hAnsi="Courier New" w:cs="Courier New"/>
            <w:color w:val="000000"/>
            <w:lang w:val="en-US"/>
          </w:rPr>
          <w:delText xml:space="preserve">    return builder.toBytes();</w:delText>
        </w:r>
      </w:del>
    </w:p>
    <w:p w:rsidR="007A13E1" w:rsidRPr="00097C1B" w:rsidDel="00603107" w:rsidRDefault="007A13E1" w:rsidP="00603107">
      <w:pPr>
        <w:jc w:val="both"/>
        <w:rPr>
          <w:del w:id="3065" w:author="Sasha Azazlov" w:date="2026-05-27T11:01:00Z" w16du:dateUtc="2026-05-27T08:01:00Z"/>
          <w:rFonts w:ascii="Courier New" w:hAnsi="Courier New" w:cs="Courier New"/>
          <w:color w:val="000000"/>
          <w:lang w:val="en-US"/>
        </w:rPr>
        <w:pPrChange w:id="3066" w:author="Sasha Azazlov" w:date="2026-05-27T11:01:00Z" w16du:dateUtc="2026-05-27T08:01:00Z">
          <w:pPr>
            <w:ind w:left="2160"/>
          </w:pPr>
        </w:pPrChange>
      </w:pPr>
      <w:del w:id="3067"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068" w:author="Sasha Azazlov" w:date="2026-05-27T11:01:00Z" w16du:dateUtc="2026-05-27T08:01:00Z"/>
          <w:rFonts w:ascii="Courier New" w:hAnsi="Courier New" w:cs="Courier New"/>
          <w:color w:val="000000"/>
          <w:lang w:val="en-US"/>
        </w:rPr>
        <w:pPrChange w:id="3069" w:author="Sasha Azazlov" w:date="2026-05-27T11:01:00Z" w16du:dateUtc="2026-05-27T08:01:00Z">
          <w:pPr>
            <w:ind w:left="2160"/>
          </w:pPr>
        </w:pPrChange>
      </w:pPr>
    </w:p>
    <w:p w:rsidR="007A13E1" w:rsidRPr="00097C1B" w:rsidDel="00603107" w:rsidRDefault="007A13E1" w:rsidP="00603107">
      <w:pPr>
        <w:jc w:val="both"/>
        <w:rPr>
          <w:del w:id="3070" w:author="Sasha Azazlov" w:date="2026-05-27T11:01:00Z" w16du:dateUtc="2026-05-27T08:01:00Z"/>
          <w:rFonts w:ascii="Courier New" w:hAnsi="Courier New" w:cs="Courier New"/>
          <w:color w:val="000000"/>
          <w:lang w:val="en-US"/>
        </w:rPr>
        <w:pPrChange w:id="3071" w:author="Sasha Azazlov" w:date="2026-05-27T11:01:00Z" w16du:dateUtc="2026-05-27T08:01:00Z">
          <w:pPr>
            <w:ind w:left="2160"/>
          </w:pPr>
        </w:pPrChange>
      </w:pPr>
      <w:del w:id="3072" w:author="Sasha Azazlov" w:date="2026-05-27T11:01:00Z" w16du:dateUtc="2026-05-27T08:01:00Z">
        <w:r w:rsidRPr="00097C1B" w:rsidDel="00603107">
          <w:rPr>
            <w:rFonts w:ascii="Courier New" w:hAnsi="Courier New" w:cs="Courier New"/>
            <w:color w:val="000000"/>
            <w:lang w:val="en-US"/>
          </w:rPr>
          <w:delText xml:space="preserve">  static Future&lt;String&gt; decode({</w:delText>
        </w:r>
      </w:del>
    </w:p>
    <w:p w:rsidR="007A13E1" w:rsidRPr="00097C1B" w:rsidDel="00603107" w:rsidRDefault="007A13E1" w:rsidP="00603107">
      <w:pPr>
        <w:jc w:val="both"/>
        <w:rPr>
          <w:del w:id="3073" w:author="Sasha Azazlov" w:date="2026-05-27T11:01:00Z" w16du:dateUtc="2026-05-27T08:01:00Z"/>
          <w:rFonts w:ascii="Courier New" w:hAnsi="Courier New" w:cs="Courier New"/>
          <w:color w:val="000000"/>
          <w:lang w:val="en-US"/>
        </w:rPr>
        <w:pPrChange w:id="3074" w:author="Sasha Azazlov" w:date="2026-05-27T11:01:00Z" w16du:dateUtc="2026-05-27T08:01:00Z">
          <w:pPr>
            <w:ind w:left="2160"/>
          </w:pPr>
        </w:pPrChange>
      </w:pPr>
      <w:del w:id="3075" w:author="Sasha Azazlov" w:date="2026-05-27T11:01:00Z" w16du:dateUtc="2026-05-27T08:01:00Z">
        <w:r w:rsidRPr="00097C1B" w:rsidDel="00603107">
          <w:rPr>
            <w:rFonts w:ascii="Courier New" w:hAnsi="Courier New" w:cs="Courier New"/>
            <w:color w:val="000000"/>
            <w:lang w:val="en-US"/>
          </w:rPr>
          <w:delText xml:space="preserve">    required Uint8List fileData,</w:delText>
        </w:r>
      </w:del>
    </w:p>
    <w:p w:rsidR="007A13E1" w:rsidRPr="00097C1B" w:rsidDel="00603107" w:rsidRDefault="007A13E1" w:rsidP="00603107">
      <w:pPr>
        <w:jc w:val="both"/>
        <w:rPr>
          <w:del w:id="3076" w:author="Sasha Azazlov" w:date="2026-05-27T11:01:00Z" w16du:dateUtc="2026-05-27T08:01:00Z"/>
          <w:rFonts w:ascii="Courier New" w:hAnsi="Courier New" w:cs="Courier New"/>
          <w:color w:val="000000"/>
          <w:lang w:val="en-US"/>
        </w:rPr>
        <w:pPrChange w:id="3077" w:author="Sasha Azazlov" w:date="2026-05-27T11:01:00Z" w16du:dateUtc="2026-05-27T08:01:00Z">
          <w:pPr>
            <w:ind w:left="2160"/>
          </w:pPr>
        </w:pPrChange>
      </w:pPr>
      <w:del w:id="3078" w:author="Sasha Azazlov" w:date="2026-05-27T11:01:00Z" w16du:dateUtc="2026-05-27T08:01:00Z">
        <w:r w:rsidRPr="00097C1B" w:rsidDel="00603107">
          <w:rPr>
            <w:rFonts w:ascii="Courier New" w:hAnsi="Courier New" w:cs="Courier New"/>
            <w:color w:val="000000"/>
            <w:lang w:val="en-US"/>
          </w:rPr>
          <w:delText xml:space="preserve">    required String masterPassword,</w:delText>
        </w:r>
      </w:del>
    </w:p>
    <w:p w:rsidR="007A13E1" w:rsidRPr="00097C1B" w:rsidDel="00603107" w:rsidRDefault="007A13E1" w:rsidP="00603107">
      <w:pPr>
        <w:jc w:val="both"/>
        <w:rPr>
          <w:del w:id="3079" w:author="Sasha Azazlov" w:date="2026-05-27T11:01:00Z" w16du:dateUtc="2026-05-27T08:01:00Z"/>
          <w:rFonts w:ascii="Courier New" w:hAnsi="Courier New" w:cs="Courier New"/>
          <w:color w:val="000000"/>
          <w:lang w:val="en-US"/>
        </w:rPr>
        <w:pPrChange w:id="3080" w:author="Sasha Azazlov" w:date="2026-05-27T11:01:00Z" w16du:dateUtc="2026-05-27T08:01:00Z">
          <w:pPr>
            <w:ind w:left="2160"/>
          </w:pPr>
        </w:pPrChange>
      </w:pPr>
      <w:del w:id="3081" w:author="Sasha Azazlov" w:date="2026-05-27T11:01:00Z" w16du:dateUtc="2026-05-27T08:01:00Z">
        <w:r w:rsidRPr="00097C1B" w:rsidDel="00603107">
          <w:rPr>
            <w:rFonts w:ascii="Courier New" w:hAnsi="Courier New" w:cs="Courier New"/>
            <w:color w:val="000000"/>
            <w:lang w:val="en-US"/>
          </w:rPr>
          <w:delText xml:space="preserve">  }) async {</w:delText>
        </w:r>
      </w:del>
    </w:p>
    <w:p w:rsidR="007A13E1" w:rsidRPr="00097C1B" w:rsidDel="00603107" w:rsidRDefault="007A13E1" w:rsidP="00603107">
      <w:pPr>
        <w:jc w:val="both"/>
        <w:rPr>
          <w:del w:id="3082" w:author="Sasha Azazlov" w:date="2026-05-27T11:01:00Z" w16du:dateUtc="2026-05-27T08:01:00Z"/>
          <w:rFonts w:ascii="Courier New" w:hAnsi="Courier New" w:cs="Courier New"/>
          <w:color w:val="000000"/>
          <w:lang w:val="en-US"/>
        </w:rPr>
        <w:pPrChange w:id="3083" w:author="Sasha Azazlov" w:date="2026-05-27T11:01:00Z" w16du:dateUtc="2026-05-27T08:01:00Z">
          <w:pPr>
            <w:ind w:left="2160"/>
          </w:pPr>
        </w:pPrChange>
      </w:pPr>
      <w:del w:id="3084" w:author="Sasha Azazlov" w:date="2026-05-27T11:01:00Z" w16du:dateUtc="2026-05-27T08:01:00Z">
        <w:r w:rsidRPr="00097C1B" w:rsidDel="00603107">
          <w:rPr>
            <w:rFonts w:ascii="Courier New" w:hAnsi="Courier New" w:cs="Courier New"/>
            <w:color w:val="000000"/>
            <w:lang w:val="en-US"/>
          </w:rPr>
          <w:delText xml:space="preserve">    // 1. </w:delText>
        </w:r>
        <w:r w:rsidRPr="00097C1B" w:rsidDel="00603107">
          <w:rPr>
            <w:rFonts w:ascii="Courier New" w:hAnsi="Courier New" w:cs="Courier New"/>
            <w:color w:val="000000"/>
          </w:rPr>
          <w:delText>Проверка</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заголовка</w:delText>
        </w:r>
      </w:del>
    </w:p>
    <w:p w:rsidR="007A13E1" w:rsidRPr="00097C1B" w:rsidDel="00603107" w:rsidRDefault="007A13E1" w:rsidP="00603107">
      <w:pPr>
        <w:jc w:val="both"/>
        <w:rPr>
          <w:del w:id="3085" w:author="Sasha Azazlov" w:date="2026-05-27T11:01:00Z" w16du:dateUtc="2026-05-27T08:01:00Z"/>
          <w:rFonts w:ascii="Courier New" w:hAnsi="Courier New" w:cs="Courier New"/>
          <w:color w:val="000000"/>
          <w:lang w:val="en-US"/>
        </w:rPr>
        <w:pPrChange w:id="3086" w:author="Sasha Azazlov" w:date="2026-05-27T11:01:00Z" w16du:dateUtc="2026-05-27T08:01:00Z">
          <w:pPr>
            <w:ind w:left="2160"/>
          </w:pPr>
        </w:pPrChange>
      </w:pPr>
      <w:del w:id="3087" w:author="Sasha Azazlov" w:date="2026-05-27T11:01:00Z" w16du:dateUtc="2026-05-27T08:01:00Z">
        <w:r w:rsidRPr="00097C1B" w:rsidDel="00603107">
          <w:rPr>
            <w:rFonts w:ascii="Courier New" w:hAnsi="Courier New" w:cs="Courier New"/>
            <w:color w:val="000000"/>
            <w:lang w:val="en-US"/>
          </w:rPr>
          <w:delText xml:space="preserve">    final header = utf8.decode(fileData.sublist(0, 10));</w:delText>
        </w:r>
      </w:del>
    </w:p>
    <w:p w:rsidR="007A13E1" w:rsidRPr="00097C1B" w:rsidDel="00603107" w:rsidRDefault="007A13E1" w:rsidP="00603107">
      <w:pPr>
        <w:jc w:val="both"/>
        <w:rPr>
          <w:del w:id="3088" w:author="Sasha Azazlov" w:date="2026-05-27T11:01:00Z" w16du:dateUtc="2026-05-27T08:01:00Z"/>
          <w:rFonts w:ascii="Courier New" w:hAnsi="Courier New" w:cs="Courier New"/>
          <w:color w:val="000000"/>
          <w:lang w:val="en-US"/>
        </w:rPr>
        <w:pPrChange w:id="3089" w:author="Sasha Azazlov" w:date="2026-05-27T11:01:00Z" w16du:dateUtc="2026-05-27T08:01:00Z">
          <w:pPr>
            <w:ind w:left="2160"/>
          </w:pPr>
        </w:pPrChange>
      </w:pPr>
      <w:del w:id="3090" w:author="Sasha Azazlov" w:date="2026-05-27T11:01:00Z" w16du:dateUtc="2026-05-27T08:01:00Z">
        <w:r w:rsidRPr="00097C1B" w:rsidDel="00603107">
          <w:rPr>
            <w:rFonts w:ascii="Courier New" w:hAnsi="Courier New" w:cs="Courier New"/>
            <w:color w:val="000000"/>
            <w:lang w:val="en-US"/>
          </w:rPr>
          <w:delText xml:space="preserve">    if (header != _header) throw FormatException('Invalid file format');</w:delText>
        </w:r>
      </w:del>
    </w:p>
    <w:p w:rsidR="007A13E1" w:rsidRPr="00097C1B" w:rsidDel="00603107" w:rsidRDefault="007A13E1" w:rsidP="00603107">
      <w:pPr>
        <w:jc w:val="both"/>
        <w:rPr>
          <w:del w:id="3091" w:author="Sasha Azazlov" w:date="2026-05-27T11:01:00Z" w16du:dateUtc="2026-05-27T08:01:00Z"/>
          <w:rFonts w:ascii="Courier New" w:hAnsi="Courier New" w:cs="Courier New"/>
          <w:color w:val="000000"/>
          <w:lang w:val="en-US"/>
        </w:rPr>
        <w:pPrChange w:id="3092" w:author="Sasha Azazlov" w:date="2026-05-27T11:01:00Z" w16du:dateUtc="2026-05-27T08:01:00Z">
          <w:pPr>
            <w:ind w:left="2160"/>
          </w:pPr>
        </w:pPrChange>
      </w:pPr>
      <w:del w:id="3093"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094" w:author="Sasha Azazlov" w:date="2026-05-27T11:01:00Z" w16du:dateUtc="2026-05-27T08:01:00Z"/>
          <w:rFonts w:ascii="Courier New" w:hAnsi="Courier New" w:cs="Courier New"/>
          <w:color w:val="000000"/>
          <w:lang w:val="en-US"/>
        </w:rPr>
        <w:pPrChange w:id="3095" w:author="Sasha Azazlov" w:date="2026-05-27T11:01:00Z" w16du:dateUtc="2026-05-27T08:01:00Z">
          <w:pPr>
            <w:ind w:left="2160"/>
          </w:pPr>
        </w:pPrChange>
      </w:pPr>
      <w:del w:id="3096" w:author="Sasha Azazlov" w:date="2026-05-27T11:01:00Z" w16du:dateUtc="2026-05-27T08:01:00Z">
        <w:r w:rsidRPr="00097C1B" w:rsidDel="00603107">
          <w:rPr>
            <w:rFonts w:ascii="Courier New" w:hAnsi="Courier New" w:cs="Courier New"/>
            <w:color w:val="000000"/>
            <w:lang w:val="en-US"/>
          </w:rPr>
          <w:delText xml:space="preserve">    // 2. </w:delText>
        </w:r>
        <w:r w:rsidRPr="00097C1B" w:rsidDel="00603107">
          <w:rPr>
            <w:rFonts w:ascii="Courier New" w:hAnsi="Courier New" w:cs="Courier New"/>
            <w:color w:val="000000"/>
          </w:rPr>
          <w:delText>Извлечение</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метаданных</w:delText>
        </w:r>
      </w:del>
    </w:p>
    <w:p w:rsidR="007A13E1" w:rsidRPr="00097C1B" w:rsidDel="00603107" w:rsidRDefault="007A13E1" w:rsidP="00603107">
      <w:pPr>
        <w:jc w:val="both"/>
        <w:rPr>
          <w:del w:id="3097" w:author="Sasha Azazlov" w:date="2026-05-27T11:01:00Z" w16du:dateUtc="2026-05-27T08:01:00Z"/>
          <w:rFonts w:ascii="Courier New" w:hAnsi="Courier New" w:cs="Courier New"/>
          <w:color w:val="000000"/>
          <w:lang w:val="en-US"/>
        </w:rPr>
        <w:pPrChange w:id="3098" w:author="Sasha Azazlov" w:date="2026-05-27T11:01:00Z" w16du:dateUtc="2026-05-27T08:01:00Z">
          <w:pPr>
            <w:ind w:left="2160"/>
          </w:pPr>
        </w:pPrChange>
      </w:pPr>
      <w:del w:id="3099" w:author="Sasha Azazlov" w:date="2026-05-27T11:01:00Z" w16du:dateUtc="2026-05-27T08:01:00Z">
        <w:r w:rsidRPr="00097C1B" w:rsidDel="00603107">
          <w:rPr>
            <w:rFonts w:ascii="Courier New" w:hAnsi="Courier New" w:cs="Courier New"/>
            <w:color w:val="000000"/>
            <w:lang w:val="en-US"/>
          </w:rPr>
          <w:delText xml:space="preserve">    final metadataLength = _bytesToInt(fileData.sublist(12, 14));</w:delText>
        </w:r>
      </w:del>
    </w:p>
    <w:p w:rsidR="007A13E1" w:rsidRPr="00097C1B" w:rsidDel="00603107" w:rsidRDefault="007A13E1" w:rsidP="00603107">
      <w:pPr>
        <w:jc w:val="both"/>
        <w:rPr>
          <w:del w:id="3100" w:author="Sasha Azazlov" w:date="2026-05-27T11:01:00Z" w16du:dateUtc="2026-05-27T08:01:00Z"/>
          <w:rFonts w:ascii="Courier New" w:hAnsi="Courier New" w:cs="Courier New"/>
          <w:color w:val="000000"/>
          <w:lang w:val="en-US"/>
        </w:rPr>
        <w:pPrChange w:id="3101" w:author="Sasha Azazlov" w:date="2026-05-27T11:01:00Z" w16du:dateUtc="2026-05-27T08:01:00Z">
          <w:pPr>
            <w:ind w:left="2160"/>
          </w:pPr>
        </w:pPrChange>
      </w:pPr>
      <w:del w:id="3102" w:author="Sasha Azazlov" w:date="2026-05-27T11:01:00Z" w16du:dateUtc="2026-05-27T08:01:00Z">
        <w:r w:rsidRPr="00097C1B" w:rsidDel="00603107">
          <w:rPr>
            <w:rFonts w:ascii="Courier New" w:hAnsi="Courier New" w:cs="Courier New"/>
            <w:color w:val="000000"/>
            <w:lang w:val="en-US"/>
          </w:rPr>
          <w:delText xml:space="preserve">    final metadataEnd = 14 + metadataLength;</w:delText>
        </w:r>
      </w:del>
    </w:p>
    <w:p w:rsidR="007A13E1" w:rsidRPr="00097C1B" w:rsidDel="00603107" w:rsidRDefault="007A13E1" w:rsidP="00603107">
      <w:pPr>
        <w:jc w:val="both"/>
        <w:rPr>
          <w:del w:id="3103" w:author="Sasha Azazlov" w:date="2026-05-27T11:01:00Z" w16du:dateUtc="2026-05-27T08:01:00Z"/>
          <w:rFonts w:ascii="Courier New" w:hAnsi="Courier New" w:cs="Courier New"/>
          <w:color w:val="000000"/>
          <w:lang w:val="en-US"/>
        </w:rPr>
        <w:pPrChange w:id="3104" w:author="Sasha Azazlov" w:date="2026-05-27T11:01:00Z" w16du:dateUtc="2026-05-27T08:01:00Z">
          <w:pPr>
            <w:ind w:left="2160"/>
          </w:pPr>
        </w:pPrChange>
      </w:pPr>
      <w:del w:id="3105"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06" w:author="Sasha Azazlov" w:date="2026-05-27T11:01:00Z" w16du:dateUtc="2026-05-27T08:01:00Z"/>
          <w:rFonts w:ascii="Courier New" w:hAnsi="Courier New" w:cs="Courier New"/>
          <w:color w:val="000000"/>
          <w:lang w:val="en-US"/>
        </w:rPr>
        <w:pPrChange w:id="3107" w:author="Sasha Azazlov" w:date="2026-05-27T11:01:00Z" w16du:dateUtc="2026-05-27T08:01:00Z">
          <w:pPr>
            <w:ind w:left="2160"/>
          </w:pPr>
        </w:pPrChange>
      </w:pPr>
      <w:del w:id="3108" w:author="Sasha Azazlov" w:date="2026-05-27T11:01:00Z" w16du:dateUtc="2026-05-27T08:01:00Z">
        <w:r w:rsidRPr="00097C1B" w:rsidDel="00603107">
          <w:rPr>
            <w:rFonts w:ascii="Courier New" w:hAnsi="Courier New" w:cs="Courier New"/>
            <w:color w:val="000000"/>
            <w:lang w:val="en-US"/>
          </w:rPr>
          <w:delText xml:space="preserve">    // 3. </w:delText>
        </w:r>
        <w:r w:rsidRPr="00097C1B" w:rsidDel="00603107">
          <w:rPr>
            <w:rFonts w:ascii="Courier New" w:hAnsi="Courier New" w:cs="Courier New"/>
            <w:color w:val="000000"/>
          </w:rPr>
          <w:delText>Извлечение</w:delText>
        </w:r>
        <w:r w:rsidRPr="00097C1B" w:rsidDel="00603107">
          <w:rPr>
            <w:rFonts w:ascii="Courier New" w:hAnsi="Courier New" w:cs="Courier New"/>
            <w:color w:val="000000"/>
            <w:lang w:val="en-US"/>
          </w:rPr>
          <w:delText xml:space="preserve"> nonce</w:delText>
        </w:r>
      </w:del>
    </w:p>
    <w:p w:rsidR="007A13E1" w:rsidRPr="00097C1B" w:rsidDel="00603107" w:rsidRDefault="007A13E1" w:rsidP="00603107">
      <w:pPr>
        <w:jc w:val="both"/>
        <w:rPr>
          <w:del w:id="3109" w:author="Sasha Azazlov" w:date="2026-05-27T11:01:00Z" w16du:dateUtc="2026-05-27T08:01:00Z"/>
          <w:rFonts w:ascii="Courier New" w:hAnsi="Courier New" w:cs="Courier New"/>
          <w:color w:val="000000"/>
          <w:lang w:val="en-US"/>
        </w:rPr>
        <w:pPrChange w:id="3110" w:author="Sasha Azazlov" w:date="2026-05-27T11:01:00Z" w16du:dateUtc="2026-05-27T08:01:00Z">
          <w:pPr>
            <w:ind w:left="2160"/>
          </w:pPr>
        </w:pPrChange>
      </w:pPr>
      <w:del w:id="3111" w:author="Sasha Azazlov" w:date="2026-05-27T11:01:00Z" w16du:dateUtc="2026-05-27T08:01:00Z">
        <w:r w:rsidRPr="00097C1B" w:rsidDel="00603107">
          <w:rPr>
            <w:rFonts w:ascii="Courier New" w:hAnsi="Courier New" w:cs="Courier New"/>
            <w:color w:val="000000"/>
            <w:lang w:val="en-US"/>
          </w:rPr>
          <w:delText xml:space="preserve">    final pbkdf2Nonce = fileData.sublist(metadataEnd, metadataEnd + 32);</w:delText>
        </w:r>
      </w:del>
    </w:p>
    <w:p w:rsidR="007A13E1" w:rsidRPr="00097C1B" w:rsidDel="00603107" w:rsidRDefault="007A13E1" w:rsidP="00603107">
      <w:pPr>
        <w:jc w:val="both"/>
        <w:rPr>
          <w:del w:id="3112" w:author="Sasha Azazlov" w:date="2026-05-27T11:01:00Z" w16du:dateUtc="2026-05-27T08:01:00Z"/>
          <w:rFonts w:ascii="Courier New" w:hAnsi="Courier New" w:cs="Courier New"/>
          <w:color w:val="000000"/>
          <w:lang w:val="en-US"/>
        </w:rPr>
        <w:pPrChange w:id="3113" w:author="Sasha Azazlov" w:date="2026-05-27T11:01:00Z" w16du:dateUtc="2026-05-27T08:01:00Z">
          <w:pPr>
            <w:ind w:left="2160"/>
          </w:pPr>
        </w:pPrChange>
      </w:pPr>
      <w:del w:id="3114" w:author="Sasha Azazlov" w:date="2026-05-27T11:01:00Z" w16du:dateUtc="2026-05-27T08:01:00Z">
        <w:r w:rsidRPr="00097C1B" w:rsidDel="00603107">
          <w:rPr>
            <w:rFonts w:ascii="Courier New" w:hAnsi="Courier New" w:cs="Courier New"/>
            <w:color w:val="000000"/>
            <w:lang w:val="en-US"/>
          </w:rPr>
          <w:delText xml:space="preserve">    final chachaNonce = fileData.sublist(metadataEnd + 32, metadataEnd + 44);</w:delText>
        </w:r>
      </w:del>
    </w:p>
    <w:p w:rsidR="007A13E1" w:rsidRPr="00097C1B" w:rsidDel="00603107" w:rsidRDefault="007A13E1" w:rsidP="00603107">
      <w:pPr>
        <w:jc w:val="both"/>
        <w:rPr>
          <w:del w:id="3115" w:author="Sasha Azazlov" w:date="2026-05-27T11:01:00Z" w16du:dateUtc="2026-05-27T08:01:00Z"/>
          <w:rFonts w:ascii="Courier New" w:hAnsi="Courier New" w:cs="Courier New"/>
          <w:color w:val="000000"/>
          <w:lang w:val="en-US"/>
        </w:rPr>
        <w:pPrChange w:id="3116" w:author="Sasha Azazlov" w:date="2026-05-27T11:01:00Z" w16du:dateUtc="2026-05-27T08:01:00Z">
          <w:pPr>
            <w:ind w:left="2160"/>
          </w:pPr>
        </w:pPrChange>
      </w:pPr>
      <w:del w:id="3117"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18" w:author="Sasha Azazlov" w:date="2026-05-27T11:01:00Z" w16du:dateUtc="2026-05-27T08:01:00Z"/>
          <w:rFonts w:ascii="Courier New" w:hAnsi="Courier New" w:cs="Courier New"/>
          <w:color w:val="000000"/>
          <w:lang w:val="en-US"/>
        </w:rPr>
        <w:pPrChange w:id="3119" w:author="Sasha Azazlov" w:date="2026-05-27T11:01:00Z" w16du:dateUtc="2026-05-27T08:01:00Z">
          <w:pPr>
            <w:ind w:left="2160"/>
          </w:pPr>
        </w:pPrChange>
      </w:pPr>
      <w:del w:id="3120" w:author="Sasha Azazlov" w:date="2026-05-27T11:01:00Z" w16du:dateUtc="2026-05-27T08:01:00Z">
        <w:r w:rsidRPr="00097C1B" w:rsidDel="00603107">
          <w:rPr>
            <w:rFonts w:ascii="Courier New" w:hAnsi="Courier New" w:cs="Courier New"/>
            <w:color w:val="000000"/>
            <w:lang w:val="en-US"/>
          </w:rPr>
          <w:delText xml:space="preserve">    // 4. </w:delText>
        </w:r>
        <w:r w:rsidRPr="00097C1B" w:rsidDel="00603107">
          <w:rPr>
            <w:rFonts w:ascii="Courier New" w:hAnsi="Courier New" w:cs="Courier New"/>
            <w:color w:val="000000"/>
          </w:rPr>
          <w:delText>Извлечение</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зашифрованных</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данных</w:delText>
        </w:r>
      </w:del>
    </w:p>
    <w:p w:rsidR="007A13E1" w:rsidRPr="00097C1B" w:rsidDel="00603107" w:rsidRDefault="007A13E1" w:rsidP="00603107">
      <w:pPr>
        <w:jc w:val="both"/>
        <w:rPr>
          <w:del w:id="3121" w:author="Sasha Azazlov" w:date="2026-05-27T11:01:00Z" w16du:dateUtc="2026-05-27T08:01:00Z"/>
          <w:rFonts w:ascii="Courier New" w:hAnsi="Courier New" w:cs="Courier New"/>
          <w:color w:val="000000"/>
          <w:lang w:val="en-US"/>
        </w:rPr>
        <w:pPrChange w:id="3122" w:author="Sasha Azazlov" w:date="2026-05-27T11:01:00Z" w16du:dateUtc="2026-05-27T08:01:00Z">
          <w:pPr>
            <w:ind w:left="2160"/>
          </w:pPr>
        </w:pPrChange>
      </w:pPr>
      <w:del w:id="3123" w:author="Sasha Azazlov" w:date="2026-05-27T11:01:00Z" w16du:dateUtc="2026-05-27T08:01:00Z">
        <w:r w:rsidRPr="00097C1B" w:rsidDel="00603107">
          <w:rPr>
            <w:rFonts w:ascii="Courier New" w:hAnsi="Courier New" w:cs="Courier New"/>
            <w:color w:val="000000"/>
            <w:lang w:val="en-US"/>
          </w:rPr>
          <w:delText xml:space="preserve">    final dataLengthOffset = metadataEnd + 44;</w:delText>
        </w:r>
      </w:del>
    </w:p>
    <w:p w:rsidR="007A13E1" w:rsidRPr="00097C1B" w:rsidDel="00603107" w:rsidRDefault="007A13E1" w:rsidP="00603107">
      <w:pPr>
        <w:jc w:val="both"/>
        <w:rPr>
          <w:del w:id="3124" w:author="Sasha Azazlov" w:date="2026-05-27T11:01:00Z" w16du:dateUtc="2026-05-27T08:01:00Z"/>
          <w:rFonts w:ascii="Courier New" w:hAnsi="Courier New" w:cs="Courier New"/>
          <w:color w:val="000000"/>
          <w:lang w:val="en-US"/>
        </w:rPr>
        <w:pPrChange w:id="3125" w:author="Sasha Azazlov" w:date="2026-05-27T11:01:00Z" w16du:dateUtc="2026-05-27T08:01:00Z">
          <w:pPr>
            <w:ind w:left="2160"/>
          </w:pPr>
        </w:pPrChange>
      </w:pPr>
      <w:del w:id="3126" w:author="Sasha Azazlov" w:date="2026-05-27T11:01:00Z" w16du:dateUtc="2026-05-27T08:01:00Z">
        <w:r w:rsidRPr="00097C1B" w:rsidDel="00603107">
          <w:rPr>
            <w:rFonts w:ascii="Courier New" w:hAnsi="Courier New" w:cs="Courier New"/>
            <w:color w:val="000000"/>
            <w:lang w:val="en-US"/>
          </w:rPr>
          <w:delText xml:space="preserve">    final dataLength = _bytesToInt(fileData.sublist(dataLengthOffset, dataLengthOffset + 4));</w:delText>
        </w:r>
      </w:del>
    </w:p>
    <w:p w:rsidR="007A13E1" w:rsidRPr="00097C1B" w:rsidDel="00603107" w:rsidRDefault="007A13E1" w:rsidP="00603107">
      <w:pPr>
        <w:jc w:val="both"/>
        <w:rPr>
          <w:del w:id="3127" w:author="Sasha Azazlov" w:date="2026-05-27T11:01:00Z" w16du:dateUtc="2026-05-27T08:01:00Z"/>
          <w:rFonts w:ascii="Courier New" w:hAnsi="Courier New" w:cs="Courier New"/>
          <w:color w:val="000000"/>
          <w:lang w:val="en-US"/>
        </w:rPr>
        <w:pPrChange w:id="3128" w:author="Sasha Azazlov" w:date="2026-05-27T11:01:00Z" w16du:dateUtc="2026-05-27T08:01:00Z">
          <w:pPr>
            <w:ind w:left="2160"/>
          </w:pPr>
        </w:pPrChange>
      </w:pPr>
      <w:del w:id="3129" w:author="Sasha Azazlov" w:date="2026-05-27T11:01:00Z" w16du:dateUtc="2026-05-27T08:01:00Z">
        <w:r w:rsidRPr="00097C1B" w:rsidDel="00603107">
          <w:rPr>
            <w:rFonts w:ascii="Courier New" w:hAnsi="Courier New" w:cs="Courier New"/>
            <w:color w:val="000000"/>
            <w:lang w:val="en-US"/>
          </w:rPr>
          <w:delText xml:space="preserve">    final dataStart = dataLengthOffset + 4;</w:delText>
        </w:r>
      </w:del>
    </w:p>
    <w:p w:rsidR="007A13E1" w:rsidRPr="00097C1B" w:rsidDel="00603107" w:rsidRDefault="007A13E1" w:rsidP="00603107">
      <w:pPr>
        <w:jc w:val="both"/>
        <w:rPr>
          <w:del w:id="3130" w:author="Sasha Azazlov" w:date="2026-05-27T11:01:00Z" w16du:dateUtc="2026-05-27T08:01:00Z"/>
          <w:rFonts w:ascii="Courier New" w:hAnsi="Courier New" w:cs="Courier New"/>
          <w:color w:val="000000"/>
          <w:lang w:val="en-US"/>
        </w:rPr>
        <w:pPrChange w:id="3131" w:author="Sasha Azazlov" w:date="2026-05-27T11:01:00Z" w16du:dateUtc="2026-05-27T08:01:00Z">
          <w:pPr>
            <w:ind w:left="2160"/>
          </w:pPr>
        </w:pPrChange>
      </w:pPr>
      <w:del w:id="3132" w:author="Sasha Azazlov" w:date="2026-05-27T11:01:00Z" w16du:dateUtc="2026-05-27T08:01:00Z">
        <w:r w:rsidRPr="00097C1B" w:rsidDel="00603107">
          <w:rPr>
            <w:rFonts w:ascii="Courier New" w:hAnsi="Courier New" w:cs="Courier New"/>
            <w:color w:val="000000"/>
            <w:lang w:val="en-US"/>
          </w:rPr>
          <w:delText xml:space="preserve">    final ciphertext = fileData.sublist(dataStart, dataStart + dataLength);</w:delText>
        </w:r>
      </w:del>
    </w:p>
    <w:p w:rsidR="007A13E1" w:rsidRPr="00097C1B" w:rsidDel="00603107" w:rsidRDefault="007A13E1" w:rsidP="00603107">
      <w:pPr>
        <w:jc w:val="both"/>
        <w:rPr>
          <w:del w:id="3133" w:author="Sasha Azazlov" w:date="2026-05-27T11:01:00Z" w16du:dateUtc="2026-05-27T08:01:00Z"/>
          <w:rFonts w:ascii="Courier New" w:hAnsi="Courier New" w:cs="Courier New"/>
          <w:color w:val="000000"/>
          <w:lang w:val="en-US"/>
        </w:rPr>
        <w:pPrChange w:id="3134" w:author="Sasha Azazlov" w:date="2026-05-27T11:01:00Z" w16du:dateUtc="2026-05-27T08:01:00Z">
          <w:pPr>
            <w:ind w:left="2160"/>
          </w:pPr>
        </w:pPrChange>
      </w:pPr>
      <w:del w:id="3135" w:author="Sasha Azazlov" w:date="2026-05-27T11:01:00Z" w16du:dateUtc="2026-05-27T08:01:00Z">
        <w:r w:rsidRPr="00097C1B" w:rsidDel="00603107">
          <w:rPr>
            <w:rFonts w:ascii="Courier New" w:hAnsi="Courier New" w:cs="Courier New"/>
            <w:color w:val="000000"/>
            <w:lang w:val="en-US"/>
          </w:rPr>
          <w:delText xml:space="preserve">    final mac = fileData.sublist(dataStart + dataLength, dataStart + dataLength + 16);</w:delText>
        </w:r>
      </w:del>
    </w:p>
    <w:p w:rsidR="007A13E1" w:rsidRPr="00097C1B" w:rsidDel="00603107" w:rsidRDefault="007A13E1" w:rsidP="00603107">
      <w:pPr>
        <w:jc w:val="both"/>
        <w:rPr>
          <w:del w:id="3136" w:author="Sasha Azazlov" w:date="2026-05-27T11:01:00Z" w16du:dateUtc="2026-05-27T08:01:00Z"/>
          <w:rFonts w:ascii="Courier New" w:hAnsi="Courier New" w:cs="Courier New"/>
          <w:color w:val="000000"/>
          <w:lang w:val="en-US"/>
        </w:rPr>
        <w:pPrChange w:id="3137" w:author="Sasha Azazlov" w:date="2026-05-27T11:01:00Z" w16du:dateUtc="2026-05-27T08:01:00Z">
          <w:pPr>
            <w:ind w:left="2160"/>
          </w:pPr>
        </w:pPrChange>
      </w:pPr>
      <w:del w:id="3138"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39" w:author="Sasha Azazlov" w:date="2026-05-27T11:01:00Z" w16du:dateUtc="2026-05-27T08:01:00Z"/>
          <w:rFonts w:ascii="Courier New" w:hAnsi="Courier New" w:cs="Courier New"/>
          <w:color w:val="000000"/>
          <w:lang w:val="en-US"/>
        </w:rPr>
        <w:pPrChange w:id="3140" w:author="Sasha Azazlov" w:date="2026-05-27T11:01:00Z" w16du:dateUtc="2026-05-27T08:01:00Z">
          <w:pPr>
            <w:ind w:left="2160"/>
          </w:pPr>
        </w:pPrChange>
      </w:pPr>
      <w:del w:id="3141" w:author="Sasha Azazlov" w:date="2026-05-27T11:01:00Z" w16du:dateUtc="2026-05-27T08:01:00Z">
        <w:r w:rsidRPr="00097C1B" w:rsidDel="00603107">
          <w:rPr>
            <w:rFonts w:ascii="Courier New" w:hAnsi="Courier New" w:cs="Courier New"/>
            <w:color w:val="000000"/>
            <w:lang w:val="en-US"/>
          </w:rPr>
          <w:delText xml:space="preserve">    // 5. </w:delText>
        </w:r>
        <w:r w:rsidRPr="00097C1B" w:rsidDel="00603107">
          <w:rPr>
            <w:rFonts w:ascii="Courier New" w:hAnsi="Courier New" w:cs="Courier New"/>
            <w:color w:val="000000"/>
          </w:rPr>
          <w:delText>Деривация</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ключа</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и</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дешифрование</w:delText>
        </w:r>
      </w:del>
    </w:p>
    <w:p w:rsidR="007A13E1" w:rsidRPr="00097C1B" w:rsidDel="00603107" w:rsidRDefault="007A13E1" w:rsidP="00603107">
      <w:pPr>
        <w:jc w:val="both"/>
        <w:rPr>
          <w:del w:id="3142" w:author="Sasha Azazlov" w:date="2026-05-27T11:01:00Z" w16du:dateUtc="2026-05-27T08:01:00Z"/>
          <w:rFonts w:ascii="Courier New" w:hAnsi="Courier New" w:cs="Courier New"/>
          <w:color w:val="000000"/>
          <w:lang w:val="en-US"/>
        </w:rPr>
        <w:pPrChange w:id="3143" w:author="Sasha Azazlov" w:date="2026-05-27T11:01:00Z" w16du:dateUtc="2026-05-27T08:01:00Z">
          <w:pPr>
            <w:ind w:left="2160"/>
          </w:pPr>
        </w:pPrChange>
      </w:pPr>
      <w:del w:id="3144" w:author="Sasha Azazlov" w:date="2026-05-27T11:01:00Z" w16du:dateUtc="2026-05-27T08:01:00Z">
        <w:r w:rsidRPr="00097C1B" w:rsidDel="00603107">
          <w:rPr>
            <w:rFonts w:ascii="Courier New" w:hAnsi="Courier New" w:cs="Courier New"/>
            <w:color w:val="000000"/>
            <w:lang w:val="en-US"/>
          </w:rPr>
          <w:delText xml:space="preserve">    final key = await CryptoUtils.deriveKey(masterPassword, pbkdf2Nonce);</w:delText>
        </w:r>
      </w:del>
    </w:p>
    <w:p w:rsidR="007A13E1" w:rsidRPr="00097C1B" w:rsidDel="00603107" w:rsidRDefault="007A13E1" w:rsidP="00603107">
      <w:pPr>
        <w:jc w:val="both"/>
        <w:rPr>
          <w:del w:id="3145" w:author="Sasha Azazlov" w:date="2026-05-27T11:01:00Z" w16du:dateUtc="2026-05-27T08:01:00Z"/>
          <w:rFonts w:ascii="Courier New" w:hAnsi="Courier New" w:cs="Courier New"/>
          <w:color w:val="000000"/>
          <w:lang w:val="en-US"/>
        </w:rPr>
        <w:pPrChange w:id="3146" w:author="Sasha Azazlov" w:date="2026-05-27T11:01:00Z" w16du:dateUtc="2026-05-27T08:01:00Z">
          <w:pPr>
            <w:ind w:left="2160"/>
          </w:pPr>
        </w:pPrChange>
      </w:pPr>
      <w:del w:id="3147" w:author="Sasha Azazlov" w:date="2026-05-27T11:01:00Z" w16du:dateUtc="2026-05-27T08:01:00Z">
        <w:r w:rsidRPr="00097C1B" w:rsidDel="00603107">
          <w:rPr>
            <w:rFonts w:ascii="Courier New" w:hAnsi="Courier New" w:cs="Courier New"/>
            <w:color w:val="000000"/>
            <w:lang w:val="en-US"/>
          </w:rPr>
          <w:delText xml:space="preserve">    final decrypted = await CryptoUtils.decrypt(</w:delText>
        </w:r>
      </w:del>
    </w:p>
    <w:p w:rsidR="007A13E1" w:rsidRPr="00097C1B" w:rsidDel="00603107" w:rsidRDefault="007A13E1" w:rsidP="00603107">
      <w:pPr>
        <w:jc w:val="both"/>
        <w:rPr>
          <w:del w:id="3148" w:author="Sasha Azazlov" w:date="2026-05-27T11:01:00Z" w16du:dateUtc="2026-05-27T08:01:00Z"/>
          <w:rFonts w:ascii="Courier New" w:hAnsi="Courier New" w:cs="Courier New"/>
          <w:color w:val="000000"/>
          <w:lang w:val="en-US"/>
        </w:rPr>
        <w:pPrChange w:id="3149" w:author="Sasha Azazlov" w:date="2026-05-27T11:01:00Z" w16du:dateUtc="2026-05-27T08:01:00Z">
          <w:pPr>
            <w:ind w:left="2160"/>
          </w:pPr>
        </w:pPrChange>
      </w:pPr>
      <w:del w:id="3150" w:author="Sasha Azazlov" w:date="2026-05-27T11:01:00Z" w16du:dateUtc="2026-05-27T08:01:00Z">
        <w:r w:rsidRPr="00097C1B" w:rsidDel="00603107">
          <w:rPr>
            <w:rFonts w:ascii="Courier New" w:hAnsi="Courier New" w:cs="Courier New"/>
            <w:color w:val="000000"/>
            <w:lang w:val="en-US"/>
          </w:rPr>
          <w:delText xml:space="preserve">      EncryptedData(ciphertext: ciphertext, mac: mac, nonce: chachaNonce),</w:delText>
        </w:r>
      </w:del>
    </w:p>
    <w:p w:rsidR="007A13E1" w:rsidRPr="00097C1B" w:rsidDel="00603107" w:rsidRDefault="007A13E1" w:rsidP="00603107">
      <w:pPr>
        <w:jc w:val="both"/>
        <w:rPr>
          <w:del w:id="3151" w:author="Sasha Azazlov" w:date="2026-05-27T11:01:00Z" w16du:dateUtc="2026-05-27T08:01:00Z"/>
          <w:rFonts w:ascii="Courier New" w:hAnsi="Courier New" w:cs="Courier New"/>
          <w:color w:val="000000"/>
          <w:lang w:val="en-US"/>
        </w:rPr>
        <w:pPrChange w:id="3152" w:author="Sasha Azazlov" w:date="2026-05-27T11:01:00Z" w16du:dateUtc="2026-05-27T08:01:00Z">
          <w:pPr>
            <w:ind w:left="2160"/>
          </w:pPr>
        </w:pPrChange>
      </w:pPr>
      <w:del w:id="3153" w:author="Sasha Azazlov" w:date="2026-05-27T11:01:00Z" w16du:dateUtc="2026-05-27T08:01:00Z">
        <w:r w:rsidRPr="00097C1B" w:rsidDel="00603107">
          <w:rPr>
            <w:rFonts w:ascii="Courier New" w:hAnsi="Courier New" w:cs="Courier New"/>
            <w:color w:val="000000"/>
            <w:lang w:val="en-US"/>
          </w:rPr>
          <w:delText xml:space="preserve">      key,</w:delText>
        </w:r>
      </w:del>
    </w:p>
    <w:p w:rsidR="007A13E1" w:rsidRPr="00097C1B" w:rsidDel="00603107" w:rsidRDefault="007A13E1" w:rsidP="00603107">
      <w:pPr>
        <w:jc w:val="both"/>
        <w:rPr>
          <w:del w:id="3154" w:author="Sasha Azazlov" w:date="2026-05-27T11:01:00Z" w16du:dateUtc="2026-05-27T08:01:00Z"/>
          <w:rFonts w:ascii="Courier New" w:hAnsi="Courier New" w:cs="Courier New"/>
          <w:color w:val="000000"/>
          <w:lang w:val="en-US"/>
        </w:rPr>
        <w:pPrChange w:id="3155" w:author="Sasha Azazlov" w:date="2026-05-27T11:01:00Z" w16du:dateUtc="2026-05-27T08:01:00Z">
          <w:pPr>
            <w:ind w:left="2160"/>
          </w:pPr>
        </w:pPrChange>
      </w:pPr>
      <w:del w:id="3156"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57" w:author="Sasha Azazlov" w:date="2026-05-27T11:01:00Z" w16du:dateUtc="2026-05-27T08:01:00Z"/>
          <w:rFonts w:ascii="Courier New" w:hAnsi="Courier New" w:cs="Courier New"/>
          <w:color w:val="000000"/>
          <w:lang w:val="en-US"/>
        </w:rPr>
        <w:pPrChange w:id="3158" w:author="Sasha Azazlov" w:date="2026-05-27T11:01:00Z" w16du:dateUtc="2026-05-27T08:01:00Z">
          <w:pPr>
            <w:ind w:left="2160"/>
          </w:pPr>
        </w:pPrChange>
      </w:pPr>
      <w:del w:id="3159"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60" w:author="Sasha Azazlov" w:date="2026-05-27T11:01:00Z" w16du:dateUtc="2026-05-27T08:01:00Z"/>
          <w:rFonts w:ascii="Courier New" w:hAnsi="Courier New" w:cs="Courier New"/>
          <w:color w:val="000000"/>
          <w:lang w:val="en-US"/>
        </w:rPr>
        <w:pPrChange w:id="3161" w:author="Sasha Azazlov" w:date="2026-05-27T11:01:00Z" w16du:dateUtc="2026-05-27T08:01:00Z">
          <w:pPr>
            <w:ind w:left="2160"/>
          </w:pPr>
        </w:pPrChange>
      </w:pPr>
      <w:del w:id="3162" w:author="Sasha Azazlov" w:date="2026-05-27T11:01:00Z" w16du:dateUtc="2026-05-27T08:01:00Z">
        <w:r w:rsidRPr="00097C1B" w:rsidDel="00603107">
          <w:rPr>
            <w:rFonts w:ascii="Courier New" w:hAnsi="Courier New" w:cs="Courier New"/>
            <w:color w:val="000000"/>
            <w:lang w:val="en-US"/>
          </w:rPr>
          <w:delText xml:space="preserve">    return decrypted;</w:delText>
        </w:r>
      </w:del>
    </w:p>
    <w:p w:rsidR="007A13E1" w:rsidRPr="00097C1B" w:rsidDel="00603107" w:rsidRDefault="007A13E1" w:rsidP="00603107">
      <w:pPr>
        <w:jc w:val="both"/>
        <w:rPr>
          <w:del w:id="3163" w:author="Sasha Azazlov" w:date="2026-05-27T11:01:00Z" w16du:dateUtc="2026-05-27T08:01:00Z"/>
          <w:rFonts w:ascii="Courier New" w:hAnsi="Courier New" w:cs="Courier New"/>
          <w:color w:val="000000"/>
          <w:lang w:val="en-US"/>
        </w:rPr>
        <w:pPrChange w:id="3164" w:author="Sasha Azazlov" w:date="2026-05-27T11:01:00Z" w16du:dateUtc="2026-05-27T08:01:00Z">
          <w:pPr>
            <w:ind w:left="2160"/>
          </w:pPr>
        </w:pPrChange>
      </w:pPr>
      <w:del w:id="3165"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66" w:author="Sasha Azazlov" w:date="2026-05-27T11:01:00Z" w16du:dateUtc="2026-05-27T08:01:00Z"/>
          <w:rFonts w:ascii="Courier New" w:hAnsi="Courier New" w:cs="Courier New"/>
          <w:color w:val="000000"/>
          <w:lang w:val="en-US"/>
        </w:rPr>
        <w:pPrChange w:id="3167" w:author="Sasha Azazlov" w:date="2026-05-27T11:01:00Z" w16du:dateUtc="2026-05-27T08:01:00Z">
          <w:pPr>
            <w:ind w:left="2160"/>
          </w:pPr>
        </w:pPrChange>
      </w:pPr>
    </w:p>
    <w:p w:rsidR="007A13E1" w:rsidRPr="00097C1B" w:rsidDel="00603107" w:rsidRDefault="007A13E1" w:rsidP="00603107">
      <w:pPr>
        <w:jc w:val="both"/>
        <w:rPr>
          <w:del w:id="3168" w:author="Sasha Azazlov" w:date="2026-05-27T11:01:00Z" w16du:dateUtc="2026-05-27T08:01:00Z"/>
          <w:rFonts w:ascii="Courier New" w:hAnsi="Courier New" w:cs="Courier New"/>
          <w:color w:val="000000"/>
          <w:lang w:val="en-US"/>
        </w:rPr>
        <w:pPrChange w:id="3169" w:author="Sasha Azazlov" w:date="2026-05-27T11:01:00Z" w16du:dateUtc="2026-05-27T08:01:00Z">
          <w:pPr>
            <w:ind w:left="2160"/>
          </w:pPr>
        </w:pPrChange>
      </w:pPr>
      <w:del w:id="3170" w:author="Sasha Azazlov" w:date="2026-05-27T11:01:00Z" w16du:dateUtc="2026-05-27T08:01:00Z">
        <w:r w:rsidRPr="00097C1B" w:rsidDel="00603107">
          <w:rPr>
            <w:rFonts w:ascii="Courier New" w:hAnsi="Courier New" w:cs="Courier New"/>
            <w:color w:val="000000"/>
            <w:lang w:val="en-US"/>
          </w:rPr>
          <w:delText xml:space="preserve">  static Uint8List _intToBytes(int value, int length) {</w:delText>
        </w:r>
      </w:del>
    </w:p>
    <w:p w:rsidR="007A13E1" w:rsidRPr="00097C1B" w:rsidDel="00603107" w:rsidRDefault="007A13E1" w:rsidP="00603107">
      <w:pPr>
        <w:jc w:val="both"/>
        <w:rPr>
          <w:del w:id="3171" w:author="Sasha Azazlov" w:date="2026-05-27T11:01:00Z" w16du:dateUtc="2026-05-27T08:01:00Z"/>
          <w:rFonts w:ascii="Courier New" w:hAnsi="Courier New" w:cs="Courier New"/>
          <w:color w:val="000000"/>
          <w:lang w:val="en-US"/>
        </w:rPr>
        <w:pPrChange w:id="3172" w:author="Sasha Azazlov" w:date="2026-05-27T11:01:00Z" w16du:dateUtc="2026-05-27T08:01:00Z">
          <w:pPr>
            <w:ind w:left="2160"/>
          </w:pPr>
        </w:pPrChange>
      </w:pPr>
      <w:del w:id="3173" w:author="Sasha Azazlov" w:date="2026-05-27T11:01:00Z" w16du:dateUtc="2026-05-27T08:01:00Z">
        <w:r w:rsidRPr="00097C1B" w:rsidDel="00603107">
          <w:rPr>
            <w:rFonts w:ascii="Courier New" w:hAnsi="Courier New" w:cs="Courier New"/>
            <w:color w:val="000000"/>
            <w:lang w:val="en-US"/>
          </w:rPr>
          <w:delText xml:space="preserve">    final result = Uint8List(length);</w:delText>
        </w:r>
      </w:del>
    </w:p>
    <w:p w:rsidR="007A13E1" w:rsidRPr="00097C1B" w:rsidDel="00603107" w:rsidRDefault="007A13E1" w:rsidP="00603107">
      <w:pPr>
        <w:jc w:val="both"/>
        <w:rPr>
          <w:del w:id="3174" w:author="Sasha Azazlov" w:date="2026-05-27T11:01:00Z" w16du:dateUtc="2026-05-27T08:01:00Z"/>
          <w:rFonts w:ascii="Courier New" w:hAnsi="Courier New" w:cs="Courier New"/>
          <w:color w:val="000000"/>
          <w:lang w:val="en-US"/>
        </w:rPr>
        <w:pPrChange w:id="3175" w:author="Sasha Azazlov" w:date="2026-05-27T11:01:00Z" w16du:dateUtc="2026-05-27T08:01:00Z">
          <w:pPr>
            <w:ind w:left="2160"/>
          </w:pPr>
        </w:pPrChange>
      </w:pPr>
      <w:del w:id="3176" w:author="Sasha Azazlov" w:date="2026-05-27T11:01:00Z" w16du:dateUtc="2026-05-27T08:01:00Z">
        <w:r w:rsidRPr="00097C1B" w:rsidDel="00603107">
          <w:rPr>
            <w:rFonts w:ascii="Courier New" w:hAnsi="Courier New" w:cs="Courier New"/>
            <w:color w:val="000000"/>
            <w:lang w:val="en-US"/>
          </w:rPr>
          <w:delText xml:space="preserve">    for (var i = 0; i &lt; length; i++) {</w:delText>
        </w:r>
      </w:del>
    </w:p>
    <w:p w:rsidR="007A13E1" w:rsidRPr="00097C1B" w:rsidDel="00603107" w:rsidRDefault="007A13E1" w:rsidP="00603107">
      <w:pPr>
        <w:jc w:val="both"/>
        <w:rPr>
          <w:del w:id="3177" w:author="Sasha Azazlov" w:date="2026-05-27T11:01:00Z" w16du:dateUtc="2026-05-27T08:01:00Z"/>
          <w:rFonts w:ascii="Courier New" w:hAnsi="Courier New" w:cs="Courier New"/>
          <w:color w:val="000000"/>
          <w:lang w:val="en-US"/>
        </w:rPr>
        <w:pPrChange w:id="3178" w:author="Sasha Azazlov" w:date="2026-05-27T11:01:00Z" w16du:dateUtc="2026-05-27T08:01:00Z">
          <w:pPr>
            <w:ind w:left="2160"/>
          </w:pPr>
        </w:pPrChange>
      </w:pPr>
      <w:del w:id="3179" w:author="Sasha Azazlov" w:date="2026-05-27T11:01:00Z" w16du:dateUtc="2026-05-27T08:01:00Z">
        <w:r w:rsidRPr="00097C1B" w:rsidDel="00603107">
          <w:rPr>
            <w:rFonts w:ascii="Courier New" w:hAnsi="Courier New" w:cs="Courier New"/>
            <w:color w:val="000000"/>
            <w:lang w:val="en-US"/>
          </w:rPr>
          <w:delText xml:space="preserve">      result[i] = (value &gt;&gt; (8 * (length - 1 - i))) &amp; 0xFF;</w:delText>
        </w:r>
      </w:del>
    </w:p>
    <w:p w:rsidR="007A13E1" w:rsidRPr="00097C1B" w:rsidDel="00603107" w:rsidRDefault="007A13E1" w:rsidP="00603107">
      <w:pPr>
        <w:jc w:val="both"/>
        <w:rPr>
          <w:del w:id="3180" w:author="Sasha Azazlov" w:date="2026-05-27T11:01:00Z" w16du:dateUtc="2026-05-27T08:01:00Z"/>
          <w:rFonts w:ascii="Courier New" w:hAnsi="Courier New" w:cs="Courier New"/>
          <w:color w:val="000000"/>
          <w:lang w:val="en-US"/>
        </w:rPr>
        <w:pPrChange w:id="3181" w:author="Sasha Azazlov" w:date="2026-05-27T11:01:00Z" w16du:dateUtc="2026-05-27T08:01:00Z">
          <w:pPr>
            <w:ind w:left="2160"/>
          </w:pPr>
        </w:pPrChange>
      </w:pPr>
      <w:del w:id="3182"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83" w:author="Sasha Azazlov" w:date="2026-05-27T11:01:00Z" w16du:dateUtc="2026-05-27T08:01:00Z"/>
          <w:rFonts w:ascii="Courier New" w:hAnsi="Courier New" w:cs="Courier New"/>
          <w:color w:val="000000"/>
          <w:lang w:val="en-US"/>
        </w:rPr>
        <w:pPrChange w:id="3184" w:author="Sasha Azazlov" w:date="2026-05-27T11:01:00Z" w16du:dateUtc="2026-05-27T08:01:00Z">
          <w:pPr>
            <w:ind w:left="2160"/>
          </w:pPr>
        </w:pPrChange>
      </w:pPr>
      <w:del w:id="3185" w:author="Sasha Azazlov" w:date="2026-05-27T11:01:00Z" w16du:dateUtc="2026-05-27T08:01:00Z">
        <w:r w:rsidRPr="00097C1B" w:rsidDel="00603107">
          <w:rPr>
            <w:rFonts w:ascii="Courier New" w:hAnsi="Courier New" w:cs="Courier New"/>
            <w:color w:val="000000"/>
            <w:lang w:val="en-US"/>
          </w:rPr>
          <w:delText xml:space="preserve">    return result;</w:delText>
        </w:r>
      </w:del>
    </w:p>
    <w:p w:rsidR="007A13E1" w:rsidRPr="00097C1B" w:rsidDel="00603107" w:rsidRDefault="007A13E1" w:rsidP="00603107">
      <w:pPr>
        <w:jc w:val="both"/>
        <w:rPr>
          <w:del w:id="3186" w:author="Sasha Azazlov" w:date="2026-05-27T11:01:00Z" w16du:dateUtc="2026-05-27T08:01:00Z"/>
          <w:rFonts w:ascii="Courier New" w:hAnsi="Courier New" w:cs="Courier New"/>
          <w:color w:val="000000"/>
          <w:lang w:val="en-US"/>
        </w:rPr>
        <w:pPrChange w:id="3187" w:author="Sasha Azazlov" w:date="2026-05-27T11:01:00Z" w16du:dateUtc="2026-05-27T08:01:00Z">
          <w:pPr>
            <w:ind w:left="2160"/>
          </w:pPr>
        </w:pPrChange>
      </w:pPr>
      <w:del w:id="3188"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189" w:author="Sasha Azazlov" w:date="2026-05-27T11:01:00Z" w16du:dateUtc="2026-05-27T08:01:00Z"/>
          <w:rFonts w:ascii="Courier New" w:hAnsi="Courier New" w:cs="Courier New"/>
          <w:color w:val="000000"/>
          <w:lang w:val="en-US"/>
        </w:rPr>
        <w:pPrChange w:id="3190" w:author="Sasha Azazlov" w:date="2026-05-27T11:01:00Z" w16du:dateUtc="2026-05-27T08:01:00Z">
          <w:pPr>
            <w:ind w:left="2160"/>
          </w:pPr>
        </w:pPrChange>
      </w:pPr>
    </w:p>
    <w:p w:rsidR="007A13E1" w:rsidRPr="00097C1B" w:rsidDel="00603107" w:rsidRDefault="007A13E1" w:rsidP="00603107">
      <w:pPr>
        <w:jc w:val="both"/>
        <w:rPr>
          <w:del w:id="3191" w:author="Sasha Azazlov" w:date="2026-05-27T11:01:00Z" w16du:dateUtc="2026-05-27T08:01:00Z"/>
          <w:rFonts w:ascii="Courier New" w:hAnsi="Courier New" w:cs="Courier New"/>
          <w:color w:val="000000"/>
          <w:lang w:val="en-US"/>
        </w:rPr>
        <w:pPrChange w:id="3192" w:author="Sasha Azazlov" w:date="2026-05-27T11:01:00Z" w16du:dateUtc="2026-05-27T08:01:00Z">
          <w:pPr>
            <w:ind w:left="2160"/>
          </w:pPr>
        </w:pPrChange>
      </w:pPr>
      <w:del w:id="3193" w:author="Sasha Azazlov" w:date="2026-05-27T11:01:00Z" w16du:dateUtc="2026-05-27T08:01:00Z">
        <w:r w:rsidRPr="00097C1B" w:rsidDel="00603107">
          <w:rPr>
            <w:rFonts w:ascii="Courier New" w:hAnsi="Courier New" w:cs="Courier New"/>
            <w:color w:val="000000"/>
            <w:lang w:val="en-US"/>
          </w:rPr>
          <w:delText xml:space="preserve">  static int _bytesToInt(Uint8List bytes) {</w:delText>
        </w:r>
      </w:del>
    </w:p>
    <w:p w:rsidR="007A13E1" w:rsidRPr="00097C1B" w:rsidDel="00603107" w:rsidRDefault="007A13E1" w:rsidP="00603107">
      <w:pPr>
        <w:jc w:val="both"/>
        <w:rPr>
          <w:del w:id="3194" w:author="Sasha Azazlov" w:date="2026-05-27T11:01:00Z" w16du:dateUtc="2026-05-27T08:01:00Z"/>
          <w:rFonts w:ascii="Courier New" w:hAnsi="Courier New" w:cs="Courier New"/>
          <w:color w:val="000000"/>
          <w:lang w:val="en-US"/>
        </w:rPr>
        <w:pPrChange w:id="3195" w:author="Sasha Azazlov" w:date="2026-05-27T11:01:00Z" w16du:dateUtc="2026-05-27T08:01:00Z">
          <w:pPr>
            <w:ind w:left="2160"/>
          </w:pPr>
        </w:pPrChange>
      </w:pPr>
      <w:del w:id="3196" w:author="Sasha Azazlov" w:date="2026-05-27T11:01:00Z" w16du:dateUtc="2026-05-27T08:01:00Z">
        <w:r w:rsidRPr="00097C1B" w:rsidDel="00603107">
          <w:rPr>
            <w:rFonts w:ascii="Courier New" w:hAnsi="Courier New" w:cs="Courier New"/>
            <w:color w:val="000000"/>
            <w:lang w:val="en-US"/>
          </w:rPr>
          <w:delText xml:space="preserve">    var result = 0;</w:delText>
        </w:r>
      </w:del>
    </w:p>
    <w:p w:rsidR="007A13E1" w:rsidRPr="00097C1B" w:rsidDel="00603107" w:rsidRDefault="007A13E1" w:rsidP="00603107">
      <w:pPr>
        <w:jc w:val="both"/>
        <w:rPr>
          <w:del w:id="3197" w:author="Sasha Azazlov" w:date="2026-05-27T11:01:00Z" w16du:dateUtc="2026-05-27T08:01:00Z"/>
          <w:rFonts w:ascii="Courier New" w:hAnsi="Courier New" w:cs="Courier New"/>
          <w:color w:val="000000"/>
          <w:lang w:val="en-US"/>
        </w:rPr>
        <w:pPrChange w:id="3198" w:author="Sasha Azazlov" w:date="2026-05-27T11:01:00Z" w16du:dateUtc="2026-05-27T08:01:00Z">
          <w:pPr>
            <w:ind w:left="2160"/>
          </w:pPr>
        </w:pPrChange>
      </w:pPr>
      <w:del w:id="3199" w:author="Sasha Azazlov" w:date="2026-05-27T11:01:00Z" w16du:dateUtc="2026-05-27T08:01:00Z">
        <w:r w:rsidRPr="00097C1B" w:rsidDel="00603107">
          <w:rPr>
            <w:rFonts w:ascii="Courier New" w:hAnsi="Courier New" w:cs="Courier New"/>
            <w:color w:val="000000"/>
            <w:lang w:val="en-US"/>
          </w:rPr>
          <w:delText xml:space="preserve">    for (var i = 0; i &lt; bytes.length; i++) {</w:delText>
        </w:r>
      </w:del>
    </w:p>
    <w:p w:rsidR="007A13E1" w:rsidRPr="00097C1B" w:rsidDel="00603107" w:rsidRDefault="007A13E1" w:rsidP="00603107">
      <w:pPr>
        <w:jc w:val="both"/>
        <w:rPr>
          <w:del w:id="3200" w:author="Sasha Azazlov" w:date="2026-05-27T11:01:00Z" w16du:dateUtc="2026-05-27T08:01:00Z"/>
          <w:rFonts w:ascii="Courier New" w:hAnsi="Courier New" w:cs="Courier New"/>
          <w:color w:val="000000"/>
          <w:lang w:val="en-US"/>
        </w:rPr>
        <w:pPrChange w:id="3201" w:author="Sasha Azazlov" w:date="2026-05-27T11:01:00Z" w16du:dateUtc="2026-05-27T08:01:00Z">
          <w:pPr>
            <w:ind w:left="2160"/>
          </w:pPr>
        </w:pPrChange>
      </w:pPr>
      <w:del w:id="3202" w:author="Sasha Azazlov" w:date="2026-05-27T11:01:00Z" w16du:dateUtc="2026-05-27T08:01:00Z">
        <w:r w:rsidRPr="00097C1B" w:rsidDel="00603107">
          <w:rPr>
            <w:rFonts w:ascii="Courier New" w:hAnsi="Courier New" w:cs="Courier New"/>
            <w:color w:val="000000"/>
            <w:lang w:val="en-US"/>
          </w:rPr>
          <w:delText xml:space="preserve">      result = (result &lt;&lt; 8) | bytes[i];</w:delText>
        </w:r>
      </w:del>
    </w:p>
    <w:p w:rsidR="007A13E1" w:rsidRPr="00097C1B" w:rsidDel="00603107" w:rsidRDefault="007A13E1" w:rsidP="00603107">
      <w:pPr>
        <w:jc w:val="both"/>
        <w:rPr>
          <w:del w:id="3203" w:author="Sasha Azazlov" w:date="2026-05-27T11:01:00Z" w16du:dateUtc="2026-05-27T08:01:00Z"/>
          <w:rFonts w:ascii="Courier New" w:hAnsi="Courier New" w:cs="Courier New"/>
          <w:color w:val="000000"/>
          <w:lang w:val="en-US"/>
        </w:rPr>
        <w:pPrChange w:id="3204" w:author="Sasha Azazlov" w:date="2026-05-27T11:01:00Z" w16du:dateUtc="2026-05-27T08:01:00Z">
          <w:pPr>
            <w:ind w:left="2160"/>
          </w:pPr>
        </w:pPrChange>
      </w:pPr>
      <w:del w:id="3205"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206" w:author="Sasha Azazlov" w:date="2026-05-27T11:01:00Z" w16du:dateUtc="2026-05-27T08:01:00Z"/>
          <w:rFonts w:ascii="Courier New" w:hAnsi="Courier New" w:cs="Courier New"/>
          <w:color w:val="000000"/>
          <w:lang w:val="en-US"/>
        </w:rPr>
        <w:pPrChange w:id="3207" w:author="Sasha Azazlov" w:date="2026-05-27T11:01:00Z" w16du:dateUtc="2026-05-27T08:01:00Z">
          <w:pPr>
            <w:ind w:left="2160"/>
          </w:pPr>
        </w:pPrChange>
      </w:pPr>
      <w:del w:id="3208" w:author="Sasha Azazlov" w:date="2026-05-27T11:01:00Z" w16du:dateUtc="2026-05-27T08:01:00Z">
        <w:r w:rsidRPr="00097C1B" w:rsidDel="00603107">
          <w:rPr>
            <w:rFonts w:ascii="Courier New" w:hAnsi="Courier New" w:cs="Courier New"/>
            <w:color w:val="000000"/>
            <w:lang w:val="en-US"/>
          </w:rPr>
          <w:delText xml:space="preserve">    return result;</w:delText>
        </w:r>
      </w:del>
    </w:p>
    <w:p w:rsidR="007A13E1" w:rsidRPr="00097C1B" w:rsidDel="00603107" w:rsidRDefault="007A13E1" w:rsidP="00603107">
      <w:pPr>
        <w:jc w:val="both"/>
        <w:rPr>
          <w:del w:id="3209" w:author="Sasha Azazlov" w:date="2026-05-27T11:01:00Z" w16du:dateUtc="2026-05-27T08:01:00Z"/>
          <w:rFonts w:ascii="Courier New" w:hAnsi="Courier New" w:cs="Courier New"/>
          <w:color w:val="000000"/>
          <w:lang w:val="en-US"/>
        </w:rPr>
        <w:pPrChange w:id="3210" w:author="Sasha Azazlov" w:date="2026-05-27T11:01:00Z" w16du:dateUtc="2026-05-27T08:01:00Z">
          <w:pPr>
            <w:ind w:left="2160"/>
          </w:pPr>
        </w:pPrChange>
      </w:pPr>
      <w:del w:id="3211"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212" w:author="Sasha Azazlov" w:date="2026-05-27T11:01:00Z" w16du:dateUtc="2026-05-27T08:01:00Z"/>
          <w:rFonts w:ascii="Courier New" w:hAnsi="Courier New" w:cs="Courier New"/>
          <w:color w:val="000000"/>
          <w:lang w:val="en-US"/>
        </w:rPr>
        <w:pPrChange w:id="3213" w:author="Sasha Azazlov" w:date="2026-05-27T11:01:00Z" w16du:dateUtc="2026-05-27T08:01:00Z">
          <w:pPr>
            <w:ind w:left="2160"/>
          </w:pPr>
        </w:pPrChange>
      </w:pPr>
      <w:del w:id="3214" w:author="Sasha Azazlov" w:date="2026-05-27T11:01:00Z" w16du:dateUtc="2026-05-27T08:01:00Z">
        <w:r w:rsidRPr="00097C1B" w:rsidDel="00603107">
          <w:rPr>
            <w:rFonts w:ascii="Courier New" w:hAnsi="Courier New" w:cs="Courier New"/>
            <w:color w:val="000000"/>
            <w:lang w:val="en-US"/>
          </w:rPr>
          <w:delText>}</w:delText>
        </w:r>
      </w:del>
    </w:p>
    <w:p w:rsidR="007A13E1" w:rsidRPr="007226B0" w:rsidDel="00603107" w:rsidRDefault="007A13E1" w:rsidP="00603107">
      <w:pPr>
        <w:jc w:val="both"/>
        <w:rPr>
          <w:del w:id="3215" w:author="Sasha Azazlov" w:date="2026-05-27T11:01:00Z" w16du:dateUtc="2026-05-27T08:01:00Z"/>
          <w:color w:val="000000"/>
          <w:sz w:val="28"/>
          <w:szCs w:val="28"/>
          <w:lang w:val="en-US"/>
        </w:rPr>
        <w:pPrChange w:id="3216" w:author="Sasha Azazlov" w:date="2026-05-27T11:01:00Z" w16du:dateUtc="2026-05-27T08:01:00Z">
          <w:pPr>
            <w:ind w:left="2160"/>
          </w:pPr>
        </w:pPrChange>
      </w:pPr>
    </w:p>
    <w:p w:rsidR="007A13E1" w:rsidRPr="007226B0" w:rsidDel="00603107" w:rsidRDefault="007A13E1" w:rsidP="00603107">
      <w:pPr>
        <w:jc w:val="both"/>
        <w:rPr>
          <w:del w:id="3217" w:author="Sasha Azazlov" w:date="2026-05-27T11:01:00Z" w16du:dateUtc="2026-05-27T08:01:00Z"/>
          <w:color w:val="000000"/>
          <w:sz w:val="28"/>
          <w:szCs w:val="28"/>
          <w:lang w:val="en-US"/>
        </w:rPr>
        <w:pPrChange w:id="3218" w:author="Sasha Azazlov" w:date="2026-05-27T11:01:00Z" w16du:dateUtc="2026-05-27T08:01:00Z">
          <w:pPr>
            <w:ind w:left="2160"/>
          </w:pPr>
        </w:pPrChange>
      </w:pPr>
    </w:p>
    <w:p w:rsidR="007A13E1" w:rsidRPr="007226B0" w:rsidDel="00603107" w:rsidRDefault="003C17D1" w:rsidP="00603107">
      <w:pPr>
        <w:jc w:val="both"/>
        <w:rPr>
          <w:del w:id="3219" w:author="Sasha Azazlov" w:date="2026-05-27T11:01:00Z" w16du:dateUtc="2026-05-27T08:01:00Z"/>
          <w:color w:val="000000"/>
          <w:sz w:val="28"/>
          <w:szCs w:val="28"/>
          <w:lang w:val="en-US"/>
        </w:rPr>
        <w:pPrChange w:id="3220" w:author="Sasha Azazlov" w:date="2026-05-27T11:01:00Z" w16du:dateUtc="2026-05-27T08:01:00Z">
          <w:pPr/>
        </w:pPrChange>
      </w:pPr>
      <w:del w:id="3221" w:author="Sasha Azazlov" w:date="2026-05-27T11:01:00Z" w16du:dateUtc="2026-05-27T08:01:00Z">
        <w:r w:rsidRPr="007226B0" w:rsidDel="00603107">
          <w:rPr>
            <w:color w:val="000000"/>
            <w:sz w:val="28"/>
            <w:szCs w:val="28"/>
            <w:lang w:val="en-US"/>
          </w:rPr>
          <w:br w:type="page"/>
        </w:r>
        <w:r w:rsidR="009B0CD9" w:rsidDel="00603107">
          <w:rPr>
            <w:color w:val="000000"/>
            <w:sz w:val="28"/>
            <w:szCs w:val="28"/>
          </w:rPr>
          <w:delText>Приложение</w:delText>
        </w:r>
        <w:r w:rsidR="009B0CD9" w:rsidRPr="00097C1B" w:rsidDel="00603107">
          <w:rPr>
            <w:color w:val="000000"/>
            <w:sz w:val="28"/>
            <w:szCs w:val="28"/>
            <w:lang w:val="en-US"/>
            <w:rPrChange w:id="3222" w:author="Sasha Azazlov" w:date="2026-05-19T13:40:00Z" w16du:dateUtc="2026-05-19T10:40:00Z">
              <w:rPr>
                <w:color w:val="000000"/>
                <w:sz w:val="28"/>
                <w:szCs w:val="28"/>
              </w:rPr>
            </w:rPrChange>
          </w:rPr>
          <w:delText xml:space="preserve"> </w:delText>
        </w:r>
      </w:del>
      <w:del w:id="3223" w:author="Sasha Azazlov" w:date="2026-05-27T10:42:00Z" w16du:dateUtc="2026-05-27T07:42:00Z">
        <w:r w:rsidR="009B0CD9" w:rsidDel="004C03E5">
          <w:rPr>
            <w:color w:val="000000"/>
            <w:sz w:val="28"/>
            <w:szCs w:val="28"/>
          </w:rPr>
          <w:delText>Г</w:delText>
        </w:r>
      </w:del>
      <w:del w:id="3224" w:author="Sasha Azazlov" w:date="2026-05-27T11:01:00Z" w16du:dateUtc="2026-05-27T08:01:00Z">
        <w:r w:rsidR="007A13E1" w:rsidRPr="007226B0" w:rsidDel="00603107">
          <w:rPr>
            <w:color w:val="000000"/>
            <w:sz w:val="28"/>
            <w:szCs w:val="28"/>
            <w:lang w:val="en-US"/>
          </w:rPr>
          <w:delText xml:space="preserve">. Use Case: </w:delText>
        </w:r>
        <w:r w:rsidR="007A13E1" w:rsidRPr="007226B0" w:rsidDel="00603107">
          <w:rPr>
            <w:color w:val="000000"/>
            <w:sz w:val="28"/>
          </w:rPr>
          <w:delText>Генерация</w:delText>
        </w:r>
        <w:r w:rsidR="007A13E1" w:rsidRPr="007226B0" w:rsidDel="00603107">
          <w:rPr>
            <w:color w:val="000000"/>
            <w:sz w:val="28"/>
            <w:szCs w:val="28"/>
            <w:lang w:val="en-US"/>
          </w:rPr>
          <w:delText xml:space="preserve"> </w:delText>
        </w:r>
        <w:r w:rsidR="007A13E1" w:rsidRPr="007226B0" w:rsidDel="00603107">
          <w:rPr>
            <w:color w:val="000000"/>
            <w:sz w:val="28"/>
          </w:rPr>
          <w:delText>пароля</w:delText>
        </w:r>
        <w:r w:rsidR="007A13E1" w:rsidRPr="007226B0" w:rsidDel="00603107">
          <w:rPr>
            <w:color w:val="000000"/>
            <w:sz w:val="28"/>
            <w:szCs w:val="28"/>
            <w:lang w:val="en-US"/>
          </w:rPr>
          <w:delText xml:space="preserve"> (lib/domain/usecases/password/generate_password_usecase.dart)</w:delText>
        </w:r>
      </w:del>
    </w:p>
    <w:p w:rsidR="007A13E1" w:rsidRPr="007226B0" w:rsidDel="00603107" w:rsidRDefault="007A13E1" w:rsidP="00603107">
      <w:pPr>
        <w:jc w:val="both"/>
        <w:rPr>
          <w:del w:id="3225" w:author="Sasha Azazlov" w:date="2026-05-27T11:01:00Z" w16du:dateUtc="2026-05-27T08:01:00Z"/>
          <w:color w:val="000000"/>
          <w:sz w:val="28"/>
          <w:szCs w:val="28"/>
          <w:lang w:val="en-US"/>
        </w:rPr>
        <w:pPrChange w:id="3226" w:author="Sasha Azazlov" w:date="2026-05-27T11:01:00Z" w16du:dateUtc="2026-05-27T08:01:00Z">
          <w:pPr/>
        </w:pPrChange>
      </w:pPr>
    </w:p>
    <w:p w:rsidR="007A13E1" w:rsidRPr="00097C1B" w:rsidDel="00603107" w:rsidRDefault="007A13E1" w:rsidP="00603107">
      <w:pPr>
        <w:jc w:val="both"/>
        <w:rPr>
          <w:del w:id="3227" w:author="Sasha Azazlov" w:date="2026-05-27T11:01:00Z" w16du:dateUtc="2026-05-27T08:01:00Z"/>
          <w:rFonts w:ascii="Courier New" w:hAnsi="Courier New" w:cs="Courier New"/>
          <w:color w:val="000000"/>
          <w:lang w:val="en-US"/>
        </w:rPr>
        <w:pPrChange w:id="3228" w:author="Sasha Azazlov" w:date="2026-05-27T11:01:00Z" w16du:dateUtc="2026-05-27T08:01:00Z">
          <w:pPr>
            <w:ind w:left="2160"/>
          </w:pPr>
        </w:pPrChange>
      </w:pPr>
      <w:del w:id="3229" w:author="Sasha Azazlov" w:date="2026-05-27T11:01:00Z" w16du:dateUtc="2026-05-27T08:01:00Z">
        <w:r w:rsidRPr="00097C1B" w:rsidDel="00603107">
          <w:rPr>
            <w:rFonts w:ascii="Courier New" w:hAnsi="Courier New" w:cs="Courier New"/>
            <w:color w:val="000000"/>
            <w:lang w:val="en-US"/>
          </w:rPr>
          <w:delText>import 'package:dartz/dartz.dart';</w:delText>
        </w:r>
      </w:del>
    </w:p>
    <w:p w:rsidR="007A13E1" w:rsidRPr="00097C1B" w:rsidDel="00603107" w:rsidRDefault="007A13E1" w:rsidP="00603107">
      <w:pPr>
        <w:jc w:val="both"/>
        <w:rPr>
          <w:del w:id="3230" w:author="Sasha Azazlov" w:date="2026-05-27T11:01:00Z" w16du:dateUtc="2026-05-27T08:01:00Z"/>
          <w:rFonts w:ascii="Courier New" w:hAnsi="Courier New" w:cs="Courier New"/>
          <w:color w:val="000000"/>
          <w:lang w:val="en-US"/>
        </w:rPr>
        <w:pPrChange w:id="3231" w:author="Sasha Azazlov" w:date="2026-05-27T11:01:00Z" w16du:dateUtc="2026-05-27T08:01:00Z">
          <w:pPr>
            <w:ind w:left="2160"/>
          </w:pPr>
        </w:pPrChange>
      </w:pPr>
      <w:del w:id="3232" w:author="Sasha Azazlov" w:date="2026-05-27T11:01:00Z" w16du:dateUtc="2026-05-27T08:01:00Z">
        <w:r w:rsidRPr="00097C1B" w:rsidDel="00603107">
          <w:rPr>
            <w:rFonts w:ascii="Courier New" w:hAnsi="Courier New" w:cs="Courier New"/>
            <w:color w:val="000000"/>
            <w:lang w:val="en-US"/>
          </w:rPr>
          <w:delText>import '../../core/errors/failures.dart';</w:delText>
        </w:r>
      </w:del>
    </w:p>
    <w:p w:rsidR="007A13E1" w:rsidRPr="00097C1B" w:rsidDel="00603107" w:rsidRDefault="007A13E1" w:rsidP="00603107">
      <w:pPr>
        <w:jc w:val="both"/>
        <w:rPr>
          <w:del w:id="3233" w:author="Sasha Azazlov" w:date="2026-05-27T11:01:00Z" w16du:dateUtc="2026-05-27T08:01:00Z"/>
          <w:rFonts w:ascii="Courier New" w:hAnsi="Courier New" w:cs="Courier New"/>
          <w:color w:val="000000"/>
          <w:lang w:val="en-US"/>
        </w:rPr>
        <w:pPrChange w:id="3234" w:author="Sasha Azazlov" w:date="2026-05-27T11:01:00Z" w16du:dateUtc="2026-05-27T08:01:00Z">
          <w:pPr>
            <w:ind w:left="2160"/>
          </w:pPr>
        </w:pPrChange>
      </w:pPr>
      <w:del w:id="3235" w:author="Sasha Azazlov" w:date="2026-05-27T11:01:00Z" w16du:dateUtc="2026-05-27T08:01:00Z">
        <w:r w:rsidRPr="00097C1B" w:rsidDel="00603107">
          <w:rPr>
            <w:rFonts w:ascii="Courier New" w:hAnsi="Courier New" w:cs="Courier New"/>
            <w:color w:val="000000"/>
            <w:lang w:val="en-US"/>
          </w:rPr>
          <w:delText>import '../../entities/password_generation_settings.dart';</w:delText>
        </w:r>
      </w:del>
    </w:p>
    <w:p w:rsidR="007A13E1" w:rsidRPr="00097C1B" w:rsidDel="00603107" w:rsidRDefault="007A13E1" w:rsidP="00603107">
      <w:pPr>
        <w:jc w:val="both"/>
        <w:rPr>
          <w:del w:id="3236" w:author="Sasha Azazlov" w:date="2026-05-27T11:01:00Z" w16du:dateUtc="2026-05-27T08:01:00Z"/>
          <w:rFonts w:ascii="Courier New" w:hAnsi="Courier New" w:cs="Courier New"/>
          <w:color w:val="000000"/>
          <w:lang w:val="en-US"/>
        </w:rPr>
        <w:pPrChange w:id="3237" w:author="Sasha Azazlov" w:date="2026-05-27T11:01:00Z" w16du:dateUtc="2026-05-27T08:01:00Z">
          <w:pPr>
            <w:ind w:left="2160"/>
          </w:pPr>
        </w:pPrChange>
      </w:pPr>
      <w:del w:id="3238" w:author="Sasha Azazlov" w:date="2026-05-27T11:01:00Z" w16du:dateUtc="2026-05-27T08:01:00Z">
        <w:r w:rsidRPr="00097C1B" w:rsidDel="00603107">
          <w:rPr>
            <w:rFonts w:ascii="Courier New" w:hAnsi="Courier New" w:cs="Courier New"/>
            <w:color w:val="000000"/>
            <w:lang w:val="en-US"/>
          </w:rPr>
          <w:delText>import '../../entities/password_result.dart';</w:delText>
        </w:r>
      </w:del>
    </w:p>
    <w:p w:rsidR="007A13E1" w:rsidRPr="00097C1B" w:rsidDel="00603107" w:rsidRDefault="007A13E1" w:rsidP="00603107">
      <w:pPr>
        <w:jc w:val="both"/>
        <w:rPr>
          <w:del w:id="3239" w:author="Sasha Azazlov" w:date="2026-05-27T11:01:00Z" w16du:dateUtc="2026-05-27T08:01:00Z"/>
          <w:rFonts w:ascii="Courier New" w:hAnsi="Courier New" w:cs="Courier New"/>
          <w:color w:val="000000"/>
          <w:lang w:val="en-US"/>
        </w:rPr>
        <w:pPrChange w:id="3240" w:author="Sasha Azazlov" w:date="2026-05-27T11:01:00Z" w16du:dateUtc="2026-05-27T08:01:00Z">
          <w:pPr>
            <w:ind w:left="2160"/>
          </w:pPr>
        </w:pPrChange>
      </w:pPr>
      <w:del w:id="3241" w:author="Sasha Azazlov" w:date="2026-05-27T11:01:00Z" w16du:dateUtc="2026-05-27T08:01:00Z">
        <w:r w:rsidRPr="00097C1B" w:rsidDel="00603107">
          <w:rPr>
            <w:rFonts w:ascii="Courier New" w:hAnsi="Courier New" w:cs="Courier New"/>
            <w:color w:val="000000"/>
            <w:lang w:val="en-US"/>
          </w:rPr>
          <w:delText>import '../../repositories/password_generator_repository.dart';</w:delText>
        </w:r>
      </w:del>
    </w:p>
    <w:p w:rsidR="007A13E1" w:rsidRPr="00097C1B" w:rsidDel="00603107" w:rsidRDefault="007A13E1" w:rsidP="00603107">
      <w:pPr>
        <w:jc w:val="both"/>
        <w:rPr>
          <w:del w:id="3242" w:author="Sasha Azazlov" w:date="2026-05-27T11:01:00Z" w16du:dateUtc="2026-05-27T08:01:00Z"/>
          <w:rFonts w:ascii="Courier New" w:hAnsi="Courier New" w:cs="Courier New"/>
          <w:color w:val="000000"/>
          <w:lang w:val="en-US"/>
        </w:rPr>
        <w:pPrChange w:id="3243" w:author="Sasha Azazlov" w:date="2026-05-27T11:01:00Z" w16du:dateUtc="2026-05-27T08:01:00Z">
          <w:pPr>
            <w:ind w:left="2160"/>
          </w:pPr>
        </w:pPrChange>
      </w:pPr>
    </w:p>
    <w:p w:rsidR="007A13E1" w:rsidRPr="00097C1B" w:rsidDel="00603107" w:rsidRDefault="007A13E1" w:rsidP="00603107">
      <w:pPr>
        <w:jc w:val="both"/>
        <w:rPr>
          <w:del w:id="3244" w:author="Sasha Azazlov" w:date="2026-05-27T11:01:00Z" w16du:dateUtc="2026-05-27T08:01:00Z"/>
          <w:rFonts w:ascii="Courier New" w:hAnsi="Courier New" w:cs="Courier New"/>
          <w:color w:val="000000"/>
          <w:lang w:val="en-US"/>
        </w:rPr>
        <w:pPrChange w:id="3245" w:author="Sasha Azazlov" w:date="2026-05-27T11:01:00Z" w16du:dateUtc="2026-05-27T08:01:00Z">
          <w:pPr>
            <w:ind w:left="2160"/>
          </w:pPr>
        </w:pPrChange>
      </w:pPr>
      <w:del w:id="3246" w:author="Sasha Azazlov" w:date="2026-05-27T11:01:00Z" w16du:dateUtc="2026-05-27T08:01:00Z">
        <w:r w:rsidRPr="00097C1B" w:rsidDel="00603107">
          <w:rPr>
            <w:rFonts w:ascii="Courier New" w:hAnsi="Courier New" w:cs="Courier New"/>
            <w:color w:val="000000"/>
            <w:lang w:val="en-US"/>
          </w:rPr>
          <w:delText>class GeneratePasswordUseCase {</w:delText>
        </w:r>
      </w:del>
    </w:p>
    <w:p w:rsidR="007A13E1" w:rsidRPr="00097C1B" w:rsidDel="00603107" w:rsidRDefault="007A13E1" w:rsidP="00603107">
      <w:pPr>
        <w:jc w:val="both"/>
        <w:rPr>
          <w:del w:id="3247" w:author="Sasha Azazlov" w:date="2026-05-27T11:01:00Z" w16du:dateUtc="2026-05-27T08:01:00Z"/>
          <w:rFonts w:ascii="Courier New" w:hAnsi="Courier New" w:cs="Courier New"/>
          <w:color w:val="000000"/>
          <w:lang w:val="en-US"/>
        </w:rPr>
        <w:pPrChange w:id="3248" w:author="Sasha Azazlov" w:date="2026-05-27T11:01:00Z" w16du:dateUtc="2026-05-27T08:01:00Z">
          <w:pPr>
            <w:ind w:left="2160"/>
          </w:pPr>
        </w:pPrChange>
      </w:pPr>
      <w:del w:id="3249" w:author="Sasha Azazlov" w:date="2026-05-27T11:01:00Z" w16du:dateUtc="2026-05-27T08:01:00Z">
        <w:r w:rsidRPr="00097C1B" w:rsidDel="00603107">
          <w:rPr>
            <w:rFonts w:ascii="Courier New" w:hAnsi="Courier New" w:cs="Courier New"/>
            <w:color w:val="000000"/>
            <w:lang w:val="en-US"/>
          </w:rPr>
          <w:delText xml:space="preserve">  final PasswordGeneratorRepository repository;</w:delText>
        </w:r>
      </w:del>
    </w:p>
    <w:p w:rsidR="007A13E1" w:rsidRPr="00097C1B" w:rsidDel="00603107" w:rsidRDefault="007A13E1" w:rsidP="00603107">
      <w:pPr>
        <w:jc w:val="both"/>
        <w:rPr>
          <w:del w:id="3250" w:author="Sasha Azazlov" w:date="2026-05-27T11:01:00Z" w16du:dateUtc="2026-05-27T08:01:00Z"/>
          <w:rFonts w:ascii="Courier New" w:hAnsi="Courier New" w:cs="Courier New"/>
          <w:color w:val="000000"/>
          <w:lang w:val="en-US"/>
        </w:rPr>
        <w:pPrChange w:id="3251" w:author="Sasha Azazlov" w:date="2026-05-27T11:01:00Z" w16du:dateUtc="2026-05-27T08:01:00Z">
          <w:pPr>
            <w:ind w:left="2160"/>
          </w:pPr>
        </w:pPrChange>
      </w:pPr>
    </w:p>
    <w:p w:rsidR="007A13E1" w:rsidRPr="00097C1B" w:rsidDel="00603107" w:rsidRDefault="007A13E1" w:rsidP="00603107">
      <w:pPr>
        <w:jc w:val="both"/>
        <w:rPr>
          <w:del w:id="3252" w:author="Sasha Azazlov" w:date="2026-05-27T11:01:00Z" w16du:dateUtc="2026-05-27T08:01:00Z"/>
          <w:rFonts w:ascii="Courier New" w:hAnsi="Courier New" w:cs="Courier New"/>
          <w:color w:val="000000"/>
          <w:lang w:val="en-US"/>
        </w:rPr>
        <w:pPrChange w:id="3253" w:author="Sasha Azazlov" w:date="2026-05-27T11:01:00Z" w16du:dateUtc="2026-05-27T08:01:00Z">
          <w:pPr>
            <w:ind w:left="2160"/>
          </w:pPr>
        </w:pPrChange>
      </w:pPr>
      <w:del w:id="3254" w:author="Sasha Azazlov" w:date="2026-05-27T11:01:00Z" w16du:dateUtc="2026-05-27T08:01:00Z">
        <w:r w:rsidRPr="00097C1B" w:rsidDel="00603107">
          <w:rPr>
            <w:rFonts w:ascii="Courier New" w:hAnsi="Courier New" w:cs="Courier New"/>
            <w:color w:val="000000"/>
            <w:lang w:val="en-US"/>
          </w:rPr>
          <w:delText xml:space="preserve">  GeneratePasswordUseCase(this.repository);</w:delText>
        </w:r>
      </w:del>
    </w:p>
    <w:p w:rsidR="007A13E1" w:rsidRPr="00097C1B" w:rsidDel="00603107" w:rsidRDefault="007A13E1" w:rsidP="00603107">
      <w:pPr>
        <w:jc w:val="both"/>
        <w:rPr>
          <w:del w:id="3255" w:author="Sasha Azazlov" w:date="2026-05-27T11:01:00Z" w16du:dateUtc="2026-05-27T08:01:00Z"/>
          <w:rFonts w:ascii="Courier New" w:hAnsi="Courier New" w:cs="Courier New"/>
          <w:color w:val="000000"/>
          <w:lang w:val="en-US"/>
        </w:rPr>
        <w:pPrChange w:id="3256" w:author="Sasha Azazlov" w:date="2026-05-27T11:01:00Z" w16du:dateUtc="2026-05-27T08:01:00Z">
          <w:pPr>
            <w:ind w:left="2160"/>
          </w:pPr>
        </w:pPrChange>
      </w:pPr>
    </w:p>
    <w:p w:rsidR="007A13E1" w:rsidRPr="00097C1B" w:rsidDel="00603107" w:rsidRDefault="007A13E1" w:rsidP="00603107">
      <w:pPr>
        <w:jc w:val="both"/>
        <w:rPr>
          <w:del w:id="3257" w:author="Sasha Azazlov" w:date="2026-05-27T11:01:00Z" w16du:dateUtc="2026-05-27T08:01:00Z"/>
          <w:rFonts w:ascii="Courier New" w:hAnsi="Courier New" w:cs="Courier New"/>
          <w:color w:val="000000"/>
          <w:lang w:val="en-US"/>
        </w:rPr>
        <w:pPrChange w:id="3258" w:author="Sasha Azazlov" w:date="2026-05-27T11:01:00Z" w16du:dateUtc="2026-05-27T08:01:00Z">
          <w:pPr>
            <w:ind w:left="2160"/>
          </w:pPr>
        </w:pPrChange>
      </w:pPr>
      <w:del w:id="3259" w:author="Sasha Azazlov" w:date="2026-05-27T11:01:00Z" w16du:dateUtc="2026-05-27T08:01:00Z">
        <w:r w:rsidRPr="00097C1B" w:rsidDel="00603107">
          <w:rPr>
            <w:rFonts w:ascii="Courier New" w:hAnsi="Courier New" w:cs="Courier New"/>
            <w:color w:val="000000"/>
            <w:lang w:val="en-US"/>
          </w:rPr>
          <w:delText xml:space="preserve">  Future&lt;Either&lt;Failure, PasswordResult&gt;&gt; execute(</w:delText>
        </w:r>
      </w:del>
    </w:p>
    <w:p w:rsidR="007A13E1" w:rsidRPr="00097C1B" w:rsidDel="00603107" w:rsidRDefault="007A13E1" w:rsidP="00603107">
      <w:pPr>
        <w:jc w:val="both"/>
        <w:rPr>
          <w:del w:id="3260" w:author="Sasha Azazlov" w:date="2026-05-27T11:01:00Z" w16du:dateUtc="2026-05-27T08:01:00Z"/>
          <w:rFonts w:ascii="Courier New" w:hAnsi="Courier New" w:cs="Courier New"/>
          <w:color w:val="000000"/>
          <w:lang w:val="en-US"/>
        </w:rPr>
        <w:pPrChange w:id="3261" w:author="Sasha Azazlov" w:date="2026-05-27T11:01:00Z" w16du:dateUtc="2026-05-27T08:01:00Z">
          <w:pPr>
            <w:ind w:left="2160"/>
          </w:pPr>
        </w:pPrChange>
      </w:pPr>
      <w:del w:id="3262" w:author="Sasha Azazlov" w:date="2026-05-27T11:01:00Z" w16du:dateUtc="2026-05-27T08:01:00Z">
        <w:r w:rsidRPr="00097C1B" w:rsidDel="00603107">
          <w:rPr>
            <w:rFonts w:ascii="Courier New" w:hAnsi="Courier New" w:cs="Courier New"/>
            <w:color w:val="000000"/>
            <w:lang w:val="en-US"/>
          </w:rPr>
          <w:delText xml:space="preserve">    PasswordGenerationSettings settings,</w:delText>
        </w:r>
      </w:del>
    </w:p>
    <w:p w:rsidR="007A13E1" w:rsidRPr="00097C1B" w:rsidDel="00603107" w:rsidRDefault="007A13E1" w:rsidP="00603107">
      <w:pPr>
        <w:jc w:val="both"/>
        <w:rPr>
          <w:del w:id="3263" w:author="Sasha Azazlov" w:date="2026-05-27T11:01:00Z" w16du:dateUtc="2026-05-27T08:01:00Z"/>
          <w:rFonts w:ascii="Courier New" w:hAnsi="Courier New" w:cs="Courier New"/>
          <w:color w:val="000000"/>
          <w:lang w:val="en-US"/>
        </w:rPr>
        <w:pPrChange w:id="3264" w:author="Sasha Azazlov" w:date="2026-05-27T11:01:00Z" w16du:dateUtc="2026-05-27T08:01:00Z">
          <w:pPr>
            <w:ind w:left="2160"/>
          </w:pPr>
        </w:pPrChange>
      </w:pPr>
      <w:del w:id="3265" w:author="Sasha Azazlov" w:date="2026-05-27T11:01:00Z" w16du:dateUtc="2026-05-27T08:01:00Z">
        <w:r w:rsidRPr="00097C1B" w:rsidDel="00603107">
          <w:rPr>
            <w:rFonts w:ascii="Courier New" w:hAnsi="Courier New" w:cs="Courier New"/>
            <w:color w:val="000000"/>
            <w:lang w:val="en-US"/>
          </w:rPr>
          <w:delText xml:space="preserve">  ) async {</w:delText>
        </w:r>
      </w:del>
    </w:p>
    <w:p w:rsidR="007A13E1" w:rsidRPr="00097C1B" w:rsidDel="00603107" w:rsidRDefault="007A13E1" w:rsidP="00603107">
      <w:pPr>
        <w:jc w:val="both"/>
        <w:rPr>
          <w:del w:id="3266" w:author="Sasha Azazlov" w:date="2026-05-27T11:01:00Z" w16du:dateUtc="2026-05-27T08:01:00Z"/>
          <w:rFonts w:ascii="Courier New" w:hAnsi="Courier New" w:cs="Courier New"/>
          <w:color w:val="000000"/>
          <w:lang w:val="en-US"/>
        </w:rPr>
        <w:pPrChange w:id="3267" w:author="Sasha Azazlov" w:date="2026-05-27T11:01:00Z" w16du:dateUtc="2026-05-27T08:01:00Z">
          <w:pPr>
            <w:ind w:left="2160"/>
          </w:pPr>
        </w:pPrChange>
      </w:pPr>
      <w:del w:id="3268" w:author="Sasha Azazlov" w:date="2026-05-27T11:01:00Z" w16du:dateUtc="2026-05-27T08:01:00Z">
        <w:r w:rsidRPr="00097C1B" w:rsidDel="00603107">
          <w:rPr>
            <w:rFonts w:ascii="Courier New" w:hAnsi="Courier New" w:cs="Courier New"/>
            <w:color w:val="000000"/>
            <w:lang w:val="en-US"/>
          </w:rPr>
          <w:delText xml:space="preserve">    try {</w:delText>
        </w:r>
      </w:del>
    </w:p>
    <w:p w:rsidR="007A13E1" w:rsidRPr="00097C1B" w:rsidDel="00603107" w:rsidRDefault="007A13E1" w:rsidP="00603107">
      <w:pPr>
        <w:jc w:val="both"/>
        <w:rPr>
          <w:del w:id="3269" w:author="Sasha Azazlov" w:date="2026-05-27T11:01:00Z" w16du:dateUtc="2026-05-27T08:01:00Z"/>
          <w:rFonts w:ascii="Courier New" w:hAnsi="Courier New" w:cs="Courier New"/>
          <w:color w:val="000000"/>
          <w:lang w:val="en-US"/>
        </w:rPr>
        <w:pPrChange w:id="3270" w:author="Sasha Azazlov" w:date="2026-05-27T11:01:00Z" w16du:dateUtc="2026-05-27T08:01:00Z">
          <w:pPr>
            <w:ind w:left="2160"/>
          </w:pPr>
        </w:pPrChange>
      </w:pPr>
      <w:del w:id="3271" w:author="Sasha Azazlov" w:date="2026-05-27T11:01:00Z" w16du:dateUtc="2026-05-27T08:01:00Z">
        <w:r w:rsidRPr="00097C1B" w:rsidDel="00603107">
          <w:rPr>
            <w:rFonts w:ascii="Courier New" w:hAnsi="Courier New" w:cs="Courier New"/>
            <w:color w:val="000000"/>
            <w:lang w:val="en-US"/>
          </w:rPr>
          <w:delText xml:space="preserve">      final result = await repository.generatePassword(settings);</w:delText>
        </w:r>
      </w:del>
    </w:p>
    <w:p w:rsidR="007A13E1" w:rsidRPr="00097C1B" w:rsidDel="00603107" w:rsidRDefault="007A13E1" w:rsidP="00603107">
      <w:pPr>
        <w:jc w:val="both"/>
        <w:rPr>
          <w:del w:id="3272" w:author="Sasha Azazlov" w:date="2026-05-27T11:01:00Z" w16du:dateUtc="2026-05-27T08:01:00Z"/>
          <w:rFonts w:ascii="Courier New" w:hAnsi="Courier New" w:cs="Courier New"/>
          <w:color w:val="000000"/>
          <w:lang w:val="en-US"/>
        </w:rPr>
        <w:pPrChange w:id="3273" w:author="Sasha Azazlov" w:date="2026-05-27T11:01:00Z" w16du:dateUtc="2026-05-27T08:01:00Z">
          <w:pPr>
            <w:ind w:left="2160"/>
          </w:pPr>
        </w:pPrChange>
      </w:pPr>
      <w:del w:id="3274" w:author="Sasha Azazlov" w:date="2026-05-27T11:01:00Z" w16du:dateUtc="2026-05-27T08:01:00Z">
        <w:r w:rsidRPr="00097C1B" w:rsidDel="00603107">
          <w:rPr>
            <w:rFonts w:ascii="Courier New" w:hAnsi="Courier New" w:cs="Courier New"/>
            <w:color w:val="000000"/>
            <w:lang w:val="en-US"/>
          </w:rPr>
          <w:delText xml:space="preserve">      return Right(result);</w:delText>
        </w:r>
      </w:del>
    </w:p>
    <w:p w:rsidR="007A13E1" w:rsidRPr="00097C1B" w:rsidDel="00603107" w:rsidRDefault="007A13E1" w:rsidP="00603107">
      <w:pPr>
        <w:jc w:val="both"/>
        <w:rPr>
          <w:del w:id="3275" w:author="Sasha Azazlov" w:date="2026-05-27T11:01:00Z" w16du:dateUtc="2026-05-27T08:01:00Z"/>
          <w:rFonts w:ascii="Courier New" w:hAnsi="Courier New" w:cs="Courier New"/>
          <w:color w:val="000000"/>
          <w:lang w:val="en-US"/>
        </w:rPr>
        <w:pPrChange w:id="3276" w:author="Sasha Azazlov" w:date="2026-05-27T11:01:00Z" w16du:dateUtc="2026-05-27T08:01:00Z">
          <w:pPr>
            <w:ind w:left="2160"/>
          </w:pPr>
        </w:pPrChange>
      </w:pPr>
      <w:del w:id="3277" w:author="Sasha Azazlov" w:date="2026-05-27T11:01:00Z" w16du:dateUtc="2026-05-27T08:01:00Z">
        <w:r w:rsidRPr="00097C1B" w:rsidDel="00603107">
          <w:rPr>
            <w:rFonts w:ascii="Courier New" w:hAnsi="Courier New" w:cs="Courier New"/>
            <w:color w:val="000000"/>
            <w:lang w:val="en-US"/>
          </w:rPr>
          <w:delText xml:space="preserve">    } catch (e) {</w:delText>
        </w:r>
      </w:del>
    </w:p>
    <w:p w:rsidR="007A13E1" w:rsidRPr="00097C1B" w:rsidDel="00603107" w:rsidRDefault="007A13E1" w:rsidP="00603107">
      <w:pPr>
        <w:jc w:val="both"/>
        <w:rPr>
          <w:del w:id="3278" w:author="Sasha Azazlov" w:date="2026-05-27T11:01:00Z" w16du:dateUtc="2026-05-27T08:01:00Z"/>
          <w:rFonts w:ascii="Courier New" w:hAnsi="Courier New" w:cs="Courier New"/>
          <w:color w:val="000000"/>
          <w:lang w:val="en-US"/>
        </w:rPr>
        <w:pPrChange w:id="3279" w:author="Sasha Azazlov" w:date="2026-05-27T11:01:00Z" w16du:dateUtc="2026-05-27T08:01:00Z">
          <w:pPr>
            <w:ind w:left="2160"/>
          </w:pPr>
        </w:pPrChange>
      </w:pPr>
      <w:del w:id="3280" w:author="Sasha Azazlov" w:date="2026-05-27T11:01:00Z" w16du:dateUtc="2026-05-27T08:01:00Z">
        <w:r w:rsidRPr="00097C1B" w:rsidDel="00603107">
          <w:rPr>
            <w:rFonts w:ascii="Courier New" w:hAnsi="Courier New" w:cs="Courier New"/>
            <w:color w:val="000000"/>
            <w:lang w:val="en-US"/>
          </w:rPr>
          <w:delText xml:space="preserve">      return Left(GenerationFailure(message: '</w:delText>
        </w:r>
        <w:r w:rsidRPr="00097C1B" w:rsidDel="00603107">
          <w:rPr>
            <w:rFonts w:ascii="Courier New" w:hAnsi="Courier New" w:cs="Courier New"/>
            <w:color w:val="000000"/>
          </w:rPr>
          <w:delText>Ошибка</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генерации</w:delText>
        </w:r>
        <w:r w:rsidRPr="00097C1B" w:rsidDel="00603107">
          <w:rPr>
            <w:rFonts w:ascii="Courier New" w:hAnsi="Courier New" w:cs="Courier New"/>
            <w:color w:val="000000"/>
            <w:lang w:val="en-US"/>
          </w:rPr>
          <w:delText>: $e'));</w:delText>
        </w:r>
      </w:del>
    </w:p>
    <w:p w:rsidR="007A13E1" w:rsidRPr="00097C1B" w:rsidDel="00603107" w:rsidRDefault="007A13E1" w:rsidP="00603107">
      <w:pPr>
        <w:jc w:val="both"/>
        <w:rPr>
          <w:del w:id="3281" w:author="Sasha Azazlov" w:date="2026-05-27T11:01:00Z" w16du:dateUtc="2026-05-27T08:01:00Z"/>
          <w:rFonts w:ascii="Courier New" w:hAnsi="Courier New" w:cs="Courier New"/>
          <w:color w:val="000000"/>
          <w:lang w:val="en-US"/>
        </w:rPr>
        <w:pPrChange w:id="3282" w:author="Sasha Azazlov" w:date="2026-05-27T11:01:00Z" w16du:dateUtc="2026-05-27T08:01:00Z">
          <w:pPr>
            <w:ind w:left="2160"/>
          </w:pPr>
        </w:pPrChange>
      </w:pPr>
      <w:del w:id="3283"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284" w:author="Sasha Azazlov" w:date="2026-05-27T11:01:00Z" w16du:dateUtc="2026-05-27T08:01:00Z"/>
          <w:rFonts w:ascii="Courier New" w:hAnsi="Courier New" w:cs="Courier New"/>
          <w:color w:val="000000"/>
          <w:lang w:val="en-US"/>
        </w:rPr>
        <w:pPrChange w:id="3285" w:author="Sasha Azazlov" w:date="2026-05-27T11:01:00Z" w16du:dateUtc="2026-05-27T08:01:00Z">
          <w:pPr>
            <w:ind w:left="2160"/>
          </w:pPr>
        </w:pPrChange>
      </w:pPr>
      <w:del w:id="3286"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287" w:author="Sasha Azazlov" w:date="2026-05-27T11:01:00Z" w16du:dateUtc="2026-05-27T08:01:00Z"/>
          <w:rFonts w:ascii="Courier New" w:hAnsi="Courier New" w:cs="Courier New"/>
          <w:color w:val="000000"/>
          <w:lang w:val="en-US"/>
        </w:rPr>
        <w:pPrChange w:id="3288" w:author="Sasha Azazlov" w:date="2026-05-27T11:01:00Z" w16du:dateUtc="2026-05-27T08:01:00Z">
          <w:pPr>
            <w:ind w:left="2160"/>
          </w:pPr>
        </w:pPrChange>
      </w:pPr>
      <w:del w:id="3289" w:author="Sasha Azazlov" w:date="2026-05-27T11:01:00Z" w16du:dateUtc="2026-05-27T08:01:00Z">
        <w:r w:rsidRPr="00097C1B" w:rsidDel="00603107">
          <w:rPr>
            <w:rFonts w:ascii="Courier New" w:hAnsi="Courier New" w:cs="Courier New"/>
            <w:color w:val="000000"/>
            <w:lang w:val="en-US"/>
          </w:rPr>
          <w:delText>}</w:delText>
        </w:r>
      </w:del>
    </w:p>
    <w:p w:rsidR="007A13E1" w:rsidRPr="007226B0" w:rsidDel="00603107" w:rsidRDefault="007A13E1" w:rsidP="00603107">
      <w:pPr>
        <w:jc w:val="both"/>
        <w:rPr>
          <w:del w:id="3290" w:author="Sasha Azazlov" w:date="2026-05-27T11:01:00Z" w16du:dateUtc="2026-05-27T08:01:00Z"/>
          <w:color w:val="000000"/>
          <w:sz w:val="28"/>
          <w:szCs w:val="28"/>
          <w:lang w:val="en-US"/>
        </w:rPr>
        <w:pPrChange w:id="3291" w:author="Sasha Azazlov" w:date="2026-05-27T11:01:00Z" w16du:dateUtc="2026-05-27T08:01:00Z">
          <w:pPr>
            <w:ind w:left="2160"/>
          </w:pPr>
        </w:pPrChange>
      </w:pPr>
    </w:p>
    <w:p w:rsidR="007A13E1" w:rsidRPr="007226B0" w:rsidDel="00603107" w:rsidRDefault="007A13E1" w:rsidP="00603107">
      <w:pPr>
        <w:jc w:val="both"/>
        <w:rPr>
          <w:del w:id="3292" w:author="Sasha Azazlov" w:date="2026-05-27T11:01:00Z" w16du:dateUtc="2026-05-27T08:01:00Z"/>
          <w:color w:val="000000"/>
          <w:sz w:val="28"/>
          <w:szCs w:val="28"/>
          <w:lang w:val="en-US"/>
        </w:rPr>
        <w:pPrChange w:id="3293" w:author="Sasha Azazlov" w:date="2026-05-27T11:01:00Z" w16du:dateUtc="2026-05-27T08:01:00Z">
          <w:pPr>
            <w:ind w:left="2160"/>
          </w:pPr>
        </w:pPrChange>
      </w:pPr>
    </w:p>
    <w:p w:rsidR="007A13E1" w:rsidRPr="007226B0" w:rsidDel="00603107" w:rsidRDefault="003C17D1" w:rsidP="00603107">
      <w:pPr>
        <w:jc w:val="both"/>
        <w:rPr>
          <w:del w:id="3294" w:author="Sasha Azazlov" w:date="2026-05-27T11:01:00Z" w16du:dateUtc="2026-05-27T08:01:00Z"/>
          <w:color w:val="000000"/>
          <w:sz w:val="28"/>
          <w:szCs w:val="28"/>
          <w:lang w:val="en-US"/>
        </w:rPr>
        <w:pPrChange w:id="3295" w:author="Sasha Azazlov" w:date="2026-05-27T11:01:00Z" w16du:dateUtc="2026-05-27T08:01:00Z">
          <w:pPr>
            <w:ind w:left="2160"/>
          </w:pPr>
        </w:pPrChange>
      </w:pPr>
      <w:del w:id="3296" w:author="Sasha Azazlov" w:date="2026-05-27T11:01:00Z" w16du:dateUtc="2026-05-27T08:01:00Z">
        <w:r w:rsidRPr="007226B0" w:rsidDel="00603107">
          <w:rPr>
            <w:color w:val="000000"/>
            <w:sz w:val="28"/>
            <w:szCs w:val="28"/>
            <w:lang w:val="en-US"/>
          </w:rPr>
          <w:br w:type="page"/>
        </w:r>
        <w:r w:rsidR="009B0CD9" w:rsidDel="00603107">
          <w:rPr>
            <w:color w:val="000000"/>
            <w:sz w:val="28"/>
            <w:szCs w:val="28"/>
          </w:rPr>
          <w:delText>Приложение</w:delText>
        </w:r>
        <w:r w:rsidR="009B0CD9" w:rsidRPr="00097C1B" w:rsidDel="00603107">
          <w:rPr>
            <w:color w:val="000000"/>
            <w:sz w:val="28"/>
            <w:szCs w:val="28"/>
            <w:lang w:val="en-US"/>
            <w:rPrChange w:id="3297" w:author="Sasha Azazlov" w:date="2026-05-19T13:40:00Z" w16du:dateUtc="2026-05-19T10:40:00Z">
              <w:rPr>
                <w:color w:val="000000"/>
                <w:sz w:val="28"/>
                <w:szCs w:val="28"/>
              </w:rPr>
            </w:rPrChange>
          </w:rPr>
          <w:delText xml:space="preserve"> </w:delText>
        </w:r>
      </w:del>
      <w:del w:id="3298" w:author="Sasha Azazlov" w:date="2026-05-27T10:43:00Z" w16du:dateUtc="2026-05-27T07:43:00Z">
        <w:r w:rsidR="009B0CD9" w:rsidDel="004C03E5">
          <w:rPr>
            <w:color w:val="000000"/>
            <w:sz w:val="28"/>
            <w:szCs w:val="28"/>
          </w:rPr>
          <w:delText>Д</w:delText>
        </w:r>
      </w:del>
      <w:del w:id="3299" w:author="Sasha Azazlov" w:date="2026-05-27T11:01:00Z" w16du:dateUtc="2026-05-27T08:01:00Z">
        <w:r w:rsidR="009B0CD9" w:rsidRPr="00097C1B" w:rsidDel="00603107">
          <w:rPr>
            <w:color w:val="000000"/>
            <w:sz w:val="28"/>
            <w:szCs w:val="28"/>
            <w:lang w:val="en-US"/>
            <w:rPrChange w:id="3300" w:author="Sasha Azazlov" w:date="2026-05-19T13:40:00Z" w16du:dateUtc="2026-05-19T10:40:00Z">
              <w:rPr>
                <w:color w:val="000000"/>
                <w:sz w:val="28"/>
                <w:szCs w:val="28"/>
              </w:rPr>
            </w:rPrChange>
          </w:rPr>
          <w:delText>.</w:delText>
        </w:r>
        <w:r w:rsidR="007A13E1" w:rsidRPr="007226B0" w:rsidDel="00603107">
          <w:rPr>
            <w:color w:val="000000"/>
            <w:sz w:val="28"/>
            <w:szCs w:val="28"/>
            <w:lang w:val="en-US"/>
          </w:rPr>
          <w:delText xml:space="preserve"> Use Case: </w:delText>
        </w:r>
        <w:r w:rsidR="007A13E1" w:rsidRPr="007226B0" w:rsidDel="00603107">
          <w:rPr>
            <w:color w:val="000000"/>
            <w:sz w:val="28"/>
          </w:rPr>
          <w:delText>Аутентификация</w:delText>
        </w:r>
        <w:r w:rsidR="007A13E1" w:rsidRPr="007226B0" w:rsidDel="00603107">
          <w:rPr>
            <w:color w:val="000000"/>
            <w:sz w:val="28"/>
            <w:szCs w:val="28"/>
            <w:lang w:val="en-US"/>
          </w:rPr>
          <w:delText xml:space="preserve"> (lib/domain/usecases/auth/verify_pin_usecase.dart)</w:delText>
        </w:r>
      </w:del>
    </w:p>
    <w:p w:rsidR="007A13E1" w:rsidRPr="007226B0" w:rsidDel="00603107" w:rsidRDefault="007A13E1" w:rsidP="00603107">
      <w:pPr>
        <w:jc w:val="both"/>
        <w:rPr>
          <w:del w:id="3301" w:author="Sasha Azazlov" w:date="2026-05-27T11:01:00Z" w16du:dateUtc="2026-05-27T08:01:00Z"/>
          <w:color w:val="000000"/>
          <w:sz w:val="28"/>
          <w:szCs w:val="28"/>
          <w:lang w:val="en-US"/>
        </w:rPr>
        <w:pPrChange w:id="3302" w:author="Sasha Azazlov" w:date="2026-05-27T11:01:00Z" w16du:dateUtc="2026-05-27T08:01:00Z">
          <w:pPr/>
        </w:pPrChange>
      </w:pPr>
    </w:p>
    <w:p w:rsidR="007A13E1" w:rsidRPr="00097C1B" w:rsidDel="00603107" w:rsidRDefault="007A13E1" w:rsidP="00603107">
      <w:pPr>
        <w:jc w:val="both"/>
        <w:rPr>
          <w:del w:id="3303" w:author="Sasha Azazlov" w:date="2026-05-27T11:01:00Z" w16du:dateUtc="2026-05-27T08:01:00Z"/>
          <w:rFonts w:ascii="Courier New" w:hAnsi="Courier New" w:cs="Courier New"/>
          <w:color w:val="000000"/>
          <w:lang w:val="en-US"/>
        </w:rPr>
        <w:pPrChange w:id="3304" w:author="Sasha Azazlov" w:date="2026-05-27T11:01:00Z" w16du:dateUtc="2026-05-27T08:01:00Z">
          <w:pPr>
            <w:ind w:left="2160"/>
          </w:pPr>
        </w:pPrChange>
      </w:pPr>
      <w:del w:id="3305" w:author="Sasha Azazlov" w:date="2026-05-27T11:01:00Z" w16du:dateUtc="2026-05-27T08:01:00Z">
        <w:r w:rsidRPr="00097C1B" w:rsidDel="00603107">
          <w:rPr>
            <w:rFonts w:ascii="Courier New" w:hAnsi="Courier New" w:cs="Courier New"/>
            <w:color w:val="000000"/>
            <w:lang w:val="en-US"/>
          </w:rPr>
          <w:delText>import 'package:dartz/dartz.dart';</w:delText>
        </w:r>
      </w:del>
    </w:p>
    <w:p w:rsidR="007A13E1" w:rsidRPr="00097C1B" w:rsidDel="00603107" w:rsidRDefault="007A13E1" w:rsidP="00603107">
      <w:pPr>
        <w:jc w:val="both"/>
        <w:rPr>
          <w:del w:id="3306" w:author="Sasha Azazlov" w:date="2026-05-27T11:01:00Z" w16du:dateUtc="2026-05-27T08:01:00Z"/>
          <w:rFonts w:ascii="Courier New" w:hAnsi="Courier New" w:cs="Courier New"/>
          <w:color w:val="000000"/>
          <w:lang w:val="en-US"/>
        </w:rPr>
        <w:pPrChange w:id="3307" w:author="Sasha Azazlov" w:date="2026-05-27T11:01:00Z" w16du:dateUtc="2026-05-27T08:01:00Z">
          <w:pPr>
            <w:ind w:left="2160"/>
          </w:pPr>
        </w:pPrChange>
      </w:pPr>
      <w:del w:id="3308" w:author="Sasha Azazlov" w:date="2026-05-27T11:01:00Z" w16du:dateUtc="2026-05-27T08:01:00Z">
        <w:r w:rsidRPr="00097C1B" w:rsidDel="00603107">
          <w:rPr>
            <w:rFonts w:ascii="Courier New" w:hAnsi="Courier New" w:cs="Courier New"/>
            <w:color w:val="000000"/>
            <w:lang w:val="en-US"/>
          </w:rPr>
          <w:delText>import '../../core/errors/failures.dart';</w:delText>
        </w:r>
      </w:del>
    </w:p>
    <w:p w:rsidR="007A13E1" w:rsidRPr="00097C1B" w:rsidDel="00603107" w:rsidRDefault="007A13E1" w:rsidP="00603107">
      <w:pPr>
        <w:jc w:val="both"/>
        <w:rPr>
          <w:del w:id="3309" w:author="Sasha Azazlov" w:date="2026-05-27T11:01:00Z" w16du:dateUtc="2026-05-27T08:01:00Z"/>
          <w:rFonts w:ascii="Courier New" w:hAnsi="Courier New" w:cs="Courier New"/>
          <w:color w:val="000000"/>
          <w:lang w:val="en-US"/>
        </w:rPr>
        <w:pPrChange w:id="3310" w:author="Sasha Azazlov" w:date="2026-05-27T11:01:00Z" w16du:dateUtc="2026-05-27T08:01:00Z">
          <w:pPr>
            <w:ind w:left="2160"/>
          </w:pPr>
        </w:pPrChange>
      </w:pPr>
      <w:del w:id="3311" w:author="Sasha Azazlov" w:date="2026-05-27T11:01:00Z" w16du:dateUtc="2026-05-27T08:01:00Z">
        <w:r w:rsidRPr="00097C1B" w:rsidDel="00603107">
          <w:rPr>
            <w:rFonts w:ascii="Courier New" w:hAnsi="Courier New" w:cs="Courier New"/>
            <w:color w:val="000000"/>
            <w:lang w:val="en-US"/>
          </w:rPr>
          <w:delText>import '../../entities/auth_result.dart';</w:delText>
        </w:r>
      </w:del>
    </w:p>
    <w:p w:rsidR="007A13E1" w:rsidRPr="00097C1B" w:rsidDel="00603107" w:rsidRDefault="007A13E1" w:rsidP="00603107">
      <w:pPr>
        <w:jc w:val="both"/>
        <w:rPr>
          <w:del w:id="3312" w:author="Sasha Azazlov" w:date="2026-05-27T11:01:00Z" w16du:dateUtc="2026-05-27T08:01:00Z"/>
          <w:rFonts w:ascii="Courier New" w:hAnsi="Courier New" w:cs="Courier New"/>
          <w:color w:val="000000"/>
          <w:lang w:val="en-US"/>
        </w:rPr>
        <w:pPrChange w:id="3313" w:author="Sasha Azazlov" w:date="2026-05-27T11:01:00Z" w16du:dateUtc="2026-05-27T08:01:00Z">
          <w:pPr>
            <w:ind w:left="2160"/>
          </w:pPr>
        </w:pPrChange>
      </w:pPr>
      <w:del w:id="3314" w:author="Sasha Azazlov" w:date="2026-05-27T11:01:00Z" w16du:dateUtc="2026-05-27T08:01:00Z">
        <w:r w:rsidRPr="00097C1B" w:rsidDel="00603107">
          <w:rPr>
            <w:rFonts w:ascii="Courier New" w:hAnsi="Courier New" w:cs="Courier New"/>
            <w:color w:val="000000"/>
            <w:lang w:val="en-US"/>
          </w:rPr>
          <w:delText>import '../../repositories/auth_repository.dart';</w:delText>
        </w:r>
      </w:del>
    </w:p>
    <w:p w:rsidR="007A13E1" w:rsidRPr="00097C1B" w:rsidDel="00603107" w:rsidRDefault="007A13E1" w:rsidP="00603107">
      <w:pPr>
        <w:jc w:val="both"/>
        <w:rPr>
          <w:del w:id="3315" w:author="Sasha Azazlov" w:date="2026-05-27T11:01:00Z" w16du:dateUtc="2026-05-27T08:01:00Z"/>
          <w:rFonts w:ascii="Courier New" w:hAnsi="Courier New" w:cs="Courier New"/>
          <w:color w:val="000000"/>
          <w:lang w:val="en-US"/>
        </w:rPr>
        <w:pPrChange w:id="3316" w:author="Sasha Azazlov" w:date="2026-05-27T11:01:00Z" w16du:dateUtc="2026-05-27T08:01:00Z">
          <w:pPr>
            <w:ind w:left="2160"/>
          </w:pPr>
        </w:pPrChange>
      </w:pPr>
      <w:del w:id="3317" w:author="Sasha Azazlov" w:date="2026-05-27T11:01:00Z" w16du:dateUtc="2026-05-27T08:01:00Z">
        <w:r w:rsidRPr="00097C1B" w:rsidDel="00603107">
          <w:rPr>
            <w:rFonts w:ascii="Courier New" w:hAnsi="Courier New" w:cs="Courier New"/>
            <w:color w:val="000000"/>
            <w:lang w:val="en-US"/>
          </w:rPr>
          <w:delText>import '../../repositories/security_log_repository.dart';</w:delText>
        </w:r>
      </w:del>
    </w:p>
    <w:p w:rsidR="007A13E1" w:rsidRPr="00097C1B" w:rsidDel="00603107" w:rsidRDefault="007A13E1" w:rsidP="00603107">
      <w:pPr>
        <w:jc w:val="both"/>
        <w:rPr>
          <w:del w:id="3318" w:author="Sasha Azazlov" w:date="2026-05-27T11:01:00Z" w16du:dateUtc="2026-05-27T08:01:00Z"/>
          <w:rFonts w:ascii="Courier New" w:hAnsi="Courier New" w:cs="Courier New"/>
          <w:color w:val="000000"/>
          <w:lang w:val="en-US"/>
        </w:rPr>
        <w:pPrChange w:id="3319" w:author="Sasha Azazlov" w:date="2026-05-27T11:01:00Z" w16du:dateUtc="2026-05-27T08:01:00Z">
          <w:pPr>
            <w:ind w:left="2160"/>
          </w:pPr>
        </w:pPrChange>
      </w:pPr>
    </w:p>
    <w:p w:rsidR="007A13E1" w:rsidRPr="00097C1B" w:rsidDel="00603107" w:rsidRDefault="007A13E1" w:rsidP="00603107">
      <w:pPr>
        <w:jc w:val="both"/>
        <w:rPr>
          <w:del w:id="3320" w:author="Sasha Azazlov" w:date="2026-05-27T11:01:00Z" w16du:dateUtc="2026-05-27T08:01:00Z"/>
          <w:rFonts w:ascii="Courier New" w:hAnsi="Courier New" w:cs="Courier New"/>
          <w:color w:val="000000"/>
          <w:lang w:val="en-US"/>
        </w:rPr>
        <w:pPrChange w:id="3321" w:author="Sasha Azazlov" w:date="2026-05-27T11:01:00Z" w16du:dateUtc="2026-05-27T08:01:00Z">
          <w:pPr>
            <w:ind w:left="2160"/>
          </w:pPr>
        </w:pPrChange>
      </w:pPr>
      <w:del w:id="3322" w:author="Sasha Azazlov" w:date="2026-05-27T11:01:00Z" w16du:dateUtc="2026-05-27T08:01:00Z">
        <w:r w:rsidRPr="00097C1B" w:rsidDel="00603107">
          <w:rPr>
            <w:rFonts w:ascii="Courier New" w:hAnsi="Courier New" w:cs="Courier New"/>
            <w:color w:val="000000"/>
            <w:lang w:val="en-US"/>
          </w:rPr>
          <w:delText>class VerifyPinUseCase {</w:delText>
        </w:r>
      </w:del>
    </w:p>
    <w:p w:rsidR="007A13E1" w:rsidRPr="00097C1B" w:rsidDel="00603107" w:rsidRDefault="007A13E1" w:rsidP="00603107">
      <w:pPr>
        <w:jc w:val="both"/>
        <w:rPr>
          <w:del w:id="3323" w:author="Sasha Azazlov" w:date="2026-05-27T11:01:00Z" w16du:dateUtc="2026-05-27T08:01:00Z"/>
          <w:rFonts w:ascii="Courier New" w:hAnsi="Courier New" w:cs="Courier New"/>
          <w:color w:val="000000"/>
          <w:lang w:val="en-US"/>
        </w:rPr>
        <w:pPrChange w:id="3324" w:author="Sasha Azazlov" w:date="2026-05-27T11:01:00Z" w16du:dateUtc="2026-05-27T08:01:00Z">
          <w:pPr>
            <w:ind w:left="2160"/>
          </w:pPr>
        </w:pPrChange>
      </w:pPr>
      <w:del w:id="3325" w:author="Sasha Azazlov" w:date="2026-05-27T11:01:00Z" w16du:dateUtc="2026-05-27T08:01:00Z">
        <w:r w:rsidRPr="00097C1B" w:rsidDel="00603107">
          <w:rPr>
            <w:rFonts w:ascii="Courier New" w:hAnsi="Courier New" w:cs="Courier New"/>
            <w:color w:val="000000"/>
            <w:lang w:val="en-US"/>
          </w:rPr>
          <w:delText xml:space="preserve">  final AuthRepository authRepository;</w:delText>
        </w:r>
      </w:del>
    </w:p>
    <w:p w:rsidR="007A13E1" w:rsidRPr="00097C1B" w:rsidDel="00603107" w:rsidRDefault="007A13E1" w:rsidP="00603107">
      <w:pPr>
        <w:jc w:val="both"/>
        <w:rPr>
          <w:del w:id="3326" w:author="Sasha Azazlov" w:date="2026-05-27T11:01:00Z" w16du:dateUtc="2026-05-27T08:01:00Z"/>
          <w:rFonts w:ascii="Courier New" w:hAnsi="Courier New" w:cs="Courier New"/>
          <w:color w:val="000000"/>
          <w:lang w:val="en-US"/>
        </w:rPr>
        <w:pPrChange w:id="3327" w:author="Sasha Azazlov" w:date="2026-05-27T11:01:00Z" w16du:dateUtc="2026-05-27T08:01:00Z">
          <w:pPr>
            <w:ind w:left="2160"/>
          </w:pPr>
        </w:pPrChange>
      </w:pPr>
      <w:del w:id="3328" w:author="Sasha Azazlov" w:date="2026-05-27T11:01:00Z" w16du:dateUtc="2026-05-27T08:01:00Z">
        <w:r w:rsidRPr="00097C1B" w:rsidDel="00603107">
          <w:rPr>
            <w:rFonts w:ascii="Courier New" w:hAnsi="Courier New" w:cs="Courier New"/>
            <w:color w:val="000000"/>
            <w:lang w:val="en-US"/>
          </w:rPr>
          <w:delText xml:space="preserve">  final SecurityLogRepository logRepository;</w:delText>
        </w:r>
      </w:del>
    </w:p>
    <w:p w:rsidR="007A13E1" w:rsidRPr="00097C1B" w:rsidDel="00603107" w:rsidRDefault="007A13E1" w:rsidP="00603107">
      <w:pPr>
        <w:jc w:val="both"/>
        <w:rPr>
          <w:del w:id="3329" w:author="Sasha Azazlov" w:date="2026-05-27T11:01:00Z" w16du:dateUtc="2026-05-27T08:01:00Z"/>
          <w:rFonts w:ascii="Courier New" w:hAnsi="Courier New" w:cs="Courier New"/>
          <w:color w:val="000000"/>
          <w:lang w:val="en-US"/>
        </w:rPr>
        <w:pPrChange w:id="3330" w:author="Sasha Azazlov" w:date="2026-05-27T11:01:00Z" w16du:dateUtc="2026-05-27T08:01:00Z">
          <w:pPr>
            <w:ind w:left="2160"/>
          </w:pPr>
        </w:pPrChange>
      </w:pPr>
    </w:p>
    <w:p w:rsidR="007A13E1" w:rsidRPr="00097C1B" w:rsidDel="00603107" w:rsidRDefault="007A13E1" w:rsidP="00603107">
      <w:pPr>
        <w:jc w:val="both"/>
        <w:rPr>
          <w:del w:id="3331" w:author="Sasha Azazlov" w:date="2026-05-27T11:01:00Z" w16du:dateUtc="2026-05-27T08:01:00Z"/>
          <w:rFonts w:ascii="Courier New" w:hAnsi="Courier New" w:cs="Courier New"/>
          <w:color w:val="000000"/>
          <w:lang w:val="en-US"/>
        </w:rPr>
        <w:pPrChange w:id="3332" w:author="Sasha Azazlov" w:date="2026-05-27T11:01:00Z" w16du:dateUtc="2026-05-27T08:01:00Z">
          <w:pPr>
            <w:ind w:left="2160"/>
          </w:pPr>
        </w:pPrChange>
      </w:pPr>
      <w:del w:id="3333" w:author="Sasha Azazlov" w:date="2026-05-27T11:01:00Z" w16du:dateUtc="2026-05-27T08:01:00Z">
        <w:r w:rsidRPr="00097C1B" w:rsidDel="00603107">
          <w:rPr>
            <w:rFonts w:ascii="Courier New" w:hAnsi="Courier New" w:cs="Courier New"/>
            <w:color w:val="000000"/>
            <w:lang w:val="en-US"/>
          </w:rPr>
          <w:delText xml:space="preserve">  VerifyPinUseCase(this.authRepository, this.logRepository);</w:delText>
        </w:r>
      </w:del>
    </w:p>
    <w:p w:rsidR="007A13E1" w:rsidRPr="00097C1B" w:rsidDel="00603107" w:rsidRDefault="007A13E1" w:rsidP="00603107">
      <w:pPr>
        <w:jc w:val="both"/>
        <w:rPr>
          <w:del w:id="3334" w:author="Sasha Azazlov" w:date="2026-05-27T11:01:00Z" w16du:dateUtc="2026-05-27T08:01:00Z"/>
          <w:rFonts w:ascii="Courier New" w:hAnsi="Courier New" w:cs="Courier New"/>
          <w:color w:val="000000"/>
          <w:lang w:val="en-US"/>
        </w:rPr>
        <w:pPrChange w:id="3335" w:author="Sasha Azazlov" w:date="2026-05-27T11:01:00Z" w16du:dateUtc="2026-05-27T08:01:00Z">
          <w:pPr>
            <w:ind w:left="2160"/>
          </w:pPr>
        </w:pPrChange>
      </w:pPr>
    </w:p>
    <w:p w:rsidR="007A13E1" w:rsidRPr="00097C1B" w:rsidDel="00603107" w:rsidRDefault="007A13E1" w:rsidP="00603107">
      <w:pPr>
        <w:jc w:val="both"/>
        <w:rPr>
          <w:del w:id="3336" w:author="Sasha Azazlov" w:date="2026-05-27T11:01:00Z" w16du:dateUtc="2026-05-27T08:01:00Z"/>
          <w:rFonts w:ascii="Courier New" w:hAnsi="Courier New" w:cs="Courier New"/>
          <w:color w:val="000000"/>
          <w:lang w:val="en-US"/>
        </w:rPr>
        <w:pPrChange w:id="3337" w:author="Sasha Azazlov" w:date="2026-05-27T11:01:00Z" w16du:dateUtc="2026-05-27T08:01:00Z">
          <w:pPr>
            <w:ind w:left="2160"/>
          </w:pPr>
        </w:pPrChange>
      </w:pPr>
      <w:del w:id="3338" w:author="Sasha Azazlov" w:date="2026-05-27T11:01:00Z" w16du:dateUtc="2026-05-27T08:01:00Z">
        <w:r w:rsidRPr="00097C1B" w:rsidDel="00603107">
          <w:rPr>
            <w:rFonts w:ascii="Courier New" w:hAnsi="Courier New" w:cs="Courier New"/>
            <w:color w:val="000000"/>
            <w:lang w:val="en-US"/>
          </w:rPr>
          <w:delText xml:space="preserve">  Future&lt;Either&lt;AuthFailure, AuthResult&gt;&gt; execute(String pin) async {</w:delText>
        </w:r>
      </w:del>
    </w:p>
    <w:p w:rsidR="007A13E1" w:rsidRPr="00097C1B" w:rsidDel="00603107" w:rsidRDefault="007A13E1" w:rsidP="00603107">
      <w:pPr>
        <w:jc w:val="both"/>
        <w:rPr>
          <w:del w:id="3339" w:author="Sasha Azazlov" w:date="2026-05-27T11:01:00Z" w16du:dateUtc="2026-05-27T08:01:00Z"/>
          <w:rFonts w:ascii="Courier New" w:hAnsi="Courier New" w:cs="Courier New"/>
          <w:color w:val="000000"/>
          <w:lang w:val="en-US"/>
        </w:rPr>
        <w:pPrChange w:id="3340" w:author="Sasha Azazlov" w:date="2026-05-27T11:01:00Z" w16du:dateUtc="2026-05-27T08:01:00Z">
          <w:pPr>
            <w:ind w:left="2160"/>
          </w:pPr>
        </w:pPrChange>
      </w:pPr>
      <w:del w:id="3341" w:author="Sasha Azazlov" w:date="2026-05-27T11:01:00Z" w16du:dateUtc="2026-05-27T08:01:00Z">
        <w:r w:rsidRPr="00097C1B" w:rsidDel="00603107">
          <w:rPr>
            <w:rFonts w:ascii="Courier New" w:hAnsi="Courier New" w:cs="Courier New"/>
            <w:color w:val="000000"/>
            <w:lang w:val="en-US"/>
          </w:rPr>
          <w:delText xml:space="preserve">    try {</w:delText>
        </w:r>
      </w:del>
    </w:p>
    <w:p w:rsidR="007A13E1" w:rsidRPr="00097C1B" w:rsidDel="00603107" w:rsidRDefault="007A13E1" w:rsidP="00603107">
      <w:pPr>
        <w:jc w:val="both"/>
        <w:rPr>
          <w:del w:id="3342" w:author="Sasha Azazlov" w:date="2026-05-27T11:01:00Z" w16du:dateUtc="2026-05-27T08:01:00Z"/>
          <w:rFonts w:ascii="Courier New" w:hAnsi="Courier New" w:cs="Courier New"/>
          <w:color w:val="000000"/>
          <w:lang w:val="en-US"/>
        </w:rPr>
        <w:pPrChange w:id="3343" w:author="Sasha Azazlov" w:date="2026-05-27T11:01:00Z" w16du:dateUtc="2026-05-27T08:01:00Z">
          <w:pPr>
            <w:ind w:left="2160"/>
          </w:pPr>
        </w:pPrChange>
      </w:pPr>
      <w:del w:id="3344" w:author="Sasha Azazlov" w:date="2026-05-27T11:01:00Z" w16du:dateUtc="2026-05-27T08:01:00Z">
        <w:r w:rsidRPr="00097C1B" w:rsidDel="00603107">
          <w:rPr>
            <w:rFonts w:ascii="Courier New" w:hAnsi="Courier New" w:cs="Courier New"/>
            <w:color w:val="000000"/>
            <w:lang w:val="en-US"/>
          </w:rPr>
          <w:delText xml:space="preserve">      final result = await authRepository.verifyPin(pin);</w:delText>
        </w:r>
      </w:del>
    </w:p>
    <w:p w:rsidR="007A13E1" w:rsidRPr="00097C1B" w:rsidDel="00603107" w:rsidRDefault="007A13E1" w:rsidP="00603107">
      <w:pPr>
        <w:jc w:val="both"/>
        <w:rPr>
          <w:del w:id="3345" w:author="Sasha Azazlov" w:date="2026-05-27T11:01:00Z" w16du:dateUtc="2026-05-27T08:01:00Z"/>
          <w:rFonts w:ascii="Courier New" w:hAnsi="Courier New" w:cs="Courier New"/>
          <w:color w:val="000000"/>
          <w:lang w:val="en-US"/>
        </w:rPr>
        <w:pPrChange w:id="3346" w:author="Sasha Azazlov" w:date="2026-05-27T11:01:00Z" w16du:dateUtc="2026-05-27T08:01:00Z">
          <w:pPr>
            <w:ind w:left="2160"/>
          </w:pPr>
        </w:pPrChange>
      </w:pPr>
      <w:del w:id="3347"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348" w:author="Sasha Azazlov" w:date="2026-05-27T11:01:00Z" w16du:dateUtc="2026-05-27T08:01:00Z"/>
          <w:rFonts w:ascii="Courier New" w:hAnsi="Courier New" w:cs="Courier New"/>
          <w:color w:val="000000"/>
          <w:lang w:val="en-US"/>
        </w:rPr>
        <w:pPrChange w:id="3349" w:author="Sasha Azazlov" w:date="2026-05-27T11:01:00Z" w16du:dateUtc="2026-05-27T08:01:00Z">
          <w:pPr>
            <w:ind w:left="2160"/>
          </w:pPr>
        </w:pPrChange>
      </w:pPr>
      <w:del w:id="3350" w:author="Sasha Azazlov" w:date="2026-05-27T11:01:00Z" w16du:dateUtc="2026-05-27T08:01:00Z">
        <w:r w:rsidRPr="00097C1B" w:rsidDel="00603107">
          <w:rPr>
            <w:rFonts w:ascii="Courier New" w:hAnsi="Courier New" w:cs="Courier New"/>
            <w:color w:val="000000"/>
            <w:lang w:val="en-US"/>
          </w:rPr>
          <w:delText xml:space="preserve">      if (result.success) {</w:delText>
        </w:r>
      </w:del>
    </w:p>
    <w:p w:rsidR="007A13E1" w:rsidRPr="00097C1B" w:rsidDel="00603107" w:rsidRDefault="007A13E1" w:rsidP="00603107">
      <w:pPr>
        <w:jc w:val="both"/>
        <w:rPr>
          <w:del w:id="3351" w:author="Sasha Azazlov" w:date="2026-05-27T11:01:00Z" w16du:dateUtc="2026-05-27T08:01:00Z"/>
          <w:rFonts w:ascii="Courier New" w:hAnsi="Courier New" w:cs="Courier New"/>
          <w:color w:val="000000"/>
          <w:lang w:val="en-US"/>
        </w:rPr>
        <w:pPrChange w:id="3352" w:author="Sasha Azazlov" w:date="2026-05-27T11:01:00Z" w16du:dateUtc="2026-05-27T08:01:00Z">
          <w:pPr>
            <w:ind w:left="2160"/>
          </w:pPr>
        </w:pPrChange>
      </w:pPr>
      <w:del w:id="3353" w:author="Sasha Azazlov" w:date="2026-05-27T11:01:00Z" w16du:dateUtc="2026-05-27T08:01:00Z">
        <w:r w:rsidRPr="00097C1B" w:rsidDel="00603107">
          <w:rPr>
            <w:rFonts w:ascii="Courier New" w:hAnsi="Courier New" w:cs="Courier New"/>
            <w:color w:val="000000"/>
            <w:lang w:val="en-US"/>
          </w:rPr>
          <w:delText xml:space="preserve">        await logRepository.logEvent('AUTH_SUCCESS', {});</w:delText>
        </w:r>
      </w:del>
    </w:p>
    <w:p w:rsidR="007A13E1" w:rsidRPr="00097C1B" w:rsidDel="00603107" w:rsidRDefault="007A13E1" w:rsidP="00603107">
      <w:pPr>
        <w:jc w:val="both"/>
        <w:rPr>
          <w:del w:id="3354" w:author="Sasha Azazlov" w:date="2026-05-27T11:01:00Z" w16du:dateUtc="2026-05-27T08:01:00Z"/>
          <w:rFonts w:ascii="Courier New" w:hAnsi="Courier New" w:cs="Courier New"/>
          <w:color w:val="000000"/>
          <w:lang w:val="en-US"/>
        </w:rPr>
        <w:pPrChange w:id="3355" w:author="Sasha Azazlov" w:date="2026-05-27T11:01:00Z" w16du:dateUtc="2026-05-27T08:01:00Z">
          <w:pPr>
            <w:ind w:left="2160"/>
          </w:pPr>
        </w:pPrChange>
      </w:pPr>
      <w:del w:id="3356" w:author="Sasha Azazlov" w:date="2026-05-27T11:01:00Z" w16du:dateUtc="2026-05-27T08:01:00Z">
        <w:r w:rsidRPr="00097C1B" w:rsidDel="00603107">
          <w:rPr>
            <w:rFonts w:ascii="Courier New" w:hAnsi="Courier New" w:cs="Courier New"/>
            <w:color w:val="000000"/>
            <w:lang w:val="en-US"/>
          </w:rPr>
          <w:delText xml:space="preserve">      } else {</w:delText>
        </w:r>
      </w:del>
    </w:p>
    <w:p w:rsidR="007A13E1" w:rsidRPr="00097C1B" w:rsidDel="00603107" w:rsidRDefault="007A13E1" w:rsidP="00603107">
      <w:pPr>
        <w:jc w:val="both"/>
        <w:rPr>
          <w:del w:id="3357" w:author="Sasha Azazlov" w:date="2026-05-27T11:01:00Z" w16du:dateUtc="2026-05-27T08:01:00Z"/>
          <w:rFonts w:ascii="Courier New" w:hAnsi="Courier New" w:cs="Courier New"/>
          <w:color w:val="000000"/>
          <w:lang w:val="en-US"/>
        </w:rPr>
        <w:pPrChange w:id="3358" w:author="Sasha Azazlov" w:date="2026-05-27T11:01:00Z" w16du:dateUtc="2026-05-27T08:01:00Z">
          <w:pPr>
            <w:ind w:left="2160"/>
          </w:pPr>
        </w:pPrChange>
      </w:pPr>
      <w:del w:id="3359" w:author="Sasha Azazlov" w:date="2026-05-27T11:01:00Z" w16du:dateUtc="2026-05-27T08:01:00Z">
        <w:r w:rsidRPr="00097C1B" w:rsidDel="00603107">
          <w:rPr>
            <w:rFonts w:ascii="Courier New" w:hAnsi="Courier New" w:cs="Courier New"/>
            <w:color w:val="000000"/>
            <w:lang w:val="en-US"/>
          </w:rPr>
          <w:delText xml:space="preserve">        await logRepository.logEvent('AUTH_FAIL', {</w:delText>
        </w:r>
      </w:del>
    </w:p>
    <w:p w:rsidR="007A13E1" w:rsidRPr="00097C1B" w:rsidDel="00603107" w:rsidRDefault="007A13E1" w:rsidP="00603107">
      <w:pPr>
        <w:jc w:val="both"/>
        <w:rPr>
          <w:del w:id="3360" w:author="Sasha Azazlov" w:date="2026-05-27T11:01:00Z" w16du:dateUtc="2026-05-27T08:01:00Z"/>
          <w:rFonts w:ascii="Courier New" w:hAnsi="Courier New" w:cs="Courier New"/>
          <w:color w:val="000000"/>
          <w:lang w:val="en-US"/>
        </w:rPr>
        <w:pPrChange w:id="3361" w:author="Sasha Azazlov" w:date="2026-05-27T11:01:00Z" w16du:dateUtc="2026-05-27T08:01:00Z">
          <w:pPr>
            <w:ind w:left="2160"/>
          </w:pPr>
        </w:pPrChange>
      </w:pPr>
      <w:del w:id="3362" w:author="Sasha Azazlov" w:date="2026-05-27T11:01:00Z" w16du:dateUtc="2026-05-27T08:01:00Z">
        <w:r w:rsidRPr="00097C1B" w:rsidDel="00603107">
          <w:rPr>
            <w:rFonts w:ascii="Courier New" w:hAnsi="Courier New" w:cs="Courier New"/>
            <w:color w:val="000000"/>
            <w:lang w:val="en-US"/>
          </w:rPr>
          <w:delText xml:space="preserve">          'remaining_attempts': result.remainingAttempts,</w:delText>
        </w:r>
      </w:del>
    </w:p>
    <w:p w:rsidR="007A13E1" w:rsidRPr="00097C1B" w:rsidDel="00603107" w:rsidRDefault="007A13E1" w:rsidP="00603107">
      <w:pPr>
        <w:jc w:val="both"/>
        <w:rPr>
          <w:del w:id="3363" w:author="Sasha Azazlov" w:date="2026-05-27T11:01:00Z" w16du:dateUtc="2026-05-27T08:01:00Z"/>
          <w:rFonts w:ascii="Courier New" w:hAnsi="Courier New" w:cs="Courier New"/>
          <w:color w:val="000000"/>
          <w:lang w:val="en-US"/>
        </w:rPr>
        <w:pPrChange w:id="3364" w:author="Sasha Azazlov" w:date="2026-05-27T11:01:00Z" w16du:dateUtc="2026-05-27T08:01:00Z">
          <w:pPr>
            <w:ind w:left="2160"/>
          </w:pPr>
        </w:pPrChange>
      </w:pPr>
      <w:del w:id="3365"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366" w:author="Sasha Azazlov" w:date="2026-05-27T11:01:00Z" w16du:dateUtc="2026-05-27T08:01:00Z"/>
          <w:rFonts w:ascii="Courier New" w:hAnsi="Courier New" w:cs="Courier New"/>
          <w:color w:val="000000"/>
          <w:lang w:val="en-US"/>
        </w:rPr>
        <w:pPrChange w:id="3367" w:author="Sasha Azazlov" w:date="2026-05-27T11:01:00Z" w16du:dateUtc="2026-05-27T08:01:00Z">
          <w:pPr>
            <w:ind w:left="2160"/>
          </w:pPr>
        </w:pPrChange>
      </w:pPr>
      <w:del w:id="3368"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369" w:author="Sasha Azazlov" w:date="2026-05-27T11:01:00Z" w16du:dateUtc="2026-05-27T08:01:00Z"/>
          <w:rFonts w:ascii="Courier New" w:hAnsi="Courier New" w:cs="Courier New"/>
          <w:color w:val="000000"/>
          <w:lang w:val="en-US"/>
        </w:rPr>
        <w:pPrChange w:id="3370" w:author="Sasha Azazlov" w:date="2026-05-27T11:01:00Z" w16du:dateUtc="2026-05-27T08:01:00Z">
          <w:pPr>
            <w:ind w:left="2160"/>
          </w:pPr>
        </w:pPrChange>
      </w:pPr>
      <w:del w:id="3371" w:author="Sasha Azazlov" w:date="2026-05-27T11:01:00Z" w16du:dateUtc="2026-05-27T08:01:00Z">
        <w:r w:rsidRPr="00097C1B" w:rsidDel="00603107">
          <w:rPr>
            <w:rFonts w:ascii="Courier New" w:hAnsi="Courier New" w:cs="Courier New"/>
            <w:color w:val="000000"/>
            <w:lang w:val="en-US"/>
          </w:rPr>
          <w:delText xml:space="preserve">      </w:delText>
        </w:r>
      </w:del>
    </w:p>
    <w:p w:rsidR="007A13E1" w:rsidRPr="00097C1B" w:rsidDel="00603107" w:rsidRDefault="007A13E1" w:rsidP="00603107">
      <w:pPr>
        <w:jc w:val="both"/>
        <w:rPr>
          <w:del w:id="3372" w:author="Sasha Azazlov" w:date="2026-05-27T11:01:00Z" w16du:dateUtc="2026-05-27T08:01:00Z"/>
          <w:rFonts w:ascii="Courier New" w:hAnsi="Courier New" w:cs="Courier New"/>
          <w:color w:val="000000"/>
          <w:lang w:val="en-US"/>
        </w:rPr>
        <w:pPrChange w:id="3373" w:author="Sasha Azazlov" w:date="2026-05-27T11:01:00Z" w16du:dateUtc="2026-05-27T08:01:00Z">
          <w:pPr>
            <w:ind w:left="2160"/>
          </w:pPr>
        </w:pPrChange>
      </w:pPr>
      <w:del w:id="3374" w:author="Sasha Azazlov" w:date="2026-05-27T11:01:00Z" w16du:dateUtc="2026-05-27T08:01:00Z">
        <w:r w:rsidRPr="00097C1B" w:rsidDel="00603107">
          <w:rPr>
            <w:rFonts w:ascii="Courier New" w:hAnsi="Courier New" w:cs="Courier New"/>
            <w:color w:val="000000"/>
            <w:lang w:val="en-US"/>
          </w:rPr>
          <w:delText xml:space="preserve">      return Right(result);</w:delText>
        </w:r>
      </w:del>
    </w:p>
    <w:p w:rsidR="007A13E1" w:rsidRPr="00097C1B" w:rsidDel="00603107" w:rsidRDefault="007A13E1" w:rsidP="00603107">
      <w:pPr>
        <w:jc w:val="both"/>
        <w:rPr>
          <w:del w:id="3375" w:author="Sasha Azazlov" w:date="2026-05-27T11:01:00Z" w16du:dateUtc="2026-05-27T08:01:00Z"/>
          <w:rFonts w:ascii="Courier New" w:hAnsi="Courier New" w:cs="Courier New"/>
          <w:color w:val="000000"/>
          <w:lang w:val="en-US"/>
        </w:rPr>
        <w:pPrChange w:id="3376" w:author="Sasha Azazlov" w:date="2026-05-27T11:01:00Z" w16du:dateUtc="2026-05-27T08:01:00Z">
          <w:pPr>
            <w:ind w:left="2160"/>
          </w:pPr>
        </w:pPrChange>
      </w:pPr>
      <w:del w:id="3377" w:author="Sasha Azazlov" w:date="2026-05-27T11:01:00Z" w16du:dateUtc="2026-05-27T08:01:00Z">
        <w:r w:rsidRPr="00097C1B" w:rsidDel="00603107">
          <w:rPr>
            <w:rFonts w:ascii="Courier New" w:hAnsi="Courier New" w:cs="Courier New"/>
            <w:color w:val="000000"/>
            <w:lang w:val="en-US"/>
          </w:rPr>
          <w:delText xml:space="preserve">    } catch (e) {</w:delText>
        </w:r>
      </w:del>
    </w:p>
    <w:p w:rsidR="007A13E1" w:rsidRPr="00097C1B" w:rsidDel="00603107" w:rsidRDefault="007A13E1" w:rsidP="00603107">
      <w:pPr>
        <w:jc w:val="both"/>
        <w:rPr>
          <w:del w:id="3378" w:author="Sasha Azazlov" w:date="2026-05-27T11:01:00Z" w16du:dateUtc="2026-05-27T08:01:00Z"/>
          <w:rFonts w:ascii="Courier New" w:hAnsi="Courier New" w:cs="Courier New"/>
          <w:color w:val="000000"/>
          <w:lang w:val="en-US"/>
        </w:rPr>
        <w:pPrChange w:id="3379" w:author="Sasha Azazlov" w:date="2026-05-27T11:01:00Z" w16du:dateUtc="2026-05-27T08:01:00Z">
          <w:pPr>
            <w:ind w:left="2160"/>
          </w:pPr>
        </w:pPrChange>
      </w:pPr>
      <w:del w:id="3380" w:author="Sasha Azazlov" w:date="2026-05-27T11:01:00Z" w16du:dateUtc="2026-05-27T08:01:00Z">
        <w:r w:rsidRPr="00097C1B" w:rsidDel="00603107">
          <w:rPr>
            <w:rFonts w:ascii="Courier New" w:hAnsi="Courier New" w:cs="Courier New"/>
            <w:color w:val="000000"/>
            <w:lang w:val="en-US"/>
          </w:rPr>
          <w:delText xml:space="preserve">      return Left(AuthFailure(message: '</w:delText>
        </w:r>
        <w:r w:rsidRPr="00097C1B" w:rsidDel="00603107">
          <w:rPr>
            <w:rFonts w:ascii="Courier New" w:hAnsi="Courier New" w:cs="Courier New"/>
            <w:color w:val="000000"/>
          </w:rPr>
          <w:delText>Ошибка</w:delText>
        </w:r>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аутентификации</w:delText>
        </w:r>
        <w:r w:rsidRPr="00097C1B" w:rsidDel="00603107">
          <w:rPr>
            <w:rFonts w:ascii="Courier New" w:hAnsi="Courier New" w:cs="Courier New"/>
            <w:color w:val="000000"/>
            <w:lang w:val="en-US"/>
          </w:rPr>
          <w:delText>: $e'));</w:delText>
        </w:r>
      </w:del>
    </w:p>
    <w:p w:rsidR="007A13E1" w:rsidRPr="00097C1B" w:rsidDel="00603107" w:rsidRDefault="007A13E1" w:rsidP="00603107">
      <w:pPr>
        <w:jc w:val="both"/>
        <w:rPr>
          <w:del w:id="3381" w:author="Sasha Azazlov" w:date="2026-05-27T11:01:00Z" w16du:dateUtc="2026-05-27T08:01:00Z"/>
          <w:rFonts w:ascii="Courier New" w:hAnsi="Courier New" w:cs="Courier New"/>
          <w:color w:val="000000"/>
        </w:rPr>
        <w:pPrChange w:id="3382" w:author="Sasha Azazlov" w:date="2026-05-27T11:01:00Z" w16du:dateUtc="2026-05-27T08:01:00Z">
          <w:pPr>
            <w:ind w:left="2160"/>
          </w:pPr>
        </w:pPrChange>
      </w:pPr>
      <w:del w:id="3383" w:author="Sasha Azazlov" w:date="2026-05-27T11:01:00Z" w16du:dateUtc="2026-05-27T08:01:00Z">
        <w:r w:rsidRPr="00097C1B" w:rsidDel="00603107">
          <w:rPr>
            <w:rFonts w:ascii="Courier New" w:hAnsi="Courier New" w:cs="Courier New"/>
            <w:color w:val="000000"/>
            <w:lang w:val="en-US"/>
          </w:rPr>
          <w:delText xml:space="preserve">    </w:delText>
        </w:r>
        <w:r w:rsidRPr="00097C1B" w:rsidDel="00603107">
          <w:rPr>
            <w:rFonts w:ascii="Courier New" w:hAnsi="Courier New" w:cs="Courier New"/>
            <w:color w:val="000000"/>
          </w:rPr>
          <w:delText>}</w:delText>
        </w:r>
      </w:del>
    </w:p>
    <w:p w:rsidR="007A13E1" w:rsidRPr="00097C1B" w:rsidDel="00603107" w:rsidRDefault="007A13E1" w:rsidP="00603107">
      <w:pPr>
        <w:jc w:val="both"/>
        <w:rPr>
          <w:del w:id="3384" w:author="Sasha Azazlov" w:date="2026-05-27T11:01:00Z" w16du:dateUtc="2026-05-27T08:01:00Z"/>
          <w:rFonts w:ascii="Courier New" w:hAnsi="Courier New" w:cs="Courier New"/>
          <w:color w:val="000000"/>
        </w:rPr>
        <w:pPrChange w:id="3385" w:author="Sasha Azazlov" w:date="2026-05-27T11:01:00Z" w16du:dateUtc="2026-05-27T08:01:00Z">
          <w:pPr>
            <w:ind w:left="2160"/>
          </w:pPr>
        </w:pPrChange>
      </w:pPr>
      <w:del w:id="3386" w:author="Sasha Azazlov" w:date="2026-05-27T11:01:00Z" w16du:dateUtc="2026-05-27T08:01:00Z">
        <w:r w:rsidRPr="00097C1B" w:rsidDel="00603107">
          <w:rPr>
            <w:rFonts w:ascii="Courier New" w:hAnsi="Courier New" w:cs="Courier New"/>
            <w:color w:val="000000"/>
          </w:rPr>
          <w:delText xml:space="preserve">  }</w:delText>
        </w:r>
      </w:del>
    </w:p>
    <w:p w:rsidR="007A13E1" w:rsidRPr="00097C1B" w:rsidRDefault="007A13E1" w:rsidP="00603107">
      <w:pPr>
        <w:jc w:val="both"/>
        <w:rPr>
          <w:rFonts w:ascii="Courier New" w:hAnsi="Courier New" w:cs="Courier New"/>
          <w:color w:val="000000"/>
        </w:rPr>
        <w:pPrChange w:id="3387" w:author="Sasha Azazlov" w:date="2026-05-27T11:01:00Z" w16du:dateUtc="2026-05-27T08:01:00Z">
          <w:pPr>
            <w:ind w:left="2160"/>
          </w:pPr>
        </w:pPrChange>
      </w:pPr>
      <w:del w:id="3388" w:author="Sasha Azazlov" w:date="2026-05-27T11:01:00Z" w16du:dateUtc="2026-05-27T08:01:00Z">
        <w:r w:rsidRPr="00097C1B" w:rsidDel="00603107">
          <w:rPr>
            <w:rFonts w:ascii="Courier New" w:hAnsi="Courier New" w:cs="Courier New"/>
            <w:color w:val="000000"/>
          </w:rPr>
          <w:delText>}</w:delText>
        </w:r>
      </w:del>
    </w:p>
    <w:p w:rsidR="007A13E1" w:rsidRPr="007226B0" w:rsidRDefault="007A13E1" w:rsidP="00C361D4">
      <w:pPr>
        <w:ind w:left="2160"/>
        <w:rPr>
          <w:color w:val="000000"/>
          <w:sz w:val="28"/>
          <w:szCs w:val="28"/>
        </w:rPr>
      </w:pPr>
    </w:p>
    <w:p w:rsidR="007A13E1" w:rsidRPr="007226B0" w:rsidRDefault="007A13E1" w:rsidP="007A13E1">
      <w:pPr>
        <w:ind w:left="2160"/>
        <w:rPr>
          <w:color w:val="000000"/>
          <w:sz w:val="28"/>
          <w:szCs w:val="28"/>
        </w:rPr>
      </w:pPr>
    </w:p>
    <w:p w:rsidR="007A13E1" w:rsidRPr="007226B0" w:rsidRDefault="007A13E1" w:rsidP="00097C1B">
      <w:pPr>
        <w:jc w:val="both"/>
        <w:rPr>
          <w:color w:val="000000"/>
          <w:sz w:val="28"/>
          <w:szCs w:val="28"/>
        </w:rPr>
      </w:pPr>
      <w:r w:rsidRPr="007226B0">
        <w:rPr>
          <w:color w:val="000000"/>
          <w:sz w:val="28"/>
          <w:szCs w:val="28"/>
        </w:rPr>
        <w:br w:type="page"/>
      </w:r>
      <w:r w:rsidRPr="007226B0">
        <w:rPr>
          <w:color w:val="000000"/>
          <w:sz w:val="28"/>
        </w:rPr>
        <w:lastRenderedPageBreak/>
        <w:t>Приложение</w:t>
      </w:r>
      <w:r w:rsidRPr="007226B0">
        <w:rPr>
          <w:color w:val="000000"/>
          <w:sz w:val="28"/>
          <w:szCs w:val="28"/>
        </w:rPr>
        <w:t xml:space="preserve"> </w:t>
      </w:r>
      <w:ins w:id="3389" w:author="Sasha Azazlov" w:date="2026-05-27T11:02:00Z" w16du:dateUtc="2026-05-27T08:02:00Z">
        <w:r w:rsidR="00603107">
          <w:rPr>
            <w:color w:val="000000"/>
            <w:sz w:val="28"/>
          </w:rPr>
          <w:t>Г</w:t>
        </w:r>
      </w:ins>
      <w:del w:id="3390" w:author="Sasha Azazlov" w:date="2026-05-27T10:43:00Z" w16du:dateUtc="2026-05-27T07:43:00Z">
        <w:r w:rsidR="009B0CD9" w:rsidDel="004C03E5">
          <w:rPr>
            <w:color w:val="000000"/>
            <w:sz w:val="28"/>
          </w:rPr>
          <w:delText>Е</w:delText>
        </w:r>
      </w:del>
      <w:r w:rsidRPr="007226B0">
        <w:rPr>
          <w:color w:val="000000"/>
          <w:sz w:val="28"/>
          <w:szCs w:val="28"/>
        </w:rPr>
        <w:t xml:space="preserve">. </w:t>
      </w:r>
      <w:r w:rsidRPr="007226B0">
        <w:rPr>
          <w:color w:val="000000"/>
          <w:sz w:val="28"/>
        </w:rPr>
        <w:t>Инструкция</w:t>
      </w:r>
      <w:r w:rsidRPr="007226B0">
        <w:rPr>
          <w:color w:val="000000"/>
          <w:sz w:val="28"/>
          <w:szCs w:val="28"/>
        </w:rPr>
        <w:t xml:space="preserve"> </w:t>
      </w:r>
      <w:r w:rsidRPr="007226B0">
        <w:rPr>
          <w:color w:val="000000"/>
          <w:sz w:val="28"/>
        </w:rPr>
        <w:t>пользователя</w:t>
      </w:r>
    </w:p>
    <w:p w:rsidR="007A13E1" w:rsidRPr="007226B0" w:rsidRDefault="007A13E1" w:rsidP="007A13E1">
      <w:pPr>
        <w:ind w:left="2160"/>
        <w:rPr>
          <w:color w:val="000000"/>
          <w:sz w:val="28"/>
          <w:szCs w:val="28"/>
        </w:rPr>
      </w:pPr>
    </w:p>
    <w:p w:rsidR="007A13E1" w:rsidRPr="009B0CD9" w:rsidRDefault="007A13E1" w:rsidP="00097C1B">
      <w:pPr>
        <w:rPr>
          <w:color w:val="000000"/>
          <w:sz w:val="28"/>
          <w:szCs w:val="28"/>
        </w:rPr>
      </w:pPr>
      <w:r w:rsidRPr="009B0CD9">
        <w:rPr>
          <w:color w:val="000000"/>
          <w:sz w:val="28"/>
        </w:rPr>
        <w:t>В</w:t>
      </w:r>
      <w:r w:rsidRPr="009B0CD9">
        <w:rPr>
          <w:color w:val="000000"/>
          <w:sz w:val="28"/>
          <w:szCs w:val="28"/>
        </w:rPr>
        <w:t xml:space="preserve">.1. </w:t>
      </w:r>
      <w:r w:rsidRPr="009B0CD9">
        <w:rPr>
          <w:color w:val="000000"/>
          <w:sz w:val="28"/>
        </w:rPr>
        <w:t>Установка</w:t>
      </w:r>
    </w:p>
    <w:p w:rsidR="007A13E1" w:rsidRPr="009B0CD9" w:rsidRDefault="007A13E1" w:rsidP="00097C1B">
      <w:pPr>
        <w:ind w:left="2832"/>
        <w:rPr>
          <w:color w:val="000000"/>
          <w:sz w:val="28"/>
          <w:szCs w:val="28"/>
        </w:rPr>
      </w:pPr>
    </w:p>
    <w:p w:rsidR="007A13E1" w:rsidRPr="009B0CD9" w:rsidRDefault="007A13E1" w:rsidP="00097C1B">
      <w:pPr>
        <w:ind w:left="672"/>
        <w:rPr>
          <w:color w:val="000000"/>
          <w:sz w:val="28"/>
          <w:szCs w:val="28"/>
          <w:lang w:val="en-US"/>
        </w:rPr>
      </w:pPr>
      <w:r w:rsidRPr="009B0CD9">
        <w:rPr>
          <w:color w:val="000000"/>
          <w:sz w:val="28"/>
          <w:szCs w:val="28"/>
          <w:lang w:val="en-US"/>
        </w:rPr>
        <w:t>Windows:</w:t>
      </w:r>
    </w:p>
    <w:p w:rsidR="007A13E1" w:rsidRPr="009B0CD9" w:rsidRDefault="007A13E1" w:rsidP="00097C1B">
      <w:pPr>
        <w:ind w:left="672" w:firstLine="708"/>
        <w:rPr>
          <w:color w:val="000000"/>
          <w:sz w:val="28"/>
          <w:szCs w:val="28"/>
          <w:lang w:val="en-US"/>
        </w:rPr>
      </w:pPr>
      <w:r w:rsidRPr="009B0CD9">
        <w:rPr>
          <w:color w:val="000000"/>
          <w:sz w:val="28"/>
          <w:szCs w:val="28"/>
          <w:lang w:val="en-US"/>
        </w:rPr>
        <w:t xml:space="preserve">1. </w:t>
      </w:r>
      <w:r w:rsidRPr="009B0CD9">
        <w:rPr>
          <w:color w:val="000000"/>
          <w:sz w:val="28"/>
        </w:rPr>
        <w:t>Скачайте</w:t>
      </w:r>
      <w:r w:rsidRPr="009B0CD9">
        <w:rPr>
          <w:color w:val="000000"/>
          <w:sz w:val="28"/>
          <w:szCs w:val="28"/>
          <w:lang w:val="en-US"/>
        </w:rPr>
        <w:t xml:space="preserve"> </w:t>
      </w:r>
      <w:r w:rsidRPr="009B0CD9">
        <w:rPr>
          <w:color w:val="000000"/>
          <w:sz w:val="28"/>
        </w:rPr>
        <w:t>архив</w:t>
      </w:r>
      <w:r w:rsidRPr="009B0CD9">
        <w:rPr>
          <w:color w:val="000000"/>
          <w:sz w:val="28"/>
          <w:szCs w:val="28"/>
          <w:lang w:val="en-US"/>
        </w:rPr>
        <w:t xml:space="preserve"> passgen-windows.zip </w:t>
      </w:r>
      <w:r w:rsidRPr="009B0CD9">
        <w:rPr>
          <w:color w:val="000000"/>
          <w:sz w:val="28"/>
        </w:rPr>
        <w:t>с</w:t>
      </w:r>
      <w:r w:rsidRPr="009B0CD9">
        <w:rPr>
          <w:color w:val="000000"/>
          <w:sz w:val="28"/>
          <w:szCs w:val="28"/>
          <w:lang w:val="en-US"/>
        </w:rPr>
        <w:t xml:space="preserve"> GitHub Releases.</w:t>
      </w:r>
    </w:p>
    <w:p w:rsidR="007A13E1" w:rsidRPr="009B0CD9" w:rsidRDefault="007A13E1" w:rsidP="00097C1B">
      <w:pPr>
        <w:ind w:left="672" w:firstLine="708"/>
        <w:rPr>
          <w:color w:val="000000"/>
          <w:sz w:val="28"/>
          <w:szCs w:val="28"/>
        </w:rPr>
      </w:pPr>
      <w:r w:rsidRPr="009B0CD9">
        <w:rPr>
          <w:color w:val="000000"/>
          <w:sz w:val="28"/>
          <w:szCs w:val="28"/>
        </w:rPr>
        <w:t xml:space="preserve">2. </w:t>
      </w:r>
      <w:r w:rsidRPr="009B0CD9">
        <w:rPr>
          <w:color w:val="000000"/>
          <w:sz w:val="28"/>
        </w:rPr>
        <w:t>Распакуйте</w:t>
      </w:r>
      <w:r w:rsidRPr="009B0CD9">
        <w:rPr>
          <w:color w:val="000000"/>
          <w:sz w:val="28"/>
          <w:szCs w:val="28"/>
        </w:rPr>
        <w:t xml:space="preserve"> </w:t>
      </w:r>
      <w:r w:rsidRPr="009B0CD9">
        <w:rPr>
          <w:color w:val="000000"/>
          <w:sz w:val="28"/>
        </w:rPr>
        <w:t>в</w:t>
      </w:r>
      <w:r w:rsidRPr="009B0CD9">
        <w:rPr>
          <w:color w:val="000000"/>
          <w:sz w:val="28"/>
          <w:szCs w:val="28"/>
        </w:rPr>
        <w:t xml:space="preserve"> </w:t>
      </w:r>
      <w:r w:rsidRPr="009B0CD9">
        <w:rPr>
          <w:color w:val="000000"/>
          <w:sz w:val="28"/>
        </w:rPr>
        <w:t>удобное</w:t>
      </w:r>
      <w:r w:rsidRPr="009B0CD9">
        <w:rPr>
          <w:color w:val="000000"/>
          <w:sz w:val="28"/>
          <w:szCs w:val="28"/>
        </w:rPr>
        <w:t xml:space="preserve"> </w:t>
      </w:r>
      <w:r w:rsidRPr="009B0CD9">
        <w:rPr>
          <w:color w:val="000000"/>
          <w:sz w:val="28"/>
        </w:rPr>
        <w:t>место</w:t>
      </w:r>
      <w:r w:rsidRPr="009B0CD9">
        <w:rPr>
          <w:color w:val="000000"/>
          <w:sz w:val="28"/>
          <w:szCs w:val="28"/>
        </w:rPr>
        <w:t xml:space="preserve"> (</w:t>
      </w:r>
      <w:r w:rsidRPr="009B0CD9">
        <w:rPr>
          <w:color w:val="000000"/>
          <w:sz w:val="28"/>
        </w:rPr>
        <w:t>например</w:t>
      </w:r>
      <w:r w:rsidRPr="009B0CD9">
        <w:rPr>
          <w:color w:val="000000"/>
          <w:sz w:val="28"/>
          <w:szCs w:val="28"/>
        </w:rPr>
        <w:t>, C:\Program Files\</w:t>
      </w:r>
      <w:proofErr w:type="spellStart"/>
      <w:r w:rsidRPr="009B0CD9">
        <w:rPr>
          <w:color w:val="000000"/>
          <w:sz w:val="28"/>
          <w:szCs w:val="28"/>
        </w:rPr>
        <w:t>PassGen</w:t>
      </w:r>
      <w:proofErr w:type="spellEnd"/>
      <w:r w:rsidRPr="009B0CD9">
        <w:rPr>
          <w:color w:val="000000"/>
          <w:sz w:val="28"/>
          <w:szCs w:val="28"/>
        </w:rPr>
        <w:t>).</w:t>
      </w:r>
    </w:p>
    <w:p w:rsidR="007A13E1" w:rsidRPr="009B0CD9" w:rsidRDefault="007A13E1" w:rsidP="00097C1B">
      <w:pPr>
        <w:ind w:left="672" w:firstLine="708"/>
        <w:rPr>
          <w:color w:val="000000"/>
          <w:sz w:val="28"/>
          <w:szCs w:val="28"/>
        </w:rPr>
      </w:pPr>
      <w:r w:rsidRPr="009B0CD9">
        <w:rPr>
          <w:color w:val="000000"/>
          <w:sz w:val="28"/>
          <w:szCs w:val="28"/>
        </w:rPr>
        <w:t xml:space="preserve">3. </w:t>
      </w:r>
      <w:r w:rsidRPr="009B0CD9">
        <w:rPr>
          <w:color w:val="000000"/>
          <w:sz w:val="28"/>
        </w:rPr>
        <w:t>Запустите</w:t>
      </w:r>
      <w:r w:rsidRPr="009B0CD9">
        <w:rPr>
          <w:color w:val="000000"/>
          <w:sz w:val="28"/>
          <w:szCs w:val="28"/>
        </w:rPr>
        <w:t xml:space="preserve"> pass_gen.exe.</w:t>
      </w:r>
    </w:p>
    <w:p w:rsidR="007A13E1" w:rsidRPr="009B0CD9" w:rsidRDefault="007A13E1" w:rsidP="00097C1B">
      <w:pPr>
        <w:ind w:left="672" w:firstLine="708"/>
        <w:rPr>
          <w:color w:val="000000"/>
          <w:sz w:val="28"/>
          <w:szCs w:val="28"/>
        </w:rPr>
      </w:pPr>
      <w:r w:rsidRPr="009B0CD9">
        <w:rPr>
          <w:color w:val="000000"/>
          <w:sz w:val="28"/>
          <w:szCs w:val="28"/>
        </w:rPr>
        <w:t xml:space="preserve">4. </w:t>
      </w:r>
      <w:r w:rsidRPr="009B0CD9">
        <w:rPr>
          <w:color w:val="000000"/>
          <w:sz w:val="28"/>
        </w:rPr>
        <w:t>При</w:t>
      </w:r>
      <w:r w:rsidRPr="009B0CD9">
        <w:rPr>
          <w:color w:val="000000"/>
          <w:sz w:val="28"/>
          <w:szCs w:val="28"/>
        </w:rPr>
        <w:t xml:space="preserve"> </w:t>
      </w:r>
      <w:r w:rsidRPr="009B0CD9">
        <w:rPr>
          <w:color w:val="000000"/>
          <w:sz w:val="28"/>
        </w:rPr>
        <w:t>необходимости</w:t>
      </w:r>
      <w:r w:rsidRPr="009B0CD9">
        <w:rPr>
          <w:color w:val="000000"/>
          <w:sz w:val="28"/>
          <w:szCs w:val="28"/>
        </w:rPr>
        <w:t xml:space="preserve"> </w:t>
      </w:r>
      <w:r w:rsidRPr="009B0CD9">
        <w:rPr>
          <w:color w:val="000000"/>
          <w:sz w:val="28"/>
        </w:rPr>
        <w:t>создайте</w:t>
      </w:r>
      <w:r w:rsidRPr="009B0CD9">
        <w:rPr>
          <w:color w:val="000000"/>
          <w:sz w:val="28"/>
          <w:szCs w:val="28"/>
        </w:rPr>
        <w:t xml:space="preserve"> </w:t>
      </w:r>
      <w:r w:rsidRPr="009B0CD9">
        <w:rPr>
          <w:color w:val="000000"/>
          <w:sz w:val="28"/>
        </w:rPr>
        <w:t>ярлык</w:t>
      </w:r>
      <w:r w:rsidRPr="009B0CD9">
        <w:rPr>
          <w:color w:val="000000"/>
          <w:sz w:val="28"/>
          <w:szCs w:val="28"/>
        </w:rPr>
        <w:t xml:space="preserve"> </w:t>
      </w:r>
      <w:r w:rsidRPr="009B0CD9">
        <w:rPr>
          <w:color w:val="000000"/>
          <w:sz w:val="28"/>
        </w:rPr>
        <w:t>на</w:t>
      </w:r>
      <w:r w:rsidRPr="009B0CD9">
        <w:rPr>
          <w:color w:val="000000"/>
          <w:sz w:val="28"/>
          <w:szCs w:val="28"/>
        </w:rPr>
        <w:t xml:space="preserve"> </w:t>
      </w:r>
      <w:r w:rsidRPr="009B0CD9">
        <w:rPr>
          <w:color w:val="000000"/>
          <w:sz w:val="28"/>
        </w:rPr>
        <w:t>рабочем</w:t>
      </w:r>
      <w:r w:rsidRPr="009B0CD9">
        <w:rPr>
          <w:color w:val="000000"/>
          <w:sz w:val="28"/>
          <w:szCs w:val="28"/>
        </w:rPr>
        <w:t xml:space="preserve"> </w:t>
      </w:r>
      <w:r w:rsidRPr="009B0CD9">
        <w:rPr>
          <w:color w:val="000000"/>
          <w:sz w:val="28"/>
        </w:rPr>
        <w:t>столе</w:t>
      </w:r>
      <w:r w:rsidRPr="009B0CD9">
        <w:rPr>
          <w:color w:val="000000"/>
          <w:sz w:val="28"/>
          <w:szCs w:val="28"/>
        </w:rPr>
        <w:t>.</w:t>
      </w:r>
    </w:p>
    <w:p w:rsidR="007A13E1" w:rsidRPr="009B0CD9" w:rsidRDefault="007A13E1" w:rsidP="00097C1B">
      <w:pPr>
        <w:ind w:left="2832"/>
        <w:rPr>
          <w:color w:val="000000"/>
          <w:sz w:val="28"/>
          <w:szCs w:val="28"/>
        </w:rPr>
      </w:pPr>
    </w:p>
    <w:p w:rsidR="007A13E1" w:rsidRPr="009B0CD9" w:rsidRDefault="007A13E1" w:rsidP="00097C1B">
      <w:pPr>
        <w:ind w:left="672"/>
        <w:rPr>
          <w:color w:val="000000"/>
          <w:sz w:val="28"/>
          <w:szCs w:val="28"/>
        </w:rPr>
      </w:pPr>
      <w:r w:rsidRPr="009B0CD9">
        <w:rPr>
          <w:color w:val="000000"/>
          <w:sz w:val="28"/>
          <w:szCs w:val="28"/>
        </w:rPr>
        <w:t>Linux:</w:t>
      </w:r>
    </w:p>
    <w:p w:rsidR="007A13E1" w:rsidRPr="009B0CD9" w:rsidRDefault="007A13E1" w:rsidP="00097C1B">
      <w:pPr>
        <w:ind w:left="672" w:firstLine="708"/>
        <w:rPr>
          <w:color w:val="000000"/>
          <w:sz w:val="28"/>
          <w:szCs w:val="28"/>
        </w:rPr>
      </w:pPr>
      <w:r w:rsidRPr="009B0CD9">
        <w:rPr>
          <w:color w:val="000000"/>
          <w:sz w:val="28"/>
          <w:szCs w:val="28"/>
        </w:rPr>
        <w:t xml:space="preserve">1. </w:t>
      </w:r>
      <w:r w:rsidRPr="009B0CD9">
        <w:rPr>
          <w:color w:val="000000"/>
          <w:sz w:val="28"/>
        </w:rPr>
        <w:t>Скачайте</w:t>
      </w:r>
      <w:r w:rsidRPr="009B0CD9">
        <w:rPr>
          <w:color w:val="000000"/>
          <w:sz w:val="28"/>
          <w:szCs w:val="28"/>
        </w:rPr>
        <w:t xml:space="preserve"> </w:t>
      </w:r>
      <w:r w:rsidRPr="009B0CD9">
        <w:rPr>
          <w:color w:val="000000"/>
          <w:sz w:val="28"/>
        </w:rPr>
        <w:t>архив</w:t>
      </w:r>
      <w:r w:rsidRPr="009B0CD9">
        <w:rPr>
          <w:color w:val="000000"/>
          <w:sz w:val="28"/>
          <w:szCs w:val="28"/>
        </w:rPr>
        <w:t xml:space="preserve"> </w:t>
      </w:r>
      <w:proofErr w:type="spellStart"/>
      <w:r w:rsidRPr="009B0CD9">
        <w:rPr>
          <w:color w:val="000000"/>
          <w:sz w:val="28"/>
          <w:szCs w:val="28"/>
          <w:lang w:val="en-US"/>
        </w:rPr>
        <w:t>passgen</w:t>
      </w:r>
      <w:proofErr w:type="spellEnd"/>
      <w:r w:rsidRPr="009B0CD9">
        <w:rPr>
          <w:color w:val="000000"/>
          <w:sz w:val="28"/>
          <w:szCs w:val="28"/>
        </w:rPr>
        <w:t>-</w:t>
      </w:r>
      <w:proofErr w:type="spellStart"/>
      <w:r w:rsidRPr="009B0CD9">
        <w:rPr>
          <w:color w:val="000000"/>
          <w:sz w:val="28"/>
          <w:szCs w:val="28"/>
          <w:lang w:val="en-US"/>
        </w:rPr>
        <w:t>linux</w:t>
      </w:r>
      <w:proofErr w:type="spellEnd"/>
      <w:r w:rsidRPr="009B0CD9">
        <w:rPr>
          <w:color w:val="000000"/>
          <w:sz w:val="28"/>
          <w:szCs w:val="28"/>
        </w:rPr>
        <w:t>.</w:t>
      </w:r>
      <w:r w:rsidRPr="009B0CD9">
        <w:rPr>
          <w:color w:val="000000"/>
          <w:sz w:val="28"/>
          <w:szCs w:val="28"/>
          <w:lang w:val="en-US"/>
        </w:rPr>
        <w:t>tar</w:t>
      </w:r>
      <w:r w:rsidRPr="009B0CD9">
        <w:rPr>
          <w:color w:val="000000"/>
          <w:sz w:val="28"/>
          <w:szCs w:val="28"/>
        </w:rPr>
        <w:t>.</w:t>
      </w:r>
      <w:proofErr w:type="spellStart"/>
      <w:r w:rsidRPr="009B0CD9">
        <w:rPr>
          <w:color w:val="000000"/>
          <w:sz w:val="28"/>
          <w:szCs w:val="28"/>
          <w:lang w:val="en-US"/>
        </w:rPr>
        <w:t>gz</w:t>
      </w:r>
      <w:proofErr w:type="spellEnd"/>
      <w:r w:rsidRPr="009B0CD9">
        <w:rPr>
          <w:color w:val="000000"/>
          <w:sz w:val="28"/>
          <w:szCs w:val="28"/>
        </w:rPr>
        <w:t>.</w:t>
      </w:r>
    </w:p>
    <w:p w:rsidR="007A13E1" w:rsidRPr="009B0CD9" w:rsidRDefault="007A13E1" w:rsidP="00097C1B">
      <w:pPr>
        <w:ind w:left="672" w:firstLine="708"/>
        <w:rPr>
          <w:color w:val="000000"/>
          <w:sz w:val="28"/>
          <w:szCs w:val="28"/>
        </w:rPr>
      </w:pPr>
      <w:r w:rsidRPr="009B0CD9">
        <w:rPr>
          <w:color w:val="000000"/>
          <w:sz w:val="28"/>
          <w:szCs w:val="28"/>
        </w:rPr>
        <w:t xml:space="preserve">2. </w:t>
      </w:r>
      <w:r w:rsidRPr="009B0CD9">
        <w:rPr>
          <w:color w:val="000000"/>
          <w:sz w:val="28"/>
        </w:rPr>
        <w:t>Распакуйте</w:t>
      </w:r>
      <w:r w:rsidRPr="009B0CD9">
        <w:rPr>
          <w:color w:val="000000"/>
          <w:sz w:val="28"/>
          <w:szCs w:val="28"/>
        </w:rPr>
        <w:t xml:space="preserve">: </w:t>
      </w:r>
      <w:proofErr w:type="spellStart"/>
      <w:r w:rsidRPr="009B0CD9">
        <w:rPr>
          <w:color w:val="000000"/>
          <w:sz w:val="28"/>
          <w:szCs w:val="28"/>
        </w:rPr>
        <w:t>tar</w:t>
      </w:r>
      <w:proofErr w:type="spellEnd"/>
      <w:r w:rsidRPr="009B0CD9">
        <w:rPr>
          <w:color w:val="000000"/>
          <w:sz w:val="28"/>
          <w:szCs w:val="28"/>
        </w:rPr>
        <w:t xml:space="preserve"> -</w:t>
      </w:r>
      <w:proofErr w:type="spellStart"/>
      <w:r w:rsidRPr="009B0CD9">
        <w:rPr>
          <w:color w:val="000000"/>
          <w:sz w:val="28"/>
          <w:szCs w:val="28"/>
        </w:rPr>
        <w:t>xzf</w:t>
      </w:r>
      <w:proofErr w:type="spellEnd"/>
      <w:r w:rsidRPr="009B0CD9">
        <w:rPr>
          <w:color w:val="000000"/>
          <w:sz w:val="28"/>
          <w:szCs w:val="28"/>
        </w:rPr>
        <w:t xml:space="preserve"> passgen-linux.tar.gz.</w:t>
      </w:r>
    </w:p>
    <w:p w:rsidR="007A13E1" w:rsidRPr="009B0CD9" w:rsidRDefault="007A13E1" w:rsidP="00097C1B">
      <w:pPr>
        <w:ind w:left="672" w:firstLine="708"/>
        <w:rPr>
          <w:color w:val="000000"/>
          <w:sz w:val="28"/>
          <w:szCs w:val="28"/>
        </w:rPr>
      </w:pPr>
      <w:r w:rsidRPr="009B0CD9">
        <w:rPr>
          <w:color w:val="000000"/>
          <w:sz w:val="28"/>
          <w:szCs w:val="28"/>
        </w:rPr>
        <w:t xml:space="preserve">3. </w:t>
      </w:r>
      <w:r w:rsidRPr="009B0CD9">
        <w:rPr>
          <w:color w:val="000000"/>
          <w:sz w:val="28"/>
        </w:rPr>
        <w:t>Перейдите</w:t>
      </w:r>
      <w:r w:rsidRPr="009B0CD9">
        <w:rPr>
          <w:color w:val="000000"/>
          <w:sz w:val="28"/>
          <w:szCs w:val="28"/>
        </w:rPr>
        <w:t xml:space="preserve"> </w:t>
      </w:r>
      <w:r w:rsidRPr="009B0CD9">
        <w:rPr>
          <w:color w:val="000000"/>
          <w:sz w:val="28"/>
        </w:rPr>
        <w:t>в</w:t>
      </w:r>
      <w:r w:rsidRPr="009B0CD9">
        <w:rPr>
          <w:color w:val="000000"/>
          <w:sz w:val="28"/>
          <w:szCs w:val="28"/>
        </w:rPr>
        <w:t xml:space="preserve"> </w:t>
      </w:r>
      <w:r w:rsidRPr="009B0CD9">
        <w:rPr>
          <w:color w:val="000000"/>
          <w:sz w:val="28"/>
        </w:rPr>
        <w:t>папку</w:t>
      </w:r>
      <w:r w:rsidRPr="009B0CD9">
        <w:rPr>
          <w:color w:val="000000"/>
          <w:sz w:val="28"/>
          <w:szCs w:val="28"/>
        </w:rPr>
        <w:t xml:space="preserve">: </w:t>
      </w:r>
      <w:proofErr w:type="spellStart"/>
      <w:r w:rsidRPr="009B0CD9">
        <w:rPr>
          <w:color w:val="000000"/>
          <w:sz w:val="28"/>
          <w:szCs w:val="28"/>
        </w:rPr>
        <w:t>cd</w:t>
      </w:r>
      <w:proofErr w:type="spellEnd"/>
      <w:r w:rsidRPr="009B0CD9">
        <w:rPr>
          <w:color w:val="000000"/>
          <w:sz w:val="28"/>
          <w:szCs w:val="28"/>
        </w:rPr>
        <w:t xml:space="preserve"> </w:t>
      </w:r>
      <w:proofErr w:type="spellStart"/>
      <w:r w:rsidRPr="009B0CD9">
        <w:rPr>
          <w:color w:val="000000"/>
          <w:sz w:val="28"/>
          <w:szCs w:val="28"/>
        </w:rPr>
        <w:t>passgen</w:t>
      </w:r>
      <w:proofErr w:type="spellEnd"/>
      <w:r w:rsidRPr="009B0CD9">
        <w:rPr>
          <w:color w:val="000000"/>
          <w:sz w:val="28"/>
          <w:szCs w:val="28"/>
        </w:rPr>
        <w:t>/.</w:t>
      </w:r>
    </w:p>
    <w:p w:rsidR="007A13E1" w:rsidRPr="009B0CD9" w:rsidRDefault="007A13E1" w:rsidP="00097C1B">
      <w:pPr>
        <w:ind w:left="672" w:firstLine="708"/>
        <w:rPr>
          <w:color w:val="000000"/>
          <w:sz w:val="28"/>
          <w:szCs w:val="28"/>
        </w:rPr>
      </w:pPr>
      <w:r w:rsidRPr="009B0CD9">
        <w:rPr>
          <w:color w:val="000000"/>
          <w:sz w:val="28"/>
          <w:szCs w:val="28"/>
        </w:rPr>
        <w:t xml:space="preserve">4. </w:t>
      </w:r>
      <w:r w:rsidRPr="009B0CD9">
        <w:rPr>
          <w:color w:val="000000"/>
          <w:sz w:val="28"/>
        </w:rPr>
        <w:t>Запустите</w:t>
      </w:r>
      <w:proofErr w:type="gramStart"/>
      <w:r w:rsidRPr="009B0CD9">
        <w:rPr>
          <w:color w:val="000000"/>
          <w:sz w:val="28"/>
          <w:szCs w:val="28"/>
        </w:rPr>
        <w:t>: .</w:t>
      </w:r>
      <w:proofErr w:type="gramEnd"/>
      <w:r w:rsidRPr="009B0CD9">
        <w:rPr>
          <w:color w:val="000000"/>
          <w:sz w:val="28"/>
          <w:szCs w:val="28"/>
        </w:rPr>
        <w:t>/</w:t>
      </w:r>
      <w:proofErr w:type="spellStart"/>
      <w:r w:rsidRPr="009B0CD9">
        <w:rPr>
          <w:color w:val="000000"/>
          <w:sz w:val="28"/>
          <w:szCs w:val="28"/>
        </w:rPr>
        <w:t>pass_gen</w:t>
      </w:r>
      <w:proofErr w:type="spellEnd"/>
      <w:r w:rsidRPr="009B0CD9">
        <w:rPr>
          <w:color w:val="000000"/>
          <w:sz w:val="28"/>
          <w:szCs w:val="28"/>
        </w:rPr>
        <w:t>.</w:t>
      </w:r>
    </w:p>
    <w:p w:rsidR="007A13E1" w:rsidRPr="009B0CD9" w:rsidRDefault="007A13E1" w:rsidP="00097C1B">
      <w:pPr>
        <w:ind w:left="2832"/>
        <w:rPr>
          <w:color w:val="000000"/>
          <w:sz w:val="28"/>
          <w:szCs w:val="28"/>
        </w:rPr>
      </w:pPr>
    </w:p>
    <w:p w:rsidR="007A13E1" w:rsidRPr="009B0CD9" w:rsidRDefault="007A13E1" w:rsidP="00097C1B">
      <w:pPr>
        <w:ind w:left="672"/>
        <w:rPr>
          <w:color w:val="000000"/>
          <w:sz w:val="28"/>
          <w:szCs w:val="28"/>
        </w:rPr>
      </w:pPr>
      <w:proofErr w:type="spellStart"/>
      <w:r w:rsidRPr="009B0CD9">
        <w:rPr>
          <w:color w:val="000000"/>
          <w:sz w:val="28"/>
          <w:szCs w:val="28"/>
        </w:rPr>
        <w:t>Android</w:t>
      </w:r>
      <w:proofErr w:type="spellEnd"/>
      <w:r w:rsidRPr="009B0CD9">
        <w:rPr>
          <w:color w:val="000000"/>
          <w:sz w:val="28"/>
          <w:szCs w:val="28"/>
        </w:rPr>
        <w:t>:</w:t>
      </w:r>
    </w:p>
    <w:p w:rsidR="007A13E1" w:rsidRPr="009B0CD9" w:rsidRDefault="007A13E1" w:rsidP="00097C1B">
      <w:pPr>
        <w:ind w:left="672" w:firstLine="708"/>
        <w:rPr>
          <w:color w:val="000000"/>
          <w:sz w:val="28"/>
          <w:szCs w:val="28"/>
        </w:rPr>
      </w:pPr>
      <w:r w:rsidRPr="009B0CD9">
        <w:rPr>
          <w:color w:val="000000"/>
          <w:sz w:val="28"/>
          <w:szCs w:val="28"/>
        </w:rPr>
        <w:t xml:space="preserve">1. </w:t>
      </w:r>
      <w:r w:rsidRPr="009B0CD9">
        <w:rPr>
          <w:color w:val="000000"/>
          <w:sz w:val="28"/>
        </w:rPr>
        <w:t>Скачайте</w:t>
      </w:r>
      <w:r w:rsidRPr="009B0CD9">
        <w:rPr>
          <w:color w:val="000000"/>
          <w:sz w:val="28"/>
          <w:szCs w:val="28"/>
        </w:rPr>
        <w:t xml:space="preserve"> </w:t>
      </w:r>
      <w:r w:rsidRPr="009B0CD9">
        <w:rPr>
          <w:color w:val="000000"/>
          <w:sz w:val="28"/>
        </w:rPr>
        <w:t>файл</w:t>
      </w:r>
      <w:r w:rsidRPr="009B0CD9">
        <w:rPr>
          <w:color w:val="000000"/>
          <w:sz w:val="28"/>
          <w:szCs w:val="28"/>
        </w:rPr>
        <w:t xml:space="preserve"> </w:t>
      </w:r>
      <w:proofErr w:type="spellStart"/>
      <w:r w:rsidRPr="009B0CD9">
        <w:rPr>
          <w:color w:val="000000"/>
          <w:sz w:val="28"/>
          <w:szCs w:val="28"/>
        </w:rPr>
        <w:t>passgen.apk</w:t>
      </w:r>
      <w:proofErr w:type="spellEnd"/>
      <w:r w:rsidRPr="009B0CD9">
        <w:rPr>
          <w:color w:val="000000"/>
          <w:sz w:val="28"/>
          <w:szCs w:val="28"/>
        </w:rPr>
        <w:t>.</w:t>
      </w:r>
    </w:p>
    <w:p w:rsidR="007A13E1" w:rsidRPr="009B0CD9" w:rsidRDefault="007A13E1" w:rsidP="00097C1B">
      <w:pPr>
        <w:ind w:left="672" w:firstLine="708"/>
        <w:rPr>
          <w:color w:val="000000"/>
          <w:sz w:val="28"/>
          <w:szCs w:val="28"/>
        </w:rPr>
      </w:pPr>
      <w:r w:rsidRPr="009B0CD9">
        <w:rPr>
          <w:color w:val="000000"/>
          <w:sz w:val="28"/>
          <w:szCs w:val="28"/>
        </w:rPr>
        <w:t xml:space="preserve">2. </w:t>
      </w:r>
      <w:r w:rsidRPr="009B0CD9">
        <w:rPr>
          <w:color w:val="000000"/>
          <w:sz w:val="28"/>
        </w:rPr>
        <w:t>Разрешите</w:t>
      </w:r>
      <w:r w:rsidRPr="009B0CD9">
        <w:rPr>
          <w:color w:val="000000"/>
          <w:sz w:val="28"/>
          <w:szCs w:val="28"/>
        </w:rPr>
        <w:t xml:space="preserve"> </w:t>
      </w:r>
      <w:r w:rsidRPr="009B0CD9">
        <w:rPr>
          <w:color w:val="000000"/>
          <w:sz w:val="28"/>
        </w:rPr>
        <w:t>установку</w:t>
      </w:r>
      <w:r w:rsidRPr="009B0CD9">
        <w:rPr>
          <w:color w:val="000000"/>
          <w:sz w:val="28"/>
          <w:szCs w:val="28"/>
        </w:rPr>
        <w:t xml:space="preserve"> </w:t>
      </w:r>
      <w:r w:rsidRPr="009B0CD9">
        <w:rPr>
          <w:color w:val="000000"/>
          <w:sz w:val="28"/>
        </w:rPr>
        <w:t>из</w:t>
      </w:r>
      <w:r w:rsidRPr="009B0CD9">
        <w:rPr>
          <w:color w:val="000000"/>
          <w:sz w:val="28"/>
          <w:szCs w:val="28"/>
        </w:rPr>
        <w:t xml:space="preserve"> </w:t>
      </w:r>
      <w:r w:rsidRPr="009B0CD9">
        <w:rPr>
          <w:color w:val="000000"/>
          <w:sz w:val="28"/>
        </w:rPr>
        <w:t>неизвестных</w:t>
      </w:r>
      <w:r w:rsidRPr="009B0CD9">
        <w:rPr>
          <w:color w:val="000000"/>
          <w:sz w:val="28"/>
          <w:szCs w:val="28"/>
        </w:rPr>
        <w:t xml:space="preserve"> </w:t>
      </w:r>
      <w:r w:rsidRPr="009B0CD9">
        <w:rPr>
          <w:color w:val="000000"/>
          <w:sz w:val="28"/>
        </w:rPr>
        <w:t>источников</w:t>
      </w:r>
      <w:r w:rsidRPr="009B0CD9">
        <w:rPr>
          <w:color w:val="000000"/>
          <w:sz w:val="28"/>
          <w:szCs w:val="28"/>
        </w:rPr>
        <w:t xml:space="preserve"> </w:t>
      </w:r>
      <w:r w:rsidRPr="009B0CD9">
        <w:rPr>
          <w:color w:val="000000"/>
          <w:sz w:val="28"/>
        </w:rPr>
        <w:t>в</w:t>
      </w:r>
      <w:r w:rsidRPr="009B0CD9">
        <w:rPr>
          <w:color w:val="000000"/>
          <w:sz w:val="28"/>
          <w:szCs w:val="28"/>
        </w:rPr>
        <w:t xml:space="preserve"> </w:t>
      </w:r>
      <w:r w:rsidRPr="009B0CD9">
        <w:rPr>
          <w:color w:val="000000"/>
          <w:sz w:val="28"/>
        </w:rPr>
        <w:t>настройках</w:t>
      </w:r>
      <w:r w:rsidRPr="009B0CD9">
        <w:rPr>
          <w:color w:val="000000"/>
          <w:sz w:val="28"/>
          <w:szCs w:val="28"/>
        </w:rPr>
        <w:t>.</w:t>
      </w:r>
    </w:p>
    <w:p w:rsidR="007A13E1" w:rsidRPr="009B0CD9" w:rsidRDefault="007A13E1" w:rsidP="00097C1B">
      <w:pPr>
        <w:ind w:left="672" w:firstLine="708"/>
        <w:rPr>
          <w:color w:val="000000"/>
          <w:sz w:val="28"/>
          <w:szCs w:val="28"/>
        </w:rPr>
      </w:pPr>
      <w:r w:rsidRPr="009B0CD9">
        <w:rPr>
          <w:color w:val="000000"/>
          <w:sz w:val="28"/>
          <w:szCs w:val="28"/>
        </w:rPr>
        <w:t xml:space="preserve">3. </w:t>
      </w:r>
      <w:r w:rsidRPr="009B0CD9">
        <w:rPr>
          <w:color w:val="000000"/>
          <w:sz w:val="28"/>
        </w:rPr>
        <w:t>Установите</w:t>
      </w:r>
      <w:r w:rsidRPr="009B0CD9">
        <w:rPr>
          <w:color w:val="000000"/>
          <w:sz w:val="28"/>
          <w:szCs w:val="28"/>
        </w:rPr>
        <w:t xml:space="preserve"> APK </w:t>
      </w:r>
      <w:r w:rsidRPr="009B0CD9">
        <w:rPr>
          <w:color w:val="000000"/>
          <w:sz w:val="28"/>
        </w:rPr>
        <w:t>и</w:t>
      </w:r>
      <w:r w:rsidRPr="009B0CD9">
        <w:rPr>
          <w:color w:val="000000"/>
          <w:sz w:val="28"/>
          <w:szCs w:val="28"/>
        </w:rPr>
        <w:t xml:space="preserve"> </w:t>
      </w:r>
      <w:r w:rsidRPr="009B0CD9">
        <w:rPr>
          <w:color w:val="000000"/>
          <w:sz w:val="28"/>
        </w:rPr>
        <w:t>запустите</w:t>
      </w:r>
      <w:r w:rsidRPr="009B0CD9">
        <w:rPr>
          <w:color w:val="000000"/>
          <w:sz w:val="28"/>
          <w:szCs w:val="28"/>
        </w:rPr>
        <w:t xml:space="preserve"> </w:t>
      </w:r>
      <w:r w:rsidRPr="009B0CD9">
        <w:rPr>
          <w:color w:val="000000"/>
          <w:sz w:val="28"/>
        </w:rPr>
        <w:t>приложение</w:t>
      </w:r>
      <w:r w:rsidRPr="009B0CD9">
        <w:rPr>
          <w:color w:val="000000"/>
          <w:sz w:val="28"/>
          <w:szCs w:val="28"/>
        </w:rPr>
        <w:t>.</w:t>
      </w:r>
    </w:p>
    <w:p w:rsidR="007A13E1" w:rsidRPr="007226B0" w:rsidRDefault="007A13E1" w:rsidP="007A13E1">
      <w:pPr>
        <w:ind w:left="2160"/>
        <w:rPr>
          <w:color w:val="000000"/>
          <w:sz w:val="28"/>
          <w:szCs w:val="28"/>
        </w:rPr>
      </w:pPr>
    </w:p>
    <w:p w:rsidR="007A13E1" w:rsidRPr="007226B0" w:rsidDel="00603107" w:rsidRDefault="007A13E1" w:rsidP="00603107">
      <w:pPr>
        <w:rPr>
          <w:del w:id="3391" w:author="Sasha Azazlov" w:date="2026-05-27T11:02:00Z" w16du:dateUtc="2026-05-27T08:02:00Z"/>
          <w:color w:val="000000"/>
          <w:sz w:val="28"/>
          <w:szCs w:val="28"/>
        </w:rPr>
        <w:pPrChange w:id="3392" w:author="Sasha Azazlov" w:date="2026-05-27T11:02:00Z" w16du:dateUtc="2026-05-27T08:02:00Z">
          <w:pPr/>
        </w:pPrChange>
      </w:pPr>
      <w:del w:id="3393"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394" w:author="Sasha Azazlov" w:date="2026-05-27T10:43:00Z" w16du:dateUtc="2026-05-27T07:43:00Z">
        <w:r w:rsidR="00D90BF8" w:rsidDel="004C03E5">
          <w:rPr>
            <w:color w:val="000000"/>
            <w:sz w:val="28"/>
            <w:szCs w:val="28"/>
          </w:rPr>
          <w:delText>Ж</w:delText>
        </w:r>
      </w:del>
      <w:del w:id="3395"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Запуск</w:delText>
        </w:r>
        <w:r w:rsidRPr="007226B0" w:rsidDel="00603107">
          <w:rPr>
            <w:color w:val="000000"/>
            <w:sz w:val="28"/>
            <w:szCs w:val="28"/>
          </w:rPr>
          <w:delText xml:space="preserve"> </w:delText>
        </w:r>
        <w:r w:rsidRPr="007226B0" w:rsidDel="00603107">
          <w:rPr>
            <w:color w:val="000000"/>
            <w:sz w:val="28"/>
          </w:rPr>
          <w:delText>и</w:delText>
        </w:r>
        <w:r w:rsidRPr="007226B0" w:rsidDel="00603107">
          <w:rPr>
            <w:color w:val="000000"/>
            <w:sz w:val="28"/>
            <w:szCs w:val="28"/>
          </w:rPr>
          <w:delText xml:space="preserve"> </w:delText>
        </w:r>
        <w:r w:rsidRPr="007226B0" w:rsidDel="00603107">
          <w:rPr>
            <w:color w:val="000000"/>
            <w:sz w:val="28"/>
          </w:rPr>
          <w:delText>создание</w:delText>
        </w:r>
        <w:r w:rsidRPr="007226B0" w:rsidDel="00603107">
          <w:rPr>
            <w:color w:val="000000"/>
            <w:sz w:val="28"/>
            <w:szCs w:val="28"/>
          </w:rPr>
          <w:delText xml:space="preserve"> PIN</w:delText>
        </w:r>
      </w:del>
    </w:p>
    <w:p w:rsidR="007A13E1" w:rsidRPr="007226B0" w:rsidDel="00603107" w:rsidRDefault="007A13E1" w:rsidP="00603107">
      <w:pPr>
        <w:rPr>
          <w:del w:id="3396" w:author="Sasha Azazlov" w:date="2026-05-27T11:02:00Z" w16du:dateUtc="2026-05-27T08:02:00Z"/>
          <w:color w:val="000000"/>
          <w:sz w:val="28"/>
          <w:szCs w:val="28"/>
        </w:rPr>
        <w:pPrChange w:id="3397" w:author="Sasha Azazlov" w:date="2026-05-27T11:02:00Z" w16du:dateUtc="2026-05-27T08:02:00Z">
          <w:pPr>
            <w:ind w:left="2160"/>
          </w:pPr>
        </w:pPrChange>
      </w:pPr>
    </w:p>
    <w:p w:rsidR="007A13E1" w:rsidRPr="007226B0" w:rsidDel="00603107" w:rsidRDefault="007A13E1" w:rsidP="00603107">
      <w:pPr>
        <w:rPr>
          <w:del w:id="3398" w:author="Sasha Azazlov" w:date="2026-05-27T11:02:00Z" w16du:dateUtc="2026-05-27T08:02:00Z"/>
          <w:color w:val="000000"/>
          <w:sz w:val="28"/>
          <w:szCs w:val="28"/>
        </w:rPr>
        <w:pPrChange w:id="3399" w:author="Sasha Azazlov" w:date="2026-05-27T11:02:00Z" w16du:dateUtc="2026-05-27T08:02:00Z">
          <w:pPr>
            <w:ind w:firstLine="708"/>
          </w:pPr>
        </w:pPrChange>
      </w:pPr>
      <w:del w:id="3400"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При</w:delText>
        </w:r>
        <w:r w:rsidRPr="007226B0" w:rsidDel="00603107">
          <w:rPr>
            <w:color w:val="000000"/>
            <w:sz w:val="28"/>
            <w:szCs w:val="28"/>
          </w:rPr>
          <w:delText xml:space="preserve"> </w:delText>
        </w:r>
        <w:r w:rsidRPr="007226B0" w:rsidDel="00603107">
          <w:rPr>
            <w:color w:val="000000"/>
            <w:sz w:val="28"/>
          </w:rPr>
          <w:delText>первом</w:delText>
        </w:r>
        <w:r w:rsidRPr="007226B0" w:rsidDel="00603107">
          <w:rPr>
            <w:color w:val="000000"/>
            <w:sz w:val="28"/>
            <w:szCs w:val="28"/>
          </w:rPr>
          <w:delText xml:space="preserve"> </w:delText>
        </w:r>
        <w:r w:rsidRPr="007226B0" w:rsidDel="00603107">
          <w:rPr>
            <w:color w:val="000000"/>
            <w:sz w:val="28"/>
          </w:rPr>
          <w:delText>запуске</w:delText>
        </w:r>
        <w:r w:rsidRPr="007226B0" w:rsidDel="00603107">
          <w:rPr>
            <w:color w:val="000000"/>
            <w:sz w:val="28"/>
            <w:szCs w:val="28"/>
          </w:rPr>
          <w:delText xml:space="preserve">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Создать</w:delText>
        </w:r>
        <w:r w:rsidRPr="007226B0" w:rsidDel="00603107">
          <w:rPr>
            <w:color w:val="000000"/>
            <w:sz w:val="28"/>
            <w:szCs w:val="28"/>
          </w:rPr>
          <w:delText xml:space="preserve"> PIN-</w:delText>
        </w:r>
        <w:r w:rsidRPr="007226B0" w:rsidDel="00603107">
          <w:rPr>
            <w:color w:val="000000"/>
            <w:sz w:val="28"/>
          </w:rPr>
          <w:delText>код</w:delText>
        </w:r>
        <w:r w:rsidRPr="007226B0" w:rsidDel="00603107">
          <w:rPr>
            <w:color w:val="000000"/>
            <w:sz w:val="28"/>
            <w:szCs w:val="28"/>
          </w:rPr>
          <w:delText>».</w:delText>
        </w:r>
      </w:del>
    </w:p>
    <w:p w:rsidR="007A13E1" w:rsidRPr="007226B0" w:rsidDel="00603107" w:rsidRDefault="007A13E1" w:rsidP="00603107">
      <w:pPr>
        <w:rPr>
          <w:del w:id="3401" w:author="Sasha Azazlov" w:date="2026-05-27T11:02:00Z" w16du:dateUtc="2026-05-27T08:02:00Z"/>
          <w:color w:val="000000"/>
          <w:sz w:val="28"/>
          <w:szCs w:val="28"/>
        </w:rPr>
        <w:pPrChange w:id="3402" w:author="Sasha Azazlov" w:date="2026-05-27T11:02:00Z" w16du:dateUtc="2026-05-27T08:02:00Z">
          <w:pPr>
            <w:ind w:firstLine="708"/>
          </w:pPr>
        </w:pPrChange>
      </w:pPr>
      <w:del w:id="3403"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Введите</w:delText>
        </w:r>
        <w:r w:rsidRPr="007226B0" w:rsidDel="00603107">
          <w:rPr>
            <w:color w:val="000000"/>
            <w:sz w:val="28"/>
            <w:szCs w:val="28"/>
          </w:rPr>
          <w:delText xml:space="preserve"> PIN </w:delText>
        </w:r>
        <w:r w:rsidRPr="007226B0" w:rsidDel="00603107">
          <w:rPr>
            <w:color w:val="000000"/>
            <w:sz w:val="28"/>
          </w:rPr>
          <w:delText>от</w:delText>
        </w:r>
        <w:r w:rsidRPr="007226B0" w:rsidDel="00603107">
          <w:rPr>
            <w:color w:val="000000"/>
            <w:sz w:val="28"/>
            <w:szCs w:val="28"/>
          </w:rPr>
          <w:delText xml:space="preserve"> 4 </w:delText>
        </w:r>
        <w:r w:rsidRPr="007226B0" w:rsidDel="00603107">
          <w:rPr>
            <w:color w:val="000000"/>
            <w:sz w:val="28"/>
          </w:rPr>
          <w:delText>до</w:delText>
        </w:r>
        <w:r w:rsidRPr="007226B0" w:rsidDel="00603107">
          <w:rPr>
            <w:color w:val="000000"/>
            <w:sz w:val="28"/>
            <w:szCs w:val="28"/>
          </w:rPr>
          <w:delText xml:space="preserve"> 8 </w:delText>
        </w:r>
        <w:r w:rsidRPr="007226B0" w:rsidDel="00603107">
          <w:rPr>
            <w:color w:val="000000"/>
            <w:sz w:val="28"/>
          </w:rPr>
          <w:delText>цифр</w:delText>
        </w:r>
        <w:r w:rsidRPr="007226B0" w:rsidDel="00603107">
          <w:rPr>
            <w:color w:val="000000"/>
            <w:sz w:val="28"/>
            <w:szCs w:val="28"/>
          </w:rPr>
          <w:delText>.</w:delText>
        </w:r>
      </w:del>
    </w:p>
    <w:p w:rsidR="007A13E1" w:rsidRPr="007226B0" w:rsidDel="00603107" w:rsidRDefault="007A13E1" w:rsidP="00603107">
      <w:pPr>
        <w:rPr>
          <w:del w:id="3404" w:author="Sasha Azazlov" w:date="2026-05-27T11:02:00Z" w16du:dateUtc="2026-05-27T08:02:00Z"/>
          <w:color w:val="000000"/>
          <w:sz w:val="28"/>
          <w:szCs w:val="28"/>
        </w:rPr>
        <w:pPrChange w:id="3405" w:author="Sasha Azazlov" w:date="2026-05-27T11:02:00Z" w16du:dateUtc="2026-05-27T08:02:00Z">
          <w:pPr>
            <w:ind w:firstLine="708"/>
          </w:pPr>
        </w:pPrChange>
      </w:pPr>
      <w:del w:id="3406"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Повторите</w:delText>
        </w:r>
        <w:r w:rsidRPr="007226B0" w:rsidDel="00603107">
          <w:rPr>
            <w:color w:val="000000"/>
            <w:sz w:val="28"/>
            <w:szCs w:val="28"/>
          </w:rPr>
          <w:delText xml:space="preserve"> PIN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подтверждения</w:delText>
        </w:r>
        <w:r w:rsidRPr="007226B0" w:rsidDel="00603107">
          <w:rPr>
            <w:color w:val="000000"/>
            <w:sz w:val="28"/>
            <w:szCs w:val="28"/>
          </w:rPr>
          <w:delText>.</w:delText>
        </w:r>
      </w:del>
    </w:p>
    <w:p w:rsidR="007A13E1" w:rsidRPr="007226B0" w:rsidDel="00603107" w:rsidRDefault="007A13E1" w:rsidP="00603107">
      <w:pPr>
        <w:rPr>
          <w:del w:id="3407" w:author="Sasha Azazlov" w:date="2026-05-27T11:02:00Z" w16du:dateUtc="2026-05-27T08:02:00Z"/>
          <w:color w:val="000000"/>
          <w:sz w:val="28"/>
          <w:szCs w:val="28"/>
        </w:rPr>
        <w:pPrChange w:id="3408" w:author="Sasha Azazlov" w:date="2026-05-27T11:02:00Z" w16du:dateUtc="2026-05-27T08:02:00Z">
          <w:pPr>
            <w:ind w:left="708"/>
          </w:pPr>
        </w:pPrChange>
      </w:pPr>
      <w:del w:id="3409" w:author="Sasha Azazlov" w:date="2026-05-27T11:02:00Z" w16du:dateUtc="2026-05-27T08:02:00Z">
        <w:r w:rsidRPr="007226B0" w:rsidDel="00603107">
          <w:rPr>
            <w:color w:val="000000"/>
            <w:sz w:val="28"/>
            <w:szCs w:val="28"/>
          </w:rPr>
          <w:delText xml:space="preserve">4. PIN </w:delText>
        </w:r>
        <w:r w:rsidRPr="007226B0" w:rsidDel="00603107">
          <w:rPr>
            <w:color w:val="000000"/>
            <w:sz w:val="28"/>
          </w:rPr>
          <w:delText>сохраняется</w:delText>
        </w:r>
        <w:r w:rsidRPr="007226B0" w:rsidDel="00603107">
          <w:rPr>
            <w:color w:val="000000"/>
            <w:sz w:val="28"/>
            <w:szCs w:val="28"/>
          </w:rPr>
          <w:delText xml:space="preserve"> </w:delText>
        </w:r>
        <w:r w:rsidRPr="007226B0" w:rsidDel="00603107">
          <w:rPr>
            <w:color w:val="000000"/>
            <w:sz w:val="28"/>
          </w:rPr>
          <w:delText>в</w:delText>
        </w:r>
        <w:r w:rsidRPr="007226B0" w:rsidDel="00603107">
          <w:rPr>
            <w:color w:val="000000"/>
            <w:sz w:val="28"/>
            <w:szCs w:val="28"/>
          </w:rPr>
          <w:delText xml:space="preserve"> </w:delText>
        </w:r>
        <w:r w:rsidRPr="007226B0" w:rsidDel="00603107">
          <w:rPr>
            <w:color w:val="000000"/>
            <w:sz w:val="28"/>
          </w:rPr>
          <w:delText>зашифрованном</w:delText>
        </w:r>
        <w:r w:rsidRPr="007226B0" w:rsidDel="00603107">
          <w:rPr>
            <w:color w:val="000000"/>
            <w:sz w:val="28"/>
            <w:szCs w:val="28"/>
          </w:rPr>
          <w:delText xml:space="preserve"> </w:delText>
        </w:r>
        <w:r w:rsidRPr="007226B0" w:rsidDel="00603107">
          <w:rPr>
            <w:color w:val="000000"/>
            <w:sz w:val="28"/>
          </w:rPr>
          <w:delText>виде</w:delText>
        </w:r>
        <w:r w:rsidRPr="007226B0" w:rsidDel="00603107">
          <w:rPr>
            <w:color w:val="000000"/>
            <w:sz w:val="28"/>
            <w:szCs w:val="28"/>
          </w:rPr>
          <w:delText xml:space="preserve"> (PBKDF2-HMAC-SHA256, 10</w:delText>
        </w:r>
        <w:r w:rsidR="00433DC2" w:rsidDel="00603107">
          <w:rPr>
            <w:color w:val="000000"/>
            <w:sz w:val="28"/>
            <w:szCs w:val="28"/>
          </w:rPr>
          <w:delText> </w:delText>
        </w:r>
        <w:r w:rsidRPr="007226B0" w:rsidDel="00603107">
          <w:rPr>
            <w:color w:val="000000"/>
            <w:sz w:val="28"/>
            <w:szCs w:val="28"/>
          </w:rPr>
          <w:delText xml:space="preserve">000 </w:delText>
        </w:r>
        <w:r w:rsidRPr="007226B0" w:rsidDel="00603107">
          <w:rPr>
            <w:color w:val="000000"/>
            <w:sz w:val="28"/>
          </w:rPr>
          <w:delText>итераций</w:delText>
        </w:r>
        <w:r w:rsidRPr="007226B0" w:rsidDel="00603107">
          <w:rPr>
            <w:color w:val="000000"/>
            <w:sz w:val="28"/>
            <w:szCs w:val="28"/>
          </w:rPr>
          <w:delText>).</w:delText>
        </w:r>
      </w:del>
    </w:p>
    <w:p w:rsidR="007A13E1" w:rsidRPr="007226B0" w:rsidDel="00603107" w:rsidRDefault="007A13E1" w:rsidP="00603107">
      <w:pPr>
        <w:rPr>
          <w:del w:id="3410" w:author="Sasha Azazlov" w:date="2026-05-27T11:02:00Z" w16du:dateUtc="2026-05-27T08:02:00Z"/>
          <w:color w:val="000000"/>
          <w:sz w:val="28"/>
          <w:szCs w:val="28"/>
        </w:rPr>
        <w:pPrChange w:id="3411" w:author="Sasha Azazlov" w:date="2026-05-27T11:02:00Z" w16du:dateUtc="2026-05-27T08:02:00Z">
          <w:pPr>
            <w:ind w:firstLine="708"/>
          </w:pPr>
        </w:pPrChange>
      </w:pPr>
      <w:del w:id="3412" w:author="Sasha Azazlov" w:date="2026-05-27T11:02:00Z" w16du:dateUtc="2026-05-27T08:02:00Z">
        <w:r w:rsidRPr="007226B0" w:rsidDel="00603107">
          <w:rPr>
            <w:color w:val="000000"/>
            <w:sz w:val="28"/>
            <w:szCs w:val="28"/>
          </w:rPr>
          <w:delText xml:space="preserve">5. </w:delText>
        </w:r>
        <w:r w:rsidRPr="007226B0" w:rsidDel="00603107">
          <w:rPr>
            <w:color w:val="000000"/>
            <w:sz w:val="28"/>
          </w:rPr>
          <w:delText>При</w:delText>
        </w:r>
        <w:r w:rsidRPr="007226B0" w:rsidDel="00603107">
          <w:rPr>
            <w:color w:val="000000"/>
            <w:sz w:val="28"/>
            <w:szCs w:val="28"/>
          </w:rPr>
          <w:delText xml:space="preserve"> </w:delText>
        </w:r>
        <w:r w:rsidRPr="007226B0" w:rsidDel="00603107">
          <w:rPr>
            <w:color w:val="000000"/>
            <w:sz w:val="28"/>
          </w:rPr>
          <w:delText>последующих</w:delText>
        </w:r>
        <w:r w:rsidRPr="007226B0" w:rsidDel="00603107">
          <w:rPr>
            <w:color w:val="000000"/>
            <w:sz w:val="28"/>
            <w:szCs w:val="28"/>
          </w:rPr>
          <w:delText xml:space="preserve"> </w:delText>
        </w:r>
        <w:r w:rsidRPr="007226B0" w:rsidDel="00603107">
          <w:rPr>
            <w:color w:val="000000"/>
            <w:sz w:val="28"/>
          </w:rPr>
          <w:delText>запусках</w:delText>
        </w:r>
        <w:r w:rsidRPr="007226B0" w:rsidDel="00603107">
          <w:rPr>
            <w:color w:val="000000"/>
            <w:sz w:val="28"/>
            <w:szCs w:val="28"/>
          </w:rPr>
          <w:delText xml:space="preserve"> </w:delText>
        </w:r>
        <w:r w:rsidRPr="007226B0" w:rsidDel="00603107">
          <w:rPr>
            <w:color w:val="000000"/>
            <w:sz w:val="28"/>
          </w:rPr>
          <w:delText>введите</w:delText>
        </w:r>
        <w:r w:rsidRPr="007226B0" w:rsidDel="00603107">
          <w:rPr>
            <w:color w:val="000000"/>
            <w:sz w:val="28"/>
            <w:szCs w:val="28"/>
          </w:rPr>
          <w:delText xml:space="preserve"> PIN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доступа</w:delText>
        </w:r>
        <w:r w:rsidRPr="007226B0" w:rsidDel="00603107">
          <w:rPr>
            <w:color w:val="000000"/>
            <w:sz w:val="28"/>
            <w:szCs w:val="28"/>
          </w:rPr>
          <w:delText xml:space="preserve"> </w:delText>
        </w:r>
        <w:r w:rsidRPr="007226B0" w:rsidDel="00603107">
          <w:rPr>
            <w:color w:val="000000"/>
            <w:sz w:val="28"/>
          </w:rPr>
          <w:delText>к</w:delText>
        </w:r>
        <w:r w:rsidRPr="007226B0" w:rsidDel="00603107">
          <w:rPr>
            <w:color w:val="000000"/>
            <w:sz w:val="28"/>
            <w:szCs w:val="28"/>
          </w:rPr>
          <w:delText xml:space="preserve"> </w:delText>
        </w:r>
        <w:r w:rsidRPr="007226B0" w:rsidDel="00603107">
          <w:rPr>
            <w:color w:val="000000"/>
            <w:sz w:val="28"/>
          </w:rPr>
          <w:delText>хранилищу</w:delText>
        </w:r>
        <w:r w:rsidRPr="007226B0" w:rsidDel="00603107">
          <w:rPr>
            <w:color w:val="000000"/>
            <w:sz w:val="28"/>
            <w:szCs w:val="28"/>
          </w:rPr>
          <w:delText>.</w:delText>
        </w:r>
      </w:del>
    </w:p>
    <w:p w:rsidR="007A13E1" w:rsidRPr="007226B0" w:rsidDel="00603107" w:rsidRDefault="007A13E1" w:rsidP="00603107">
      <w:pPr>
        <w:rPr>
          <w:del w:id="3413" w:author="Sasha Azazlov" w:date="2026-05-27T11:02:00Z" w16du:dateUtc="2026-05-27T08:02:00Z"/>
          <w:color w:val="000000"/>
          <w:sz w:val="28"/>
          <w:szCs w:val="28"/>
        </w:rPr>
        <w:pPrChange w:id="3414" w:author="Sasha Azazlov" w:date="2026-05-27T11:02:00Z" w16du:dateUtc="2026-05-27T08:02:00Z">
          <w:pPr>
            <w:ind w:left="2160"/>
          </w:pPr>
        </w:pPrChange>
      </w:pPr>
    </w:p>
    <w:p w:rsidR="007A13E1" w:rsidRPr="007226B0" w:rsidDel="00603107" w:rsidRDefault="007A13E1" w:rsidP="00603107">
      <w:pPr>
        <w:rPr>
          <w:del w:id="3415" w:author="Sasha Azazlov" w:date="2026-05-27T11:02:00Z" w16du:dateUtc="2026-05-27T08:02:00Z"/>
          <w:color w:val="000000"/>
          <w:sz w:val="28"/>
          <w:szCs w:val="28"/>
        </w:rPr>
        <w:pPrChange w:id="3416" w:author="Sasha Azazlov" w:date="2026-05-27T11:02:00Z" w16du:dateUtc="2026-05-27T08:02:00Z">
          <w:pPr>
            <w:ind w:left="708"/>
          </w:pPr>
        </w:pPrChange>
      </w:pPr>
      <w:del w:id="3417" w:author="Sasha Azazlov" w:date="2026-05-27T11:02:00Z" w16du:dateUtc="2026-05-27T08:02:00Z">
        <w:r w:rsidRPr="007226B0" w:rsidDel="00603107">
          <w:rPr>
            <w:color w:val="000000"/>
            <w:sz w:val="28"/>
          </w:rPr>
          <w:delText>Важно</w:delText>
        </w:r>
        <w:r w:rsidRPr="007226B0" w:rsidDel="00603107">
          <w:rPr>
            <w:color w:val="000000"/>
            <w:sz w:val="28"/>
            <w:szCs w:val="28"/>
          </w:rPr>
          <w:delText>:</w:delText>
        </w:r>
        <w:r w:rsidR="00FA4771" w:rsidRPr="007226B0" w:rsidDel="00603107">
          <w:rPr>
            <w:color w:val="000000"/>
            <w:sz w:val="28"/>
            <w:szCs w:val="28"/>
          </w:rPr>
          <w:delText xml:space="preserve"> </w:delText>
        </w:r>
        <w:r w:rsidRPr="007226B0" w:rsidDel="00603107">
          <w:rPr>
            <w:color w:val="000000"/>
            <w:sz w:val="28"/>
          </w:rPr>
          <w:delText>Запомните</w:delText>
        </w:r>
        <w:r w:rsidRPr="007226B0" w:rsidDel="00603107">
          <w:rPr>
            <w:color w:val="000000"/>
            <w:sz w:val="28"/>
            <w:szCs w:val="28"/>
          </w:rPr>
          <w:delText xml:space="preserve"> PIN — </w:delText>
        </w:r>
        <w:r w:rsidRPr="007226B0" w:rsidDel="00603107">
          <w:rPr>
            <w:color w:val="000000"/>
            <w:sz w:val="28"/>
          </w:rPr>
          <w:delText>восстановление</w:delText>
        </w:r>
        <w:r w:rsidRPr="007226B0" w:rsidDel="00603107">
          <w:rPr>
            <w:color w:val="000000"/>
            <w:sz w:val="28"/>
            <w:szCs w:val="28"/>
          </w:rPr>
          <w:delText xml:space="preserve"> </w:delText>
        </w:r>
        <w:r w:rsidRPr="007226B0" w:rsidDel="00603107">
          <w:rPr>
            <w:color w:val="000000"/>
            <w:sz w:val="28"/>
          </w:rPr>
          <w:delText>невозможно</w:delText>
        </w:r>
        <w:r w:rsidRPr="007226B0" w:rsidDel="00603107">
          <w:rPr>
            <w:color w:val="000000"/>
            <w:sz w:val="28"/>
            <w:szCs w:val="28"/>
          </w:rPr>
          <w:delText xml:space="preserve"> </w:delText>
        </w:r>
        <w:r w:rsidRPr="007226B0" w:rsidDel="00603107">
          <w:rPr>
            <w:color w:val="000000"/>
            <w:sz w:val="28"/>
          </w:rPr>
          <w:delText>без</w:delText>
        </w:r>
        <w:r w:rsidRPr="007226B0" w:rsidDel="00603107">
          <w:rPr>
            <w:color w:val="000000"/>
            <w:sz w:val="28"/>
            <w:szCs w:val="28"/>
          </w:rPr>
          <w:delText xml:space="preserve"> </w:delText>
        </w:r>
        <w:r w:rsidRPr="007226B0" w:rsidDel="00603107">
          <w:rPr>
            <w:color w:val="000000"/>
            <w:sz w:val="28"/>
          </w:rPr>
          <w:delText>полного</w:delText>
        </w:r>
        <w:r w:rsidRPr="007226B0" w:rsidDel="00603107">
          <w:rPr>
            <w:color w:val="000000"/>
            <w:sz w:val="28"/>
            <w:szCs w:val="28"/>
          </w:rPr>
          <w:delText xml:space="preserve"> </w:delText>
        </w:r>
        <w:r w:rsidRPr="007226B0" w:rsidDel="00603107">
          <w:rPr>
            <w:color w:val="000000"/>
            <w:sz w:val="28"/>
          </w:rPr>
          <w:delText>сброса</w:delText>
        </w:r>
        <w:r w:rsidRPr="007226B0" w:rsidDel="00603107">
          <w:rPr>
            <w:color w:val="000000"/>
            <w:sz w:val="28"/>
            <w:szCs w:val="28"/>
          </w:rPr>
          <w:delText xml:space="preserve"> </w:delText>
        </w:r>
        <w:r w:rsidRPr="007226B0" w:rsidDel="00603107">
          <w:rPr>
            <w:color w:val="000000"/>
            <w:sz w:val="28"/>
          </w:rPr>
          <w:delText>данных</w:delText>
        </w:r>
        <w:r w:rsidRPr="007226B0" w:rsidDel="00603107">
          <w:rPr>
            <w:color w:val="000000"/>
            <w:sz w:val="28"/>
            <w:szCs w:val="28"/>
          </w:rPr>
          <w:delText>.</w:delText>
        </w:r>
      </w:del>
    </w:p>
    <w:p w:rsidR="007A13E1" w:rsidRPr="007226B0" w:rsidDel="00603107" w:rsidRDefault="007A13E1" w:rsidP="00603107">
      <w:pPr>
        <w:rPr>
          <w:del w:id="3418" w:author="Sasha Azazlov" w:date="2026-05-27T11:02:00Z" w16du:dateUtc="2026-05-27T08:02:00Z"/>
          <w:color w:val="000000"/>
          <w:sz w:val="28"/>
          <w:szCs w:val="28"/>
        </w:rPr>
        <w:pPrChange w:id="3419" w:author="Sasha Azazlov" w:date="2026-05-27T11:02:00Z" w16du:dateUtc="2026-05-27T08:02:00Z">
          <w:pPr>
            <w:ind w:left="2160"/>
          </w:pPr>
        </w:pPrChange>
      </w:pPr>
    </w:p>
    <w:p w:rsidR="007A13E1" w:rsidRPr="007226B0" w:rsidDel="00603107" w:rsidRDefault="007A13E1" w:rsidP="00603107">
      <w:pPr>
        <w:rPr>
          <w:del w:id="3420" w:author="Sasha Azazlov" w:date="2026-05-27T11:02:00Z" w16du:dateUtc="2026-05-27T08:02:00Z"/>
          <w:color w:val="000000"/>
          <w:sz w:val="28"/>
          <w:szCs w:val="28"/>
        </w:rPr>
        <w:pPrChange w:id="3421" w:author="Sasha Azazlov" w:date="2026-05-27T11:02:00Z" w16du:dateUtc="2026-05-27T08:02:00Z">
          <w:pPr/>
        </w:pPrChange>
      </w:pPr>
      <w:del w:id="3422"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423" w:author="Sasha Azazlov" w:date="2026-05-27T10:43:00Z" w16du:dateUtc="2026-05-27T07:43:00Z">
        <w:r w:rsidR="00D90BF8" w:rsidDel="004C03E5">
          <w:rPr>
            <w:color w:val="000000"/>
            <w:sz w:val="28"/>
            <w:szCs w:val="28"/>
          </w:rPr>
          <w:delText>З</w:delText>
        </w:r>
      </w:del>
      <w:del w:id="3424"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Добавление</w:delText>
        </w:r>
        <w:r w:rsidRPr="007226B0" w:rsidDel="00603107">
          <w:rPr>
            <w:color w:val="000000"/>
            <w:sz w:val="28"/>
            <w:szCs w:val="28"/>
          </w:rPr>
          <w:delText xml:space="preserve"> </w:delText>
        </w:r>
        <w:r w:rsidRPr="007226B0" w:rsidDel="00603107">
          <w:rPr>
            <w:color w:val="000000"/>
            <w:sz w:val="28"/>
          </w:rPr>
          <w:delText>записи</w:delText>
        </w:r>
      </w:del>
    </w:p>
    <w:p w:rsidR="007A13E1" w:rsidRPr="007226B0" w:rsidDel="00603107" w:rsidRDefault="007A13E1" w:rsidP="00603107">
      <w:pPr>
        <w:rPr>
          <w:del w:id="3425" w:author="Sasha Azazlov" w:date="2026-05-27T11:02:00Z" w16du:dateUtc="2026-05-27T08:02:00Z"/>
          <w:color w:val="000000"/>
          <w:sz w:val="28"/>
          <w:szCs w:val="28"/>
        </w:rPr>
        <w:pPrChange w:id="3426" w:author="Sasha Azazlov" w:date="2026-05-27T11:02:00Z" w16du:dateUtc="2026-05-27T08:02:00Z">
          <w:pPr>
            <w:ind w:left="2160"/>
          </w:pPr>
        </w:pPrChange>
      </w:pPr>
    </w:p>
    <w:p w:rsidR="007A13E1" w:rsidRPr="007226B0" w:rsidDel="00603107" w:rsidRDefault="007A13E1" w:rsidP="00603107">
      <w:pPr>
        <w:rPr>
          <w:del w:id="3427" w:author="Sasha Azazlov" w:date="2026-05-27T11:02:00Z" w16du:dateUtc="2026-05-27T08:02:00Z"/>
          <w:color w:val="000000"/>
          <w:sz w:val="28"/>
          <w:szCs w:val="28"/>
        </w:rPr>
        <w:pPrChange w:id="3428" w:author="Sasha Azazlov" w:date="2026-05-27T11:02:00Z" w16du:dateUtc="2026-05-27T08:02:00Z">
          <w:pPr>
            <w:ind w:firstLine="708"/>
          </w:pPr>
        </w:pPrChange>
      </w:pPr>
      <w:del w:id="3429"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На</w:delText>
        </w:r>
        <w:r w:rsidRPr="007226B0" w:rsidDel="00603107">
          <w:rPr>
            <w:color w:val="000000"/>
            <w:sz w:val="28"/>
            <w:szCs w:val="28"/>
          </w:rPr>
          <w:delText xml:space="preserve"> </w:delText>
        </w:r>
        <w:r w:rsidRPr="007226B0" w:rsidDel="00603107">
          <w:rPr>
            <w:color w:val="000000"/>
            <w:sz w:val="28"/>
          </w:rPr>
          <w:delText>главном</w:delText>
        </w:r>
        <w:r w:rsidRPr="007226B0" w:rsidDel="00603107">
          <w:rPr>
            <w:color w:val="000000"/>
            <w:sz w:val="28"/>
            <w:szCs w:val="28"/>
          </w:rPr>
          <w:delText xml:space="preserve"> </w:delText>
        </w:r>
        <w:r w:rsidRPr="007226B0" w:rsidDel="00603107">
          <w:rPr>
            <w:color w:val="000000"/>
            <w:sz w:val="28"/>
          </w:rPr>
          <w:delText>экране</w:delText>
        </w:r>
        <w:r w:rsidRPr="007226B0" w:rsidDel="00603107">
          <w:rPr>
            <w:color w:val="000000"/>
            <w:sz w:val="28"/>
            <w:szCs w:val="28"/>
          </w:rPr>
          <w:delText xml:space="preserve">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кнопку</w:delText>
        </w:r>
        <w:r w:rsidRPr="007226B0" w:rsidDel="00603107">
          <w:rPr>
            <w:color w:val="000000"/>
            <w:sz w:val="28"/>
            <w:szCs w:val="28"/>
          </w:rPr>
          <w:delText xml:space="preserve"> «+».</w:delText>
        </w:r>
      </w:del>
    </w:p>
    <w:p w:rsidR="007A13E1" w:rsidRPr="007226B0" w:rsidDel="00603107" w:rsidRDefault="007A13E1" w:rsidP="00603107">
      <w:pPr>
        <w:rPr>
          <w:del w:id="3430" w:author="Sasha Azazlov" w:date="2026-05-27T11:02:00Z" w16du:dateUtc="2026-05-27T08:02:00Z"/>
          <w:color w:val="000000"/>
          <w:sz w:val="28"/>
          <w:szCs w:val="28"/>
        </w:rPr>
        <w:pPrChange w:id="3431" w:author="Sasha Azazlov" w:date="2026-05-27T11:02:00Z" w16du:dateUtc="2026-05-27T08:02:00Z">
          <w:pPr>
            <w:ind w:firstLine="708"/>
          </w:pPr>
        </w:pPrChange>
      </w:pPr>
      <w:del w:id="3432"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Заполните</w:delText>
        </w:r>
        <w:r w:rsidRPr="007226B0" w:rsidDel="00603107">
          <w:rPr>
            <w:color w:val="000000"/>
            <w:sz w:val="28"/>
            <w:szCs w:val="28"/>
          </w:rPr>
          <w:delText xml:space="preserve"> </w:delText>
        </w:r>
        <w:r w:rsidRPr="007226B0" w:rsidDel="00603107">
          <w:rPr>
            <w:color w:val="000000"/>
            <w:sz w:val="28"/>
          </w:rPr>
          <w:delText>поля</w:delText>
        </w:r>
        <w:r w:rsidRPr="007226B0" w:rsidDel="00603107">
          <w:rPr>
            <w:color w:val="000000"/>
            <w:sz w:val="28"/>
            <w:szCs w:val="28"/>
          </w:rPr>
          <w:delText>:</w:delText>
        </w:r>
      </w:del>
    </w:p>
    <w:p w:rsidR="007A13E1" w:rsidRPr="007226B0" w:rsidDel="00603107" w:rsidRDefault="007A13E1" w:rsidP="00603107">
      <w:pPr>
        <w:rPr>
          <w:del w:id="3433" w:author="Sasha Azazlov" w:date="2026-05-27T11:02:00Z" w16du:dateUtc="2026-05-27T08:02:00Z"/>
          <w:color w:val="000000"/>
          <w:sz w:val="28"/>
          <w:szCs w:val="28"/>
        </w:rPr>
        <w:pPrChange w:id="3434" w:author="Sasha Azazlov" w:date="2026-05-27T11:02:00Z" w16du:dateUtc="2026-05-27T08:02:00Z">
          <w:pPr>
            <w:ind w:firstLine="708"/>
          </w:pPr>
        </w:pPrChange>
      </w:pPr>
      <w:del w:id="3435" w:author="Sasha Azazlov" w:date="2026-05-27T11:02:00Z" w16du:dateUtc="2026-05-27T08:02:00Z">
        <w:r w:rsidRPr="007226B0" w:rsidDel="00603107">
          <w:rPr>
            <w:color w:val="000000"/>
            <w:sz w:val="28"/>
            <w:szCs w:val="28"/>
          </w:rPr>
          <w:delText xml:space="preserve">   - </w:delText>
        </w:r>
        <w:r w:rsidRPr="007226B0" w:rsidDel="00603107">
          <w:rPr>
            <w:color w:val="000000"/>
            <w:sz w:val="28"/>
          </w:rPr>
          <w:delText>Сервис</w:delText>
        </w:r>
        <w:r w:rsidRPr="007226B0" w:rsidDel="00603107">
          <w:rPr>
            <w:color w:val="000000"/>
            <w:sz w:val="28"/>
            <w:szCs w:val="28"/>
          </w:rPr>
          <w:delText xml:space="preserve"> — </w:delText>
        </w:r>
        <w:r w:rsidRPr="007226B0" w:rsidDel="00603107">
          <w:rPr>
            <w:color w:val="000000"/>
            <w:sz w:val="28"/>
          </w:rPr>
          <w:delText>название</w:delText>
        </w:r>
        <w:r w:rsidRPr="007226B0" w:rsidDel="00603107">
          <w:rPr>
            <w:color w:val="000000"/>
            <w:sz w:val="28"/>
            <w:szCs w:val="28"/>
          </w:rPr>
          <w:delText xml:space="preserve"> </w:delText>
        </w:r>
        <w:r w:rsidRPr="007226B0" w:rsidDel="00603107">
          <w:rPr>
            <w:color w:val="000000"/>
            <w:sz w:val="28"/>
          </w:rPr>
          <w:delText>сайта</w:delText>
        </w:r>
        <w:r w:rsidRPr="007226B0" w:rsidDel="00603107">
          <w:rPr>
            <w:color w:val="000000"/>
            <w:sz w:val="28"/>
            <w:szCs w:val="28"/>
          </w:rPr>
          <w:delText xml:space="preserve"> </w:delText>
        </w:r>
        <w:r w:rsidRPr="007226B0" w:rsidDel="00603107">
          <w:rPr>
            <w:color w:val="000000"/>
            <w:sz w:val="28"/>
          </w:rPr>
          <w:delText>или</w:delText>
        </w:r>
        <w:r w:rsidRPr="007226B0" w:rsidDel="00603107">
          <w:rPr>
            <w:color w:val="000000"/>
            <w:sz w:val="28"/>
            <w:szCs w:val="28"/>
          </w:rPr>
          <w:delText xml:space="preserve"> </w:delText>
        </w:r>
        <w:r w:rsidRPr="007226B0" w:rsidDel="00603107">
          <w:rPr>
            <w:color w:val="000000"/>
            <w:sz w:val="28"/>
          </w:rPr>
          <w:delText>приложения</w:delText>
        </w:r>
        <w:r w:rsidRPr="007226B0" w:rsidDel="00603107">
          <w:rPr>
            <w:color w:val="000000"/>
            <w:sz w:val="28"/>
            <w:szCs w:val="28"/>
          </w:rPr>
          <w:delText xml:space="preserve"> (</w:delText>
        </w:r>
        <w:r w:rsidRPr="007226B0" w:rsidDel="00603107">
          <w:rPr>
            <w:color w:val="000000"/>
            <w:sz w:val="28"/>
          </w:rPr>
          <w:delText>обязательно</w:delText>
        </w:r>
        <w:r w:rsidRPr="007226B0" w:rsidDel="00603107">
          <w:rPr>
            <w:color w:val="000000"/>
            <w:sz w:val="28"/>
            <w:szCs w:val="28"/>
          </w:rPr>
          <w:delText>);</w:delText>
        </w:r>
      </w:del>
    </w:p>
    <w:p w:rsidR="007A13E1" w:rsidRPr="007226B0" w:rsidDel="00603107" w:rsidRDefault="007A13E1" w:rsidP="00603107">
      <w:pPr>
        <w:rPr>
          <w:del w:id="3436" w:author="Sasha Azazlov" w:date="2026-05-27T11:02:00Z" w16du:dateUtc="2026-05-27T08:02:00Z"/>
          <w:color w:val="000000"/>
          <w:sz w:val="28"/>
          <w:szCs w:val="28"/>
        </w:rPr>
        <w:pPrChange w:id="3437" w:author="Sasha Azazlov" w:date="2026-05-27T11:02:00Z" w16du:dateUtc="2026-05-27T08:02:00Z">
          <w:pPr>
            <w:ind w:firstLine="708"/>
          </w:pPr>
        </w:pPrChange>
      </w:pPr>
      <w:del w:id="3438" w:author="Sasha Azazlov" w:date="2026-05-27T11:02:00Z" w16du:dateUtc="2026-05-27T08:02:00Z">
        <w:r w:rsidRPr="007226B0" w:rsidDel="00603107">
          <w:rPr>
            <w:color w:val="000000"/>
            <w:sz w:val="28"/>
            <w:szCs w:val="28"/>
          </w:rPr>
          <w:delText xml:space="preserve">   - </w:delText>
        </w:r>
        <w:r w:rsidRPr="007226B0" w:rsidDel="00603107">
          <w:rPr>
            <w:color w:val="000000"/>
            <w:sz w:val="28"/>
          </w:rPr>
          <w:delText>Логин</w:delText>
        </w:r>
        <w:r w:rsidRPr="007226B0" w:rsidDel="00603107">
          <w:rPr>
            <w:color w:val="000000"/>
            <w:sz w:val="28"/>
            <w:szCs w:val="28"/>
          </w:rPr>
          <w:delText xml:space="preserve"> — </w:delText>
        </w:r>
        <w:r w:rsidRPr="007226B0" w:rsidDel="00603107">
          <w:rPr>
            <w:color w:val="000000"/>
            <w:sz w:val="28"/>
          </w:rPr>
          <w:delText>имя</w:delText>
        </w:r>
        <w:r w:rsidRPr="007226B0" w:rsidDel="00603107">
          <w:rPr>
            <w:color w:val="000000"/>
            <w:sz w:val="28"/>
            <w:szCs w:val="28"/>
          </w:rPr>
          <w:delText xml:space="preserve"> </w:delText>
        </w:r>
        <w:r w:rsidRPr="007226B0" w:rsidDel="00603107">
          <w:rPr>
            <w:color w:val="000000"/>
            <w:sz w:val="28"/>
          </w:rPr>
          <w:delText>пользователя</w:delText>
        </w:r>
        <w:r w:rsidRPr="007226B0" w:rsidDel="00603107">
          <w:rPr>
            <w:color w:val="000000"/>
            <w:sz w:val="28"/>
            <w:szCs w:val="28"/>
          </w:rPr>
          <w:delText xml:space="preserve"> </w:delText>
        </w:r>
        <w:r w:rsidRPr="007226B0" w:rsidDel="00603107">
          <w:rPr>
            <w:color w:val="000000"/>
            <w:sz w:val="28"/>
          </w:rPr>
          <w:delText>или</w:delText>
        </w:r>
        <w:r w:rsidRPr="007226B0" w:rsidDel="00603107">
          <w:rPr>
            <w:color w:val="000000"/>
            <w:sz w:val="28"/>
            <w:szCs w:val="28"/>
          </w:rPr>
          <w:delText xml:space="preserve"> email;</w:delText>
        </w:r>
      </w:del>
    </w:p>
    <w:p w:rsidR="007A13E1" w:rsidRPr="007226B0" w:rsidDel="00603107" w:rsidRDefault="007A13E1" w:rsidP="00603107">
      <w:pPr>
        <w:rPr>
          <w:del w:id="3439" w:author="Sasha Azazlov" w:date="2026-05-27T11:02:00Z" w16du:dateUtc="2026-05-27T08:02:00Z"/>
          <w:color w:val="000000"/>
          <w:sz w:val="28"/>
          <w:szCs w:val="28"/>
        </w:rPr>
        <w:pPrChange w:id="3440" w:author="Sasha Azazlov" w:date="2026-05-27T11:02:00Z" w16du:dateUtc="2026-05-27T08:02:00Z">
          <w:pPr>
            <w:ind w:firstLine="708"/>
          </w:pPr>
        </w:pPrChange>
      </w:pPr>
      <w:del w:id="3441" w:author="Sasha Azazlov" w:date="2026-05-27T11:02:00Z" w16du:dateUtc="2026-05-27T08:02:00Z">
        <w:r w:rsidRPr="007226B0" w:rsidDel="00603107">
          <w:rPr>
            <w:color w:val="000000"/>
            <w:sz w:val="28"/>
            <w:szCs w:val="28"/>
          </w:rPr>
          <w:delText xml:space="preserve">   - </w:delText>
        </w:r>
        <w:r w:rsidRPr="007226B0" w:rsidDel="00603107">
          <w:rPr>
            <w:color w:val="000000"/>
            <w:sz w:val="28"/>
          </w:rPr>
          <w:delText>Пароль</w:delText>
        </w:r>
        <w:r w:rsidRPr="007226B0" w:rsidDel="00603107">
          <w:rPr>
            <w:color w:val="000000"/>
            <w:sz w:val="28"/>
            <w:szCs w:val="28"/>
          </w:rPr>
          <w:delText xml:space="preserve"> — </w:delText>
        </w:r>
        <w:r w:rsidRPr="007226B0" w:rsidDel="00603107">
          <w:rPr>
            <w:color w:val="000000"/>
            <w:sz w:val="28"/>
          </w:rPr>
          <w:delText>введите</w:delText>
        </w:r>
        <w:r w:rsidRPr="007226B0" w:rsidDel="00603107">
          <w:rPr>
            <w:color w:val="000000"/>
            <w:sz w:val="28"/>
            <w:szCs w:val="28"/>
          </w:rPr>
          <w:delText xml:space="preserve"> </w:delText>
        </w:r>
        <w:r w:rsidRPr="007226B0" w:rsidDel="00603107">
          <w:rPr>
            <w:color w:val="000000"/>
            <w:sz w:val="28"/>
          </w:rPr>
          <w:delText>вручную</w:delText>
        </w:r>
        <w:r w:rsidRPr="007226B0" w:rsidDel="00603107">
          <w:rPr>
            <w:color w:val="000000"/>
            <w:sz w:val="28"/>
            <w:szCs w:val="28"/>
          </w:rPr>
          <w:delText xml:space="preserve"> </w:delText>
        </w:r>
        <w:r w:rsidRPr="007226B0" w:rsidDel="00603107">
          <w:rPr>
            <w:color w:val="000000"/>
            <w:sz w:val="28"/>
          </w:rPr>
          <w:delText>или</w:delText>
        </w:r>
        <w:r w:rsidRPr="007226B0" w:rsidDel="00603107">
          <w:rPr>
            <w:color w:val="000000"/>
            <w:sz w:val="28"/>
            <w:szCs w:val="28"/>
          </w:rPr>
          <w:delText xml:space="preserve"> </w:delText>
        </w:r>
        <w:r w:rsidRPr="007226B0" w:rsidDel="00603107">
          <w:rPr>
            <w:color w:val="000000"/>
            <w:sz w:val="28"/>
          </w:rPr>
          <w:delText>сгенерируйте</w:delText>
        </w:r>
        <w:r w:rsidRPr="007226B0" w:rsidDel="00603107">
          <w:rPr>
            <w:color w:val="000000"/>
            <w:sz w:val="28"/>
            <w:szCs w:val="28"/>
          </w:rPr>
          <w:delText>;</w:delText>
        </w:r>
      </w:del>
    </w:p>
    <w:p w:rsidR="007A13E1" w:rsidRPr="007226B0" w:rsidDel="00603107" w:rsidRDefault="007A13E1" w:rsidP="00603107">
      <w:pPr>
        <w:rPr>
          <w:del w:id="3442" w:author="Sasha Azazlov" w:date="2026-05-27T11:02:00Z" w16du:dateUtc="2026-05-27T08:02:00Z"/>
          <w:color w:val="000000"/>
          <w:sz w:val="28"/>
          <w:szCs w:val="28"/>
        </w:rPr>
        <w:pPrChange w:id="3443" w:author="Sasha Azazlov" w:date="2026-05-27T11:02:00Z" w16du:dateUtc="2026-05-27T08:02:00Z">
          <w:pPr>
            <w:ind w:firstLine="708"/>
          </w:pPr>
        </w:pPrChange>
      </w:pPr>
      <w:del w:id="3444" w:author="Sasha Azazlov" w:date="2026-05-27T11:02:00Z" w16du:dateUtc="2026-05-27T08:02:00Z">
        <w:r w:rsidRPr="007226B0" w:rsidDel="00603107">
          <w:rPr>
            <w:color w:val="000000"/>
            <w:sz w:val="28"/>
            <w:szCs w:val="28"/>
          </w:rPr>
          <w:delText xml:space="preserve">   - </w:delText>
        </w:r>
        <w:r w:rsidRPr="007226B0" w:rsidDel="00603107">
          <w:rPr>
            <w:color w:val="000000"/>
            <w:sz w:val="28"/>
          </w:rPr>
          <w:delText>Категория</w:delText>
        </w:r>
        <w:r w:rsidRPr="007226B0" w:rsidDel="00603107">
          <w:rPr>
            <w:color w:val="000000"/>
            <w:sz w:val="28"/>
            <w:szCs w:val="28"/>
          </w:rPr>
          <w:delText xml:space="preserve"> — </w:delText>
        </w:r>
        <w:r w:rsidRPr="007226B0" w:rsidDel="00603107">
          <w:rPr>
            <w:color w:val="000000"/>
            <w:sz w:val="28"/>
          </w:rPr>
          <w:delText>выберите</w:delText>
        </w:r>
        <w:r w:rsidRPr="007226B0" w:rsidDel="00603107">
          <w:rPr>
            <w:color w:val="000000"/>
            <w:sz w:val="28"/>
            <w:szCs w:val="28"/>
          </w:rPr>
          <w:delText xml:space="preserve"> </w:delText>
        </w:r>
        <w:r w:rsidRPr="007226B0" w:rsidDel="00603107">
          <w:rPr>
            <w:color w:val="000000"/>
            <w:sz w:val="28"/>
          </w:rPr>
          <w:delText>из</w:delText>
        </w:r>
        <w:r w:rsidRPr="007226B0" w:rsidDel="00603107">
          <w:rPr>
            <w:color w:val="000000"/>
            <w:sz w:val="28"/>
            <w:szCs w:val="28"/>
          </w:rPr>
          <w:delText xml:space="preserve"> </w:delText>
        </w:r>
        <w:r w:rsidRPr="007226B0" w:rsidDel="00603107">
          <w:rPr>
            <w:color w:val="000000"/>
            <w:sz w:val="28"/>
          </w:rPr>
          <w:delText>списка</w:delText>
        </w:r>
        <w:r w:rsidRPr="007226B0" w:rsidDel="00603107">
          <w:rPr>
            <w:color w:val="000000"/>
            <w:sz w:val="28"/>
            <w:szCs w:val="28"/>
          </w:rPr>
          <w:delText xml:space="preserve"> </w:delText>
        </w:r>
        <w:r w:rsidRPr="007226B0" w:rsidDel="00603107">
          <w:rPr>
            <w:color w:val="000000"/>
            <w:sz w:val="28"/>
          </w:rPr>
          <w:delText>или</w:delText>
        </w:r>
        <w:r w:rsidRPr="007226B0" w:rsidDel="00603107">
          <w:rPr>
            <w:color w:val="000000"/>
            <w:sz w:val="28"/>
            <w:szCs w:val="28"/>
          </w:rPr>
          <w:delText xml:space="preserve"> </w:delText>
        </w:r>
        <w:r w:rsidRPr="007226B0" w:rsidDel="00603107">
          <w:rPr>
            <w:color w:val="000000"/>
            <w:sz w:val="28"/>
          </w:rPr>
          <w:delText>создайте</w:delText>
        </w:r>
        <w:r w:rsidRPr="007226B0" w:rsidDel="00603107">
          <w:rPr>
            <w:color w:val="000000"/>
            <w:sz w:val="28"/>
            <w:szCs w:val="28"/>
          </w:rPr>
          <w:delText xml:space="preserve"> </w:delText>
        </w:r>
        <w:r w:rsidRPr="007226B0" w:rsidDel="00603107">
          <w:rPr>
            <w:color w:val="000000"/>
            <w:sz w:val="28"/>
          </w:rPr>
          <w:delText>новую</w:delText>
        </w:r>
        <w:r w:rsidRPr="007226B0" w:rsidDel="00603107">
          <w:rPr>
            <w:color w:val="000000"/>
            <w:sz w:val="28"/>
            <w:szCs w:val="28"/>
          </w:rPr>
          <w:delText>.</w:delText>
        </w:r>
      </w:del>
    </w:p>
    <w:p w:rsidR="007A13E1" w:rsidRPr="007226B0" w:rsidDel="00603107" w:rsidRDefault="007A13E1" w:rsidP="00603107">
      <w:pPr>
        <w:rPr>
          <w:del w:id="3445" w:author="Sasha Azazlov" w:date="2026-05-27T11:02:00Z" w16du:dateUtc="2026-05-27T08:02:00Z"/>
          <w:color w:val="000000"/>
          <w:sz w:val="28"/>
          <w:szCs w:val="28"/>
        </w:rPr>
        <w:pPrChange w:id="3446" w:author="Sasha Azazlov" w:date="2026-05-27T11:02:00Z" w16du:dateUtc="2026-05-27T08:02:00Z">
          <w:pPr>
            <w:ind w:firstLine="708"/>
          </w:pPr>
        </w:pPrChange>
      </w:pPr>
      <w:del w:id="3447"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Сохранить</w:delText>
        </w:r>
        <w:r w:rsidRPr="007226B0" w:rsidDel="00603107">
          <w:rPr>
            <w:color w:val="000000"/>
            <w:sz w:val="28"/>
            <w:szCs w:val="28"/>
          </w:rPr>
          <w:delText>».</w:delText>
        </w:r>
      </w:del>
    </w:p>
    <w:p w:rsidR="007A13E1" w:rsidRPr="007226B0" w:rsidDel="00603107" w:rsidRDefault="007A13E1" w:rsidP="00603107">
      <w:pPr>
        <w:rPr>
          <w:del w:id="3448" w:author="Sasha Azazlov" w:date="2026-05-27T11:02:00Z" w16du:dateUtc="2026-05-27T08:02:00Z"/>
          <w:color w:val="000000"/>
          <w:sz w:val="28"/>
          <w:szCs w:val="28"/>
        </w:rPr>
        <w:pPrChange w:id="3449" w:author="Sasha Azazlov" w:date="2026-05-27T11:02:00Z" w16du:dateUtc="2026-05-27T08:02:00Z">
          <w:pPr>
            <w:ind w:firstLine="708"/>
          </w:pPr>
        </w:pPrChange>
      </w:pPr>
      <w:del w:id="3450" w:author="Sasha Azazlov" w:date="2026-05-27T11:02:00Z" w16du:dateUtc="2026-05-27T08:02:00Z">
        <w:r w:rsidRPr="007226B0" w:rsidDel="00603107">
          <w:rPr>
            <w:color w:val="000000"/>
            <w:sz w:val="28"/>
            <w:szCs w:val="28"/>
          </w:rPr>
          <w:delText xml:space="preserve">4. </w:delText>
        </w:r>
        <w:r w:rsidRPr="007226B0" w:rsidDel="00603107">
          <w:rPr>
            <w:color w:val="000000"/>
            <w:sz w:val="28"/>
          </w:rPr>
          <w:delText>Запись</w:delText>
        </w:r>
        <w:r w:rsidRPr="007226B0" w:rsidDel="00603107">
          <w:rPr>
            <w:color w:val="000000"/>
            <w:sz w:val="28"/>
            <w:szCs w:val="28"/>
          </w:rPr>
          <w:delText xml:space="preserve"> </w:delText>
        </w:r>
        <w:r w:rsidRPr="007226B0" w:rsidDel="00603107">
          <w:rPr>
            <w:color w:val="000000"/>
            <w:sz w:val="28"/>
          </w:rPr>
          <w:delText>появится</w:delText>
        </w:r>
        <w:r w:rsidRPr="007226B0" w:rsidDel="00603107">
          <w:rPr>
            <w:color w:val="000000"/>
            <w:sz w:val="28"/>
            <w:szCs w:val="28"/>
          </w:rPr>
          <w:delText xml:space="preserve"> </w:delText>
        </w:r>
        <w:r w:rsidRPr="007226B0" w:rsidDel="00603107">
          <w:rPr>
            <w:color w:val="000000"/>
            <w:sz w:val="28"/>
          </w:rPr>
          <w:delText>в</w:delText>
        </w:r>
        <w:r w:rsidRPr="007226B0" w:rsidDel="00603107">
          <w:rPr>
            <w:color w:val="000000"/>
            <w:sz w:val="28"/>
            <w:szCs w:val="28"/>
          </w:rPr>
          <w:delText xml:space="preserve"> </w:delText>
        </w:r>
        <w:r w:rsidRPr="007226B0" w:rsidDel="00603107">
          <w:rPr>
            <w:color w:val="000000"/>
            <w:sz w:val="28"/>
          </w:rPr>
          <w:delText>хранилище</w:delText>
        </w:r>
        <w:r w:rsidRPr="007226B0" w:rsidDel="00603107">
          <w:rPr>
            <w:color w:val="000000"/>
            <w:sz w:val="28"/>
            <w:szCs w:val="28"/>
          </w:rPr>
          <w:delText>.</w:delText>
        </w:r>
      </w:del>
    </w:p>
    <w:p w:rsidR="007A13E1" w:rsidRPr="007226B0" w:rsidDel="00603107" w:rsidRDefault="007A13E1" w:rsidP="00603107">
      <w:pPr>
        <w:rPr>
          <w:del w:id="3451" w:author="Sasha Azazlov" w:date="2026-05-27T11:02:00Z" w16du:dateUtc="2026-05-27T08:02:00Z"/>
          <w:color w:val="000000"/>
          <w:sz w:val="28"/>
          <w:szCs w:val="28"/>
        </w:rPr>
        <w:pPrChange w:id="3452" w:author="Sasha Azazlov" w:date="2026-05-27T11:02:00Z" w16du:dateUtc="2026-05-27T08:02:00Z">
          <w:pPr>
            <w:ind w:left="2160"/>
          </w:pPr>
        </w:pPrChange>
      </w:pPr>
    </w:p>
    <w:p w:rsidR="007A13E1" w:rsidRPr="007226B0" w:rsidDel="00603107" w:rsidRDefault="007A13E1" w:rsidP="00603107">
      <w:pPr>
        <w:rPr>
          <w:del w:id="3453" w:author="Sasha Azazlov" w:date="2026-05-27T11:02:00Z" w16du:dateUtc="2026-05-27T08:02:00Z"/>
          <w:color w:val="000000"/>
          <w:sz w:val="28"/>
          <w:szCs w:val="28"/>
        </w:rPr>
        <w:pPrChange w:id="3454" w:author="Sasha Azazlov" w:date="2026-05-27T11:02:00Z" w16du:dateUtc="2026-05-27T08:02:00Z">
          <w:pPr>
            <w:jc w:val="both"/>
          </w:pPr>
        </w:pPrChange>
      </w:pPr>
      <w:del w:id="3455"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456" w:author="Sasha Azazlov" w:date="2026-05-27T10:43:00Z" w16du:dateUtc="2026-05-27T07:43:00Z">
        <w:r w:rsidR="00D90BF8" w:rsidDel="004C03E5">
          <w:rPr>
            <w:color w:val="000000"/>
            <w:sz w:val="28"/>
            <w:szCs w:val="28"/>
          </w:rPr>
          <w:delText>И</w:delText>
        </w:r>
      </w:del>
      <w:del w:id="3457"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Генерация</w:delText>
        </w:r>
        <w:r w:rsidRPr="007226B0" w:rsidDel="00603107">
          <w:rPr>
            <w:color w:val="000000"/>
            <w:sz w:val="28"/>
            <w:szCs w:val="28"/>
          </w:rPr>
          <w:delText xml:space="preserve"> </w:delText>
        </w:r>
        <w:r w:rsidRPr="007226B0" w:rsidDel="00603107">
          <w:rPr>
            <w:color w:val="000000"/>
            <w:sz w:val="28"/>
          </w:rPr>
          <w:delText>пароля</w:delText>
        </w:r>
      </w:del>
    </w:p>
    <w:p w:rsidR="007A13E1" w:rsidRPr="007226B0" w:rsidDel="00603107" w:rsidRDefault="007A13E1" w:rsidP="00603107">
      <w:pPr>
        <w:rPr>
          <w:del w:id="3458" w:author="Sasha Azazlov" w:date="2026-05-27T11:02:00Z" w16du:dateUtc="2026-05-27T08:02:00Z"/>
          <w:color w:val="000000"/>
          <w:sz w:val="28"/>
          <w:szCs w:val="28"/>
        </w:rPr>
        <w:pPrChange w:id="3459" w:author="Sasha Azazlov" w:date="2026-05-27T11:02:00Z" w16du:dateUtc="2026-05-27T08:02:00Z">
          <w:pPr>
            <w:ind w:left="2160"/>
          </w:pPr>
        </w:pPrChange>
      </w:pPr>
    </w:p>
    <w:p w:rsidR="007A13E1" w:rsidRPr="007226B0" w:rsidDel="00603107" w:rsidRDefault="007A13E1" w:rsidP="00603107">
      <w:pPr>
        <w:rPr>
          <w:del w:id="3460" w:author="Sasha Azazlov" w:date="2026-05-27T11:02:00Z" w16du:dateUtc="2026-05-27T08:02:00Z"/>
          <w:color w:val="000000"/>
          <w:sz w:val="28"/>
          <w:szCs w:val="28"/>
        </w:rPr>
        <w:pPrChange w:id="3461" w:author="Sasha Azazlov" w:date="2026-05-27T11:02:00Z" w16du:dateUtc="2026-05-27T08:02:00Z">
          <w:pPr>
            <w:ind w:firstLine="708"/>
          </w:pPr>
        </w:pPrChange>
      </w:pPr>
      <w:del w:id="3462"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Перейдите</w:delText>
        </w:r>
        <w:r w:rsidRPr="007226B0" w:rsidDel="00603107">
          <w:rPr>
            <w:color w:val="000000"/>
            <w:sz w:val="28"/>
            <w:szCs w:val="28"/>
          </w:rPr>
          <w:delText xml:space="preserve"> </w:delText>
        </w:r>
        <w:r w:rsidRPr="007226B0" w:rsidDel="00603107">
          <w:rPr>
            <w:color w:val="000000"/>
            <w:sz w:val="28"/>
          </w:rPr>
          <w:delText>на</w:delText>
        </w:r>
        <w:r w:rsidRPr="007226B0" w:rsidDel="00603107">
          <w:rPr>
            <w:color w:val="000000"/>
            <w:sz w:val="28"/>
            <w:szCs w:val="28"/>
          </w:rPr>
          <w:delText xml:space="preserve"> </w:delText>
        </w:r>
        <w:r w:rsidRPr="007226B0" w:rsidDel="00603107">
          <w:rPr>
            <w:color w:val="000000"/>
            <w:sz w:val="28"/>
          </w:rPr>
          <w:delText>вкладку</w:delText>
        </w:r>
        <w:r w:rsidRPr="007226B0" w:rsidDel="00603107">
          <w:rPr>
            <w:color w:val="000000"/>
            <w:sz w:val="28"/>
            <w:szCs w:val="28"/>
          </w:rPr>
          <w:delText xml:space="preserve"> «</w:delText>
        </w:r>
        <w:r w:rsidRPr="007226B0" w:rsidDel="00603107">
          <w:rPr>
            <w:color w:val="000000"/>
            <w:sz w:val="28"/>
          </w:rPr>
          <w:delText>Генератор</w:delText>
        </w:r>
        <w:r w:rsidRPr="007226B0" w:rsidDel="00603107">
          <w:rPr>
            <w:color w:val="000000"/>
            <w:sz w:val="28"/>
            <w:szCs w:val="28"/>
          </w:rPr>
          <w:delText>».</w:delText>
        </w:r>
      </w:del>
    </w:p>
    <w:p w:rsidR="007A13E1" w:rsidRPr="007226B0" w:rsidDel="00603107" w:rsidRDefault="007A13E1" w:rsidP="00603107">
      <w:pPr>
        <w:rPr>
          <w:del w:id="3463" w:author="Sasha Azazlov" w:date="2026-05-27T11:02:00Z" w16du:dateUtc="2026-05-27T08:02:00Z"/>
          <w:color w:val="000000"/>
          <w:sz w:val="28"/>
          <w:szCs w:val="28"/>
        </w:rPr>
        <w:pPrChange w:id="3464" w:author="Sasha Azazlov" w:date="2026-05-27T11:02:00Z" w16du:dateUtc="2026-05-27T08:02:00Z">
          <w:pPr>
            <w:ind w:firstLine="708"/>
          </w:pPr>
        </w:pPrChange>
      </w:pPr>
      <w:del w:id="3465"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Настройте</w:delText>
        </w:r>
        <w:r w:rsidRPr="007226B0" w:rsidDel="00603107">
          <w:rPr>
            <w:color w:val="000000"/>
            <w:sz w:val="28"/>
            <w:szCs w:val="28"/>
          </w:rPr>
          <w:delText xml:space="preserve"> </w:delText>
        </w:r>
        <w:r w:rsidRPr="007226B0" w:rsidDel="00603107">
          <w:rPr>
            <w:color w:val="000000"/>
            <w:sz w:val="28"/>
          </w:rPr>
          <w:delText>параметры</w:delText>
        </w:r>
        <w:r w:rsidRPr="007226B0" w:rsidDel="00603107">
          <w:rPr>
            <w:color w:val="000000"/>
            <w:sz w:val="28"/>
            <w:szCs w:val="28"/>
          </w:rPr>
          <w:delText>:</w:delText>
        </w:r>
      </w:del>
    </w:p>
    <w:p w:rsidR="007A13E1" w:rsidRPr="007226B0" w:rsidDel="00603107" w:rsidRDefault="007A13E1" w:rsidP="00603107">
      <w:pPr>
        <w:rPr>
          <w:del w:id="3466" w:author="Sasha Azazlov" w:date="2026-05-27T11:02:00Z" w16du:dateUtc="2026-05-27T08:02:00Z"/>
          <w:color w:val="000000"/>
          <w:sz w:val="28"/>
          <w:szCs w:val="28"/>
        </w:rPr>
        <w:pPrChange w:id="3467" w:author="Sasha Azazlov" w:date="2026-05-27T11:02:00Z" w16du:dateUtc="2026-05-27T08:02:00Z">
          <w:pPr>
            <w:ind w:firstLine="708"/>
          </w:pPr>
        </w:pPrChange>
      </w:pPr>
      <w:del w:id="3468" w:author="Sasha Azazlov" w:date="2026-05-27T11:02:00Z" w16du:dateUtc="2026-05-27T08:02:00Z">
        <w:r w:rsidRPr="007226B0" w:rsidDel="00603107">
          <w:rPr>
            <w:color w:val="000000"/>
            <w:sz w:val="28"/>
            <w:szCs w:val="28"/>
          </w:rPr>
          <w:delText xml:space="preserve">   - </w:delText>
        </w:r>
        <w:r w:rsidRPr="007226B0" w:rsidDel="00603107">
          <w:rPr>
            <w:color w:val="000000"/>
            <w:sz w:val="28"/>
          </w:rPr>
          <w:delText>Длина</w:delText>
        </w:r>
        <w:r w:rsidRPr="007226B0" w:rsidDel="00603107">
          <w:rPr>
            <w:color w:val="000000"/>
            <w:sz w:val="28"/>
            <w:szCs w:val="28"/>
          </w:rPr>
          <w:delText xml:space="preserve"> </w:delText>
        </w:r>
        <w:r w:rsidRPr="007226B0" w:rsidDel="00603107">
          <w:rPr>
            <w:color w:val="000000"/>
            <w:sz w:val="28"/>
          </w:rPr>
          <w:delText>пароля</w:delText>
        </w:r>
        <w:r w:rsidRPr="007226B0" w:rsidDel="00603107">
          <w:rPr>
            <w:color w:val="000000"/>
            <w:sz w:val="28"/>
            <w:szCs w:val="28"/>
          </w:rPr>
          <w:delText xml:space="preserve"> (8–64 </w:delText>
        </w:r>
        <w:r w:rsidRPr="007226B0" w:rsidDel="00603107">
          <w:rPr>
            <w:color w:val="000000"/>
            <w:sz w:val="28"/>
          </w:rPr>
          <w:delText>символа</w:delText>
        </w:r>
        <w:r w:rsidRPr="007226B0" w:rsidDel="00603107">
          <w:rPr>
            <w:color w:val="000000"/>
            <w:sz w:val="28"/>
            <w:szCs w:val="28"/>
          </w:rPr>
          <w:delText>);</w:delText>
        </w:r>
      </w:del>
    </w:p>
    <w:p w:rsidR="007A13E1" w:rsidRPr="007226B0" w:rsidDel="00603107" w:rsidRDefault="007A13E1" w:rsidP="00603107">
      <w:pPr>
        <w:rPr>
          <w:del w:id="3469" w:author="Sasha Azazlov" w:date="2026-05-27T11:02:00Z" w16du:dateUtc="2026-05-27T08:02:00Z"/>
          <w:color w:val="000000"/>
          <w:sz w:val="28"/>
          <w:szCs w:val="28"/>
        </w:rPr>
        <w:pPrChange w:id="3470" w:author="Sasha Azazlov" w:date="2026-05-27T11:02:00Z" w16du:dateUtc="2026-05-27T08:02:00Z">
          <w:pPr>
            <w:ind w:firstLine="708"/>
          </w:pPr>
        </w:pPrChange>
      </w:pPr>
      <w:del w:id="3471" w:author="Sasha Azazlov" w:date="2026-05-27T11:02:00Z" w16du:dateUtc="2026-05-27T08:02:00Z">
        <w:r w:rsidRPr="007226B0" w:rsidDel="00603107">
          <w:rPr>
            <w:color w:val="000000"/>
            <w:sz w:val="28"/>
            <w:szCs w:val="28"/>
          </w:rPr>
          <w:delText xml:space="preserve">   - </w:delText>
        </w:r>
        <w:r w:rsidRPr="007226B0" w:rsidDel="00603107">
          <w:rPr>
            <w:color w:val="000000"/>
            <w:sz w:val="28"/>
          </w:rPr>
          <w:delText>Использование</w:delText>
        </w:r>
        <w:r w:rsidRPr="007226B0" w:rsidDel="00603107">
          <w:rPr>
            <w:color w:val="000000"/>
            <w:sz w:val="28"/>
            <w:szCs w:val="28"/>
          </w:rPr>
          <w:delText xml:space="preserve"> </w:delText>
        </w:r>
        <w:r w:rsidRPr="007226B0" w:rsidDel="00603107">
          <w:rPr>
            <w:color w:val="000000"/>
            <w:sz w:val="28"/>
          </w:rPr>
          <w:delText>заглавных</w:delText>
        </w:r>
        <w:r w:rsidRPr="007226B0" w:rsidDel="00603107">
          <w:rPr>
            <w:color w:val="000000"/>
            <w:sz w:val="28"/>
            <w:szCs w:val="28"/>
          </w:rPr>
          <w:delText xml:space="preserve">, </w:delText>
        </w:r>
        <w:r w:rsidRPr="007226B0" w:rsidDel="00603107">
          <w:rPr>
            <w:color w:val="000000"/>
            <w:sz w:val="28"/>
          </w:rPr>
          <w:delText>строчных</w:delText>
        </w:r>
        <w:r w:rsidRPr="007226B0" w:rsidDel="00603107">
          <w:rPr>
            <w:color w:val="000000"/>
            <w:sz w:val="28"/>
            <w:szCs w:val="28"/>
          </w:rPr>
          <w:delText xml:space="preserve">, </w:delText>
        </w:r>
        <w:r w:rsidRPr="007226B0" w:rsidDel="00603107">
          <w:rPr>
            <w:color w:val="000000"/>
            <w:sz w:val="28"/>
          </w:rPr>
          <w:delText>цифр</w:delText>
        </w:r>
        <w:r w:rsidRPr="007226B0" w:rsidDel="00603107">
          <w:rPr>
            <w:color w:val="000000"/>
            <w:sz w:val="28"/>
            <w:szCs w:val="28"/>
          </w:rPr>
          <w:delText xml:space="preserve">, </w:delText>
        </w:r>
        <w:r w:rsidRPr="007226B0" w:rsidDel="00603107">
          <w:rPr>
            <w:color w:val="000000"/>
            <w:sz w:val="28"/>
          </w:rPr>
          <w:delText>спецсимволов</w:delText>
        </w:r>
        <w:r w:rsidRPr="007226B0" w:rsidDel="00603107">
          <w:rPr>
            <w:color w:val="000000"/>
            <w:sz w:val="28"/>
            <w:szCs w:val="28"/>
          </w:rPr>
          <w:delText>;</w:delText>
        </w:r>
      </w:del>
    </w:p>
    <w:p w:rsidR="007A13E1" w:rsidRPr="007226B0" w:rsidDel="00603107" w:rsidRDefault="007A13E1" w:rsidP="00603107">
      <w:pPr>
        <w:rPr>
          <w:del w:id="3472" w:author="Sasha Azazlov" w:date="2026-05-27T11:02:00Z" w16du:dateUtc="2026-05-27T08:02:00Z"/>
          <w:color w:val="000000"/>
          <w:sz w:val="28"/>
          <w:szCs w:val="28"/>
        </w:rPr>
        <w:pPrChange w:id="3473" w:author="Sasha Azazlov" w:date="2026-05-27T11:02:00Z" w16du:dateUtc="2026-05-27T08:02:00Z">
          <w:pPr>
            <w:ind w:firstLine="708"/>
          </w:pPr>
        </w:pPrChange>
      </w:pPr>
      <w:del w:id="3474" w:author="Sasha Azazlov" w:date="2026-05-27T11:02:00Z" w16du:dateUtc="2026-05-27T08:02:00Z">
        <w:r w:rsidRPr="007226B0" w:rsidDel="00603107">
          <w:rPr>
            <w:color w:val="000000"/>
            <w:sz w:val="28"/>
            <w:szCs w:val="28"/>
          </w:rPr>
          <w:delText xml:space="preserve">   - </w:delText>
        </w:r>
        <w:r w:rsidRPr="007226B0" w:rsidDel="00603107">
          <w:rPr>
            <w:color w:val="000000"/>
            <w:sz w:val="28"/>
          </w:rPr>
          <w:delText>Пресет</w:delText>
        </w:r>
        <w:r w:rsidRPr="007226B0" w:rsidDel="00603107">
          <w:rPr>
            <w:color w:val="000000"/>
            <w:sz w:val="28"/>
            <w:szCs w:val="28"/>
          </w:rPr>
          <w:delText xml:space="preserve"> </w:delText>
        </w:r>
        <w:r w:rsidRPr="007226B0" w:rsidDel="00603107">
          <w:rPr>
            <w:color w:val="000000"/>
            <w:sz w:val="28"/>
          </w:rPr>
          <w:delText>сложности</w:delText>
        </w:r>
        <w:r w:rsidRPr="007226B0" w:rsidDel="00603107">
          <w:rPr>
            <w:color w:val="000000"/>
            <w:sz w:val="28"/>
            <w:szCs w:val="28"/>
          </w:rPr>
          <w:delText xml:space="preserve"> (</w:delText>
        </w:r>
        <w:r w:rsidRPr="007226B0" w:rsidDel="00603107">
          <w:rPr>
            <w:color w:val="000000"/>
            <w:sz w:val="28"/>
          </w:rPr>
          <w:delText>Стандартный</w:delText>
        </w:r>
        <w:r w:rsidRPr="007226B0" w:rsidDel="00603107">
          <w:rPr>
            <w:color w:val="000000"/>
            <w:sz w:val="28"/>
            <w:szCs w:val="28"/>
          </w:rPr>
          <w:delText xml:space="preserve"> </w:delText>
        </w:r>
        <w:r w:rsidRPr="007226B0" w:rsidDel="00603107">
          <w:rPr>
            <w:color w:val="000000"/>
            <w:sz w:val="28"/>
          </w:rPr>
          <w:delText>→</w:delText>
        </w:r>
        <w:r w:rsidRPr="007226B0" w:rsidDel="00603107">
          <w:rPr>
            <w:color w:val="000000"/>
            <w:sz w:val="28"/>
            <w:szCs w:val="28"/>
          </w:rPr>
          <w:delText xml:space="preserve"> </w:delText>
        </w:r>
        <w:r w:rsidRPr="007226B0" w:rsidDel="00603107">
          <w:rPr>
            <w:color w:val="000000"/>
            <w:sz w:val="28"/>
          </w:rPr>
          <w:delText>Максимальный</w:delText>
        </w:r>
        <w:r w:rsidRPr="007226B0" w:rsidDel="00603107">
          <w:rPr>
            <w:color w:val="000000"/>
            <w:sz w:val="28"/>
            <w:szCs w:val="28"/>
          </w:rPr>
          <w:delText>).</w:delText>
        </w:r>
      </w:del>
    </w:p>
    <w:p w:rsidR="007A13E1" w:rsidRPr="007226B0" w:rsidDel="00603107" w:rsidRDefault="007A13E1" w:rsidP="00603107">
      <w:pPr>
        <w:rPr>
          <w:del w:id="3475" w:author="Sasha Azazlov" w:date="2026-05-27T11:02:00Z" w16du:dateUtc="2026-05-27T08:02:00Z"/>
          <w:color w:val="000000"/>
          <w:sz w:val="28"/>
          <w:szCs w:val="28"/>
        </w:rPr>
        <w:pPrChange w:id="3476" w:author="Sasha Azazlov" w:date="2026-05-27T11:02:00Z" w16du:dateUtc="2026-05-27T08:02:00Z">
          <w:pPr>
            <w:ind w:firstLine="708"/>
          </w:pPr>
        </w:pPrChange>
      </w:pPr>
      <w:del w:id="3477"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Сгенерировать</w:delText>
        </w:r>
        <w:r w:rsidRPr="007226B0" w:rsidDel="00603107">
          <w:rPr>
            <w:color w:val="000000"/>
            <w:sz w:val="28"/>
            <w:szCs w:val="28"/>
          </w:rPr>
          <w:delText>».</w:delText>
        </w:r>
      </w:del>
    </w:p>
    <w:p w:rsidR="007A13E1" w:rsidRPr="007226B0" w:rsidDel="00603107" w:rsidRDefault="007A13E1" w:rsidP="00603107">
      <w:pPr>
        <w:rPr>
          <w:del w:id="3478" w:author="Sasha Azazlov" w:date="2026-05-27T11:02:00Z" w16du:dateUtc="2026-05-27T08:02:00Z"/>
          <w:color w:val="000000"/>
          <w:sz w:val="28"/>
          <w:szCs w:val="28"/>
        </w:rPr>
        <w:pPrChange w:id="3479" w:author="Sasha Azazlov" w:date="2026-05-27T11:02:00Z" w16du:dateUtc="2026-05-27T08:02:00Z">
          <w:pPr>
            <w:ind w:firstLine="708"/>
          </w:pPr>
        </w:pPrChange>
      </w:pPr>
      <w:del w:id="3480" w:author="Sasha Azazlov" w:date="2026-05-27T11:02:00Z" w16du:dateUtc="2026-05-27T08:02:00Z">
        <w:r w:rsidRPr="007226B0" w:rsidDel="00603107">
          <w:rPr>
            <w:color w:val="000000"/>
            <w:sz w:val="28"/>
            <w:szCs w:val="28"/>
          </w:rPr>
          <w:delText xml:space="preserve">4. </w:delText>
        </w:r>
        <w:r w:rsidRPr="007226B0" w:rsidDel="00603107">
          <w:rPr>
            <w:color w:val="000000"/>
            <w:sz w:val="28"/>
          </w:rPr>
          <w:delText>Оцените</w:delText>
        </w:r>
        <w:r w:rsidRPr="007226B0" w:rsidDel="00603107">
          <w:rPr>
            <w:color w:val="000000"/>
            <w:sz w:val="28"/>
            <w:szCs w:val="28"/>
          </w:rPr>
          <w:delText xml:space="preserve"> </w:delText>
        </w:r>
        <w:r w:rsidRPr="007226B0" w:rsidDel="00603107">
          <w:rPr>
            <w:color w:val="000000"/>
            <w:sz w:val="28"/>
          </w:rPr>
          <w:delText>сложность</w:delText>
        </w:r>
        <w:r w:rsidRPr="007226B0" w:rsidDel="00603107">
          <w:rPr>
            <w:color w:val="000000"/>
            <w:sz w:val="28"/>
            <w:szCs w:val="28"/>
          </w:rPr>
          <w:delText xml:space="preserve"> </w:delText>
        </w:r>
        <w:r w:rsidRPr="007226B0" w:rsidDel="00603107">
          <w:rPr>
            <w:color w:val="000000"/>
            <w:sz w:val="28"/>
          </w:rPr>
          <w:delText>по</w:delText>
        </w:r>
        <w:r w:rsidRPr="007226B0" w:rsidDel="00603107">
          <w:rPr>
            <w:color w:val="000000"/>
            <w:sz w:val="28"/>
            <w:szCs w:val="28"/>
          </w:rPr>
          <w:delText xml:space="preserve"> </w:delText>
        </w:r>
        <w:r w:rsidRPr="007226B0" w:rsidDel="00603107">
          <w:rPr>
            <w:color w:val="000000"/>
            <w:sz w:val="28"/>
          </w:rPr>
          <w:delText>цветной</w:delText>
        </w:r>
        <w:r w:rsidRPr="007226B0" w:rsidDel="00603107">
          <w:rPr>
            <w:color w:val="000000"/>
            <w:sz w:val="28"/>
            <w:szCs w:val="28"/>
          </w:rPr>
          <w:delText xml:space="preserve"> </w:delText>
        </w:r>
        <w:r w:rsidRPr="007226B0" w:rsidDel="00603107">
          <w:rPr>
            <w:color w:val="000000"/>
            <w:sz w:val="28"/>
          </w:rPr>
          <w:delText>шкале</w:delText>
        </w:r>
        <w:r w:rsidRPr="007226B0" w:rsidDel="00603107">
          <w:rPr>
            <w:color w:val="000000"/>
            <w:sz w:val="28"/>
            <w:szCs w:val="28"/>
          </w:rPr>
          <w:delText>.</w:delText>
        </w:r>
      </w:del>
    </w:p>
    <w:p w:rsidR="007A13E1" w:rsidRPr="007226B0" w:rsidDel="00603107" w:rsidRDefault="007A13E1" w:rsidP="00603107">
      <w:pPr>
        <w:rPr>
          <w:del w:id="3481" w:author="Sasha Azazlov" w:date="2026-05-27T11:02:00Z" w16du:dateUtc="2026-05-27T08:02:00Z"/>
          <w:color w:val="000000"/>
          <w:sz w:val="28"/>
          <w:szCs w:val="28"/>
        </w:rPr>
        <w:pPrChange w:id="3482" w:author="Sasha Azazlov" w:date="2026-05-27T11:02:00Z" w16du:dateUtc="2026-05-27T08:02:00Z">
          <w:pPr>
            <w:ind w:firstLine="708"/>
          </w:pPr>
        </w:pPrChange>
      </w:pPr>
      <w:del w:id="3483" w:author="Sasha Azazlov" w:date="2026-05-27T11:02:00Z" w16du:dateUtc="2026-05-27T08:02:00Z">
        <w:r w:rsidRPr="007226B0" w:rsidDel="00603107">
          <w:rPr>
            <w:color w:val="000000"/>
            <w:sz w:val="28"/>
            <w:szCs w:val="28"/>
          </w:rPr>
          <w:delText xml:space="preserve">5.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Сохранить</w:delText>
        </w:r>
        <w:r w:rsidRPr="007226B0" w:rsidDel="00603107">
          <w:rPr>
            <w:color w:val="000000"/>
            <w:sz w:val="28"/>
            <w:szCs w:val="28"/>
          </w:rPr>
          <w:delText xml:space="preserve"> </w:delText>
        </w:r>
        <w:r w:rsidRPr="007226B0" w:rsidDel="00603107">
          <w:rPr>
            <w:color w:val="000000"/>
            <w:sz w:val="28"/>
          </w:rPr>
          <w:delText>в</w:delText>
        </w:r>
        <w:r w:rsidRPr="007226B0" w:rsidDel="00603107">
          <w:rPr>
            <w:color w:val="000000"/>
            <w:sz w:val="28"/>
            <w:szCs w:val="28"/>
          </w:rPr>
          <w:delText xml:space="preserve"> </w:delText>
        </w:r>
        <w:r w:rsidRPr="007226B0" w:rsidDel="00603107">
          <w:rPr>
            <w:color w:val="000000"/>
            <w:sz w:val="28"/>
          </w:rPr>
          <w:delText>хранилище</w:delText>
        </w:r>
        <w:r w:rsidRPr="007226B0" w:rsidDel="00603107">
          <w:rPr>
            <w:color w:val="000000"/>
            <w:sz w:val="28"/>
            <w:szCs w:val="28"/>
          </w:rPr>
          <w:delText xml:space="preserve">» </w:delText>
        </w:r>
        <w:r w:rsidRPr="007226B0" w:rsidDel="00603107">
          <w:rPr>
            <w:color w:val="000000"/>
            <w:sz w:val="28"/>
          </w:rPr>
          <w:delText>или</w:delText>
        </w:r>
        <w:r w:rsidRPr="007226B0" w:rsidDel="00603107">
          <w:rPr>
            <w:color w:val="000000"/>
            <w:sz w:val="28"/>
            <w:szCs w:val="28"/>
          </w:rPr>
          <w:delText xml:space="preserve"> «</w:delText>
        </w:r>
        <w:r w:rsidRPr="007226B0" w:rsidDel="00603107">
          <w:rPr>
            <w:color w:val="000000"/>
            <w:sz w:val="28"/>
          </w:rPr>
          <w:delText>Копировать</w:delText>
        </w:r>
        <w:r w:rsidRPr="007226B0" w:rsidDel="00603107">
          <w:rPr>
            <w:color w:val="000000"/>
            <w:sz w:val="28"/>
            <w:szCs w:val="28"/>
          </w:rPr>
          <w:delText>».</w:delText>
        </w:r>
      </w:del>
    </w:p>
    <w:p w:rsidR="007A13E1" w:rsidRPr="007226B0" w:rsidDel="00603107" w:rsidRDefault="007A13E1" w:rsidP="00603107">
      <w:pPr>
        <w:rPr>
          <w:del w:id="3484" w:author="Sasha Azazlov" w:date="2026-05-27T11:02:00Z" w16du:dateUtc="2026-05-27T08:02:00Z"/>
          <w:color w:val="000000"/>
          <w:sz w:val="28"/>
          <w:szCs w:val="28"/>
        </w:rPr>
        <w:pPrChange w:id="3485" w:author="Sasha Azazlov" w:date="2026-05-27T11:02:00Z" w16du:dateUtc="2026-05-27T08:02:00Z">
          <w:pPr>
            <w:ind w:left="2160"/>
          </w:pPr>
        </w:pPrChange>
      </w:pPr>
    </w:p>
    <w:p w:rsidR="007A13E1" w:rsidRPr="007226B0" w:rsidDel="00603107" w:rsidRDefault="007A13E1" w:rsidP="00603107">
      <w:pPr>
        <w:rPr>
          <w:del w:id="3486" w:author="Sasha Azazlov" w:date="2026-05-27T11:02:00Z" w16du:dateUtc="2026-05-27T08:02:00Z"/>
          <w:color w:val="000000"/>
          <w:sz w:val="28"/>
          <w:szCs w:val="28"/>
        </w:rPr>
        <w:pPrChange w:id="3487" w:author="Sasha Azazlov" w:date="2026-05-27T11:02:00Z" w16du:dateUtc="2026-05-27T08:02:00Z">
          <w:pPr/>
        </w:pPrChange>
      </w:pPr>
      <w:del w:id="3488"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489" w:author="Sasha Azazlov" w:date="2026-05-27T10:43:00Z" w16du:dateUtc="2026-05-27T07:43:00Z">
        <w:r w:rsidR="00D90BF8" w:rsidDel="004C03E5">
          <w:rPr>
            <w:color w:val="000000"/>
            <w:sz w:val="28"/>
            <w:szCs w:val="28"/>
          </w:rPr>
          <w:delText>К</w:delText>
        </w:r>
      </w:del>
      <w:del w:id="3490"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Просмотр</w:delText>
        </w:r>
        <w:r w:rsidRPr="007226B0" w:rsidDel="00603107">
          <w:rPr>
            <w:color w:val="000000"/>
            <w:sz w:val="28"/>
            <w:szCs w:val="28"/>
          </w:rPr>
          <w:delText xml:space="preserve"> </w:delText>
        </w:r>
        <w:r w:rsidRPr="007226B0" w:rsidDel="00603107">
          <w:rPr>
            <w:color w:val="000000"/>
            <w:sz w:val="28"/>
          </w:rPr>
          <w:delText>и</w:delText>
        </w:r>
        <w:r w:rsidRPr="007226B0" w:rsidDel="00603107">
          <w:rPr>
            <w:color w:val="000000"/>
            <w:sz w:val="28"/>
            <w:szCs w:val="28"/>
          </w:rPr>
          <w:delText xml:space="preserve"> </w:delText>
        </w:r>
        <w:r w:rsidRPr="007226B0" w:rsidDel="00603107">
          <w:rPr>
            <w:color w:val="000000"/>
            <w:sz w:val="28"/>
          </w:rPr>
          <w:delText>управление</w:delText>
        </w:r>
        <w:r w:rsidRPr="007226B0" w:rsidDel="00603107">
          <w:rPr>
            <w:color w:val="000000"/>
            <w:sz w:val="28"/>
            <w:szCs w:val="28"/>
          </w:rPr>
          <w:delText xml:space="preserve"> </w:delText>
        </w:r>
        <w:r w:rsidRPr="007226B0" w:rsidDel="00603107">
          <w:rPr>
            <w:color w:val="000000"/>
            <w:sz w:val="28"/>
          </w:rPr>
          <w:delText>записями</w:delText>
        </w:r>
      </w:del>
    </w:p>
    <w:p w:rsidR="007A13E1" w:rsidRPr="007226B0" w:rsidDel="00603107" w:rsidRDefault="007A13E1" w:rsidP="00603107">
      <w:pPr>
        <w:rPr>
          <w:del w:id="3491" w:author="Sasha Azazlov" w:date="2026-05-27T11:02:00Z" w16du:dateUtc="2026-05-27T08:02:00Z"/>
          <w:color w:val="000000"/>
          <w:sz w:val="28"/>
          <w:szCs w:val="28"/>
        </w:rPr>
        <w:pPrChange w:id="3492" w:author="Sasha Azazlov" w:date="2026-05-27T11:02:00Z" w16du:dateUtc="2026-05-27T08:02:00Z">
          <w:pPr>
            <w:ind w:left="2160"/>
          </w:pPr>
        </w:pPrChange>
      </w:pPr>
    </w:p>
    <w:p w:rsidR="007A13E1" w:rsidRPr="007226B0" w:rsidDel="00603107" w:rsidRDefault="007A13E1" w:rsidP="00603107">
      <w:pPr>
        <w:rPr>
          <w:del w:id="3493" w:author="Sasha Azazlov" w:date="2026-05-27T11:02:00Z" w16du:dateUtc="2026-05-27T08:02:00Z"/>
          <w:color w:val="000000"/>
          <w:sz w:val="28"/>
          <w:szCs w:val="28"/>
        </w:rPr>
        <w:pPrChange w:id="3494" w:author="Sasha Azazlov" w:date="2026-05-27T11:02:00Z" w16du:dateUtc="2026-05-27T08:02:00Z">
          <w:pPr>
            <w:ind w:firstLine="708"/>
          </w:pPr>
        </w:pPrChange>
      </w:pPr>
      <w:del w:id="3495"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На</w:delText>
        </w:r>
        <w:r w:rsidRPr="007226B0" w:rsidDel="00603107">
          <w:rPr>
            <w:color w:val="000000"/>
            <w:sz w:val="28"/>
            <w:szCs w:val="28"/>
          </w:rPr>
          <w:delText xml:space="preserve"> </w:delText>
        </w:r>
        <w:r w:rsidRPr="007226B0" w:rsidDel="00603107">
          <w:rPr>
            <w:color w:val="000000"/>
            <w:sz w:val="28"/>
          </w:rPr>
          <w:delText>вкладке</w:delText>
        </w:r>
        <w:r w:rsidRPr="007226B0" w:rsidDel="00603107">
          <w:rPr>
            <w:color w:val="000000"/>
            <w:sz w:val="28"/>
            <w:szCs w:val="28"/>
          </w:rPr>
          <w:delText xml:space="preserve"> «</w:delText>
        </w:r>
        <w:r w:rsidRPr="007226B0" w:rsidDel="00603107">
          <w:rPr>
            <w:color w:val="000000"/>
            <w:sz w:val="28"/>
          </w:rPr>
          <w:delText>Хранилище</w:delText>
        </w:r>
        <w:r w:rsidRPr="007226B0" w:rsidDel="00603107">
          <w:rPr>
            <w:color w:val="000000"/>
            <w:sz w:val="28"/>
            <w:szCs w:val="28"/>
          </w:rPr>
          <w:delText xml:space="preserve">» </w:delText>
        </w:r>
        <w:r w:rsidRPr="007226B0" w:rsidDel="00603107">
          <w:rPr>
            <w:color w:val="000000"/>
            <w:sz w:val="28"/>
          </w:rPr>
          <w:delText>отображается</w:delText>
        </w:r>
        <w:r w:rsidRPr="007226B0" w:rsidDel="00603107">
          <w:rPr>
            <w:color w:val="000000"/>
            <w:sz w:val="28"/>
            <w:szCs w:val="28"/>
          </w:rPr>
          <w:delText xml:space="preserve"> </w:delText>
        </w:r>
        <w:r w:rsidRPr="007226B0" w:rsidDel="00603107">
          <w:rPr>
            <w:color w:val="000000"/>
            <w:sz w:val="28"/>
          </w:rPr>
          <w:delText>список</w:delText>
        </w:r>
        <w:r w:rsidRPr="007226B0" w:rsidDel="00603107">
          <w:rPr>
            <w:color w:val="000000"/>
            <w:sz w:val="28"/>
            <w:szCs w:val="28"/>
          </w:rPr>
          <w:delText xml:space="preserve"> </w:delText>
        </w:r>
        <w:r w:rsidRPr="007226B0" w:rsidDel="00603107">
          <w:rPr>
            <w:color w:val="000000"/>
            <w:sz w:val="28"/>
          </w:rPr>
          <w:delText>всех</w:delText>
        </w:r>
        <w:r w:rsidRPr="007226B0" w:rsidDel="00603107">
          <w:rPr>
            <w:color w:val="000000"/>
            <w:sz w:val="28"/>
            <w:szCs w:val="28"/>
          </w:rPr>
          <w:delText xml:space="preserve"> </w:delText>
        </w:r>
        <w:r w:rsidRPr="007226B0" w:rsidDel="00603107">
          <w:rPr>
            <w:color w:val="000000"/>
            <w:sz w:val="28"/>
          </w:rPr>
          <w:delText>паролей</w:delText>
        </w:r>
        <w:r w:rsidRPr="007226B0" w:rsidDel="00603107">
          <w:rPr>
            <w:color w:val="000000"/>
            <w:sz w:val="28"/>
            <w:szCs w:val="28"/>
          </w:rPr>
          <w:delText>.</w:delText>
        </w:r>
      </w:del>
    </w:p>
    <w:p w:rsidR="007A13E1" w:rsidRPr="007226B0" w:rsidDel="00603107" w:rsidRDefault="007A13E1" w:rsidP="00603107">
      <w:pPr>
        <w:rPr>
          <w:del w:id="3496" w:author="Sasha Azazlov" w:date="2026-05-27T11:02:00Z" w16du:dateUtc="2026-05-27T08:02:00Z"/>
          <w:color w:val="000000"/>
          <w:sz w:val="28"/>
          <w:szCs w:val="28"/>
        </w:rPr>
        <w:pPrChange w:id="3497" w:author="Sasha Azazlov" w:date="2026-05-27T11:02:00Z" w16du:dateUtc="2026-05-27T08:02:00Z">
          <w:pPr>
            <w:ind w:firstLine="708"/>
          </w:pPr>
        </w:pPrChange>
      </w:pPr>
      <w:del w:id="3498"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Используйте</w:delText>
        </w:r>
        <w:r w:rsidRPr="007226B0" w:rsidDel="00603107">
          <w:rPr>
            <w:color w:val="000000"/>
            <w:sz w:val="28"/>
            <w:szCs w:val="28"/>
          </w:rPr>
          <w:delText xml:space="preserve"> </w:delText>
        </w:r>
        <w:r w:rsidRPr="007226B0" w:rsidDel="00603107">
          <w:rPr>
            <w:color w:val="000000"/>
            <w:sz w:val="28"/>
          </w:rPr>
          <w:delText>поиск</w:delText>
        </w:r>
        <w:r w:rsidRPr="007226B0" w:rsidDel="00603107">
          <w:rPr>
            <w:color w:val="000000"/>
            <w:sz w:val="28"/>
            <w:szCs w:val="28"/>
          </w:rPr>
          <w:delText xml:space="preserve"> </w:delText>
        </w:r>
        <w:r w:rsidRPr="007226B0" w:rsidDel="00603107">
          <w:rPr>
            <w:color w:val="000000"/>
            <w:sz w:val="28"/>
          </w:rPr>
          <w:delText>по</w:delText>
        </w:r>
        <w:r w:rsidRPr="007226B0" w:rsidDel="00603107">
          <w:rPr>
            <w:color w:val="000000"/>
            <w:sz w:val="28"/>
            <w:szCs w:val="28"/>
          </w:rPr>
          <w:delText xml:space="preserve"> </w:delText>
        </w:r>
        <w:r w:rsidRPr="007226B0" w:rsidDel="00603107">
          <w:rPr>
            <w:color w:val="000000"/>
            <w:sz w:val="28"/>
          </w:rPr>
          <w:delText>названию</w:delText>
        </w:r>
        <w:r w:rsidRPr="007226B0" w:rsidDel="00603107">
          <w:rPr>
            <w:color w:val="000000"/>
            <w:sz w:val="28"/>
            <w:szCs w:val="28"/>
          </w:rPr>
          <w:delText xml:space="preserve"> </w:delText>
        </w:r>
        <w:r w:rsidRPr="007226B0" w:rsidDel="00603107">
          <w:rPr>
            <w:color w:val="000000"/>
            <w:sz w:val="28"/>
          </w:rPr>
          <w:delText>сервиса</w:delText>
        </w:r>
        <w:r w:rsidRPr="007226B0" w:rsidDel="00603107">
          <w:rPr>
            <w:color w:val="000000"/>
            <w:sz w:val="28"/>
            <w:szCs w:val="28"/>
          </w:rPr>
          <w:delText>.</w:delText>
        </w:r>
      </w:del>
    </w:p>
    <w:p w:rsidR="007A13E1" w:rsidRPr="007226B0" w:rsidDel="00603107" w:rsidRDefault="007A13E1" w:rsidP="00603107">
      <w:pPr>
        <w:rPr>
          <w:del w:id="3499" w:author="Sasha Azazlov" w:date="2026-05-27T11:02:00Z" w16du:dateUtc="2026-05-27T08:02:00Z"/>
          <w:color w:val="000000"/>
          <w:sz w:val="28"/>
          <w:szCs w:val="28"/>
        </w:rPr>
        <w:pPrChange w:id="3500" w:author="Sasha Azazlov" w:date="2026-05-27T11:02:00Z" w16du:dateUtc="2026-05-27T08:02:00Z">
          <w:pPr>
            <w:ind w:firstLine="708"/>
          </w:pPr>
        </w:pPrChange>
      </w:pPr>
      <w:del w:id="3501"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Фильтруйте</w:delText>
        </w:r>
        <w:r w:rsidRPr="007226B0" w:rsidDel="00603107">
          <w:rPr>
            <w:color w:val="000000"/>
            <w:sz w:val="28"/>
            <w:szCs w:val="28"/>
          </w:rPr>
          <w:delText xml:space="preserve"> </w:delText>
        </w:r>
        <w:r w:rsidRPr="007226B0" w:rsidDel="00603107">
          <w:rPr>
            <w:color w:val="000000"/>
            <w:sz w:val="28"/>
          </w:rPr>
          <w:delText>по</w:delText>
        </w:r>
        <w:r w:rsidRPr="007226B0" w:rsidDel="00603107">
          <w:rPr>
            <w:color w:val="000000"/>
            <w:sz w:val="28"/>
            <w:szCs w:val="28"/>
          </w:rPr>
          <w:delText xml:space="preserve"> </w:delText>
        </w:r>
        <w:r w:rsidRPr="007226B0" w:rsidDel="00603107">
          <w:rPr>
            <w:color w:val="000000"/>
            <w:sz w:val="28"/>
          </w:rPr>
          <w:delText>категориям</w:delText>
        </w:r>
        <w:r w:rsidRPr="007226B0" w:rsidDel="00603107">
          <w:rPr>
            <w:color w:val="000000"/>
            <w:sz w:val="28"/>
            <w:szCs w:val="28"/>
          </w:rPr>
          <w:delText xml:space="preserve"> </w:delText>
        </w:r>
        <w:r w:rsidRPr="007226B0" w:rsidDel="00603107">
          <w:rPr>
            <w:color w:val="000000"/>
            <w:sz w:val="28"/>
          </w:rPr>
          <w:delText>через</w:delText>
        </w:r>
        <w:r w:rsidRPr="007226B0" w:rsidDel="00603107">
          <w:rPr>
            <w:color w:val="000000"/>
            <w:sz w:val="28"/>
            <w:szCs w:val="28"/>
          </w:rPr>
          <w:delText xml:space="preserve"> </w:delText>
        </w:r>
        <w:r w:rsidRPr="007226B0" w:rsidDel="00603107">
          <w:rPr>
            <w:color w:val="000000"/>
            <w:sz w:val="28"/>
          </w:rPr>
          <w:delText>выпадающий</w:delText>
        </w:r>
        <w:r w:rsidRPr="007226B0" w:rsidDel="00603107">
          <w:rPr>
            <w:color w:val="000000"/>
            <w:sz w:val="28"/>
            <w:szCs w:val="28"/>
          </w:rPr>
          <w:delText xml:space="preserve"> </w:delText>
        </w:r>
        <w:r w:rsidRPr="007226B0" w:rsidDel="00603107">
          <w:rPr>
            <w:color w:val="000000"/>
            <w:sz w:val="28"/>
          </w:rPr>
          <w:delText>список</w:delText>
        </w:r>
        <w:r w:rsidRPr="007226B0" w:rsidDel="00603107">
          <w:rPr>
            <w:color w:val="000000"/>
            <w:sz w:val="28"/>
            <w:szCs w:val="28"/>
          </w:rPr>
          <w:delText>.</w:delText>
        </w:r>
      </w:del>
    </w:p>
    <w:p w:rsidR="007A13E1" w:rsidRPr="007226B0" w:rsidDel="00603107" w:rsidRDefault="007A13E1" w:rsidP="00603107">
      <w:pPr>
        <w:rPr>
          <w:del w:id="3502" w:author="Sasha Azazlov" w:date="2026-05-27T11:02:00Z" w16du:dateUtc="2026-05-27T08:02:00Z"/>
          <w:color w:val="000000"/>
          <w:sz w:val="28"/>
          <w:szCs w:val="28"/>
        </w:rPr>
        <w:pPrChange w:id="3503" w:author="Sasha Azazlov" w:date="2026-05-27T11:02:00Z" w16du:dateUtc="2026-05-27T08:02:00Z">
          <w:pPr>
            <w:ind w:firstLine="708"/>
          </w:pPr>
        </w:pPrChange>
      </w:pPr>
      <w:del w:id="3504" w:author="Sasha Azazlov" w:date="2026-05-27T11:02:00Z" w16du:dateUtc="2026-05-27T08:02:00Z">
        <w:r w:rsidRPr="007226B0" w:rsidDel="00603107">
          <w:rPr>
            <w:color w:val="000000"/>
            <w:sz w:val="28"/>
            <w:szCs w:val="28"/>
          </w:rPr>
          <w:delText xml:space="preserve">4.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на</w:delText>
        </w:r>
        <w:r w:rsidRPr="007226B0" w:rsidDel="00603107">
          <w:rPr>
            <w:color w:val="000000"/>
            <w:sz w:val="28"/>
            <w:szCs w:val="28"/>
          </w:rPr>
          <w:delText xml:space="preserve"> </w:delText>
        </w:r>
        <w:r w:rsidRPr="007226B0" w:rsidDel="00603107">
          <w:rPr>
            <w:color w:val="000000"/>
            <w:sz w:val="28"/>
          </w:rPr>
          <w:delText>запись</w:delText>
        </w:r>
        <w:r w:rsidRPr="007226B0" w:rsidDel="00603107">
          <w:rPr>
            <w:color w:val="000000"/>
            <w:sz w:val="28"/>
            <w:szCs w:val="28"/>
          </w:rPr>
          <w:delText xml:space="preserve">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просмотра</w:delText>
        </w:r>
        <w:r w:rsidRPr="007226B0" w:rsidDel="00603107">
          <w:rPr>
            <w:color w:val="000000"/>
            <w:sz w:val="28"/>
            <w:szCs w:val="28"/>
          </w:rPr>
          <w:delText xml:space="preserve"> </w:delText>
        </w:r>
        <w:r w:rsidRPr="007226B0" w:rsidDel="00603107">
          <w:rPr>
            <w:color w:val="000000"/>
            <w:sz w:val="28"/>
          </w:rPr>
          <w:delText>деталей</w:delText>
        </w:r>
        <w:r w:rsidRPr="007226B0" w:rsidDel="00603107">
          <w:rPr>
            <w:color w:val="000000"/>
            <w:sz w:val="28"/>
            <w:szCs w:val="28"/>
          </w:rPr>
          <w:delText>.</w:delText>
        </w:r>
      </w:del>
    </w:p>
    <w:p w:rsidR="007A13E1" w:rsidRPr="007226B0" w:rsidDel="00603107" w:rsidRDefault="007A13E1" w:rsidP="00603107">
      <w:pPr>
        <w:rPr>
          <w:del w:id="3505" w:author="Sasha Azazlov" w:date="2026-05-27T11:02:00Z" w16du:dateUtc="2026-05-27T08:02:00Z"/>
          <w:color w:val="000000"/>
          <w:sz w:val="28"/>
          <w:szCs w:val="28"/>
        </w:rPr>
        <w:pPrChange w:id="3506" w:author="Sasha Azazlov" w:date="2026-05-27T11:02:00Z" w16du:dateUtc="2026-05-27T08:02:00Z">
          <w:pPr>
            <w:ind w:firstLine="708"/>
          </w:pPr>
        </w:pPrChange>
      </w:pPr>
      <w:del w:id="3507" w:author="Sasha Azazlov" w:date="2026-05-27T11:02:00Z" w16du:dateUtc="2026-05-27T08:02:00Z">
        <w:r w:rsidRPr="007226B0" w:rsidDel="00603107">
          <w:rPr>
            <w:color w:val="000000"/>
            <w:sz w:val="28"/>
            <w:szCs w:val="28"/>
          </w:rPr>
          <w:delText xml:space="preserve">5. </w:delText>
        </w:r>
        <w:r w:rsidRPr="007226B0" w:rsidDel="00603107">
          <w:rPr>
            <w:color w:val="000000"/>
            <w:sz w:val="28"/>
          </w:rPr>
          <w:delText>Свайп</w:delText>
        </w:r>
        <w:r w:rsidRPr="007226B0" w:rsidDel="00603107">
          <w:rPr>
            <w:color w:val="000000"/>
            <w:sz w:val="28"/>
            <w:szCs w:val="28"/>
          </w:rPr>
          <w:delText xml:space="preserve"> </w:delText>
        </w:r>
        <w:r w:rsidRPr="007226B0" w:rsidDel="00603107">
          <w:rPr>
            <w:color w:val="000000"/>
            <w:sz w:val="28"/>
          </w:rPr>
          <w:delText>влево</w:delText>
        </w:r>
        <w:r w:rsidRPr="007226B0" w:rsidDel="00603107">
          <w:rPr>
            <w:color w:val="000000"/>
            <w:sz w:val="28"/>
            <w:szCs w:val="28"/>
          </w:rPr>
          <w:delText xml:space="preserve"> — </w:delText>
        </w:r>
        <w:r w:rsidRPr="007226B0" w:rsidDel="00603107">
          <w:rPr>
            <w:color w:val="000000"/>
            <w:sz w:val="28"/>
          </w:rPr>
          <w:delText>удаление</w:delText>
        </w:r>
        <w:r w:rsidRPr="007226B0" w:rsidDel="00603107">
          <w:rPr>
            <w:color w:val="000000"/>
            <w:sz w:val="28"/>
            <w:szCs w:val="28"/>
          </w:rPr>
          <w:delText xml:space="preserve">, </w:delText>
        </w:r>
        <w:r w:rsidRPr="007226B0" w:rsidDel="00603107">
          <w:rPr>
            <w:color w:val="000000"/>
            <w:sz w:val="28"/>
          </w:rPr>
          <w:delText>свайп</w:delText>
        </w:r>
        <w:r w:rsidRPr="007226B0" w:rsidDel="00603107">
          <w:rPr>
            <w:color w:val="000000"/>
            <w:sz w:val="28"/>
            <w:szCs w:val="28"/>
          </w:rPr>
          <w:delText xml:space="preserve"> </w:delText>
        </w:r>
        <w:r w:rsidRPr="007226B0" w:rsidDel="00603107">
          <w:rPr>
            <w:color w:val="000000"/>
            <w:sz w:val="28"/>
          </w:rPr>
          <w:delText>вправо</w:delText>
        </w:r>
        <w:r w:rsidRPr="007226B0" w:rsidDel="00603107">
          <w:rPr>
            <w:color w:val="000000"/>
            <w:sz w:val="28"/>
            <w:szCs w:val="28"/>
          </w:rPr>
          <w:delText xml:space="preserve"> — </w:delText>
        </w:r>
        <w:r w:rsidRPr="007226B0" w:rsidDel="00603107">
          <w:rPr>
            <w:color w:val="000000"/>
            <w:sz w:val="28"/>
          </w:rPr>
          <w:delText>копирование</w:delText>
        </w:r>
        <w:r w:rsidRPr="007226B0" w:rsidDel="00603107">
          <w:rPr>
            <w:color w:val="000000"/>
            <w:sz w:val="28"/>
            <w:szCs w:val="28"/>
          </w:rPr>
          <w:delText xml:space="preserve"> </w:delText>
        </w:r>
        <w:r w:rsidRPr="007226B0" w:rsidDel="00603107">
          <w:rPr>
            <w:color w:val="000000"/>
            <w:sz w:val="28"/>
          </w:rPr>
          <w:delText>пароля</w:delText>
        </w:r>
        <w:r w:rsidRPr="007226B0" w:rsidDel="00603107">
          <w:rPr>
            <w:color w:val="000000"/>
            <w:sz w:val="28"/>
            <w:szCs w:val="28"/>
          </w:rPr>
          <w:delText>.</w:delText>
        </w:r>
      </w:del>
    </w:p>
    <w:p w:rsidR="007A13E1" w:rsidRPr="007226B0" w:rsidDel="00603107" w:rsidRDefault="007A13E1" w:rsidP="00603107">
      <w:pPr>
        <w:rPr>
          <w:del w:id="3508" w:author="Sasha Azazlov" w:date="2026-05-27T11:02:00Z" w16du:dateUtc="2026-05-27T08:02:00Z"/>
          <w:color w:val="000000"/>
          <w:sz w:val="28"/>
          <w:szCs w:val="28"/>
        </w:rPr>
        <w:pPrChange w:id="3509" w:author="Sasha Azazlov" w:date="2026-05-27T11:02:00Z" w16du:dateUtc="2026-05-27T08:02:00Z">
          <w:pPr>
            <w:ind w:left="708"/>
          </w:pPr>
        </w:pPrChange>
      </w:pPr>
      <w:del w:id="3510" w:author="Sasha Azazlov" w:date="2026-05-27T11:02:00Z" w16du:dateUtc="2026-05-27T08:02:00Z">
        <w:r w:rsidRPr="007226B0" w:rsidDel="00603107">
          <w:rPr>
            <w:color w:val="000000"/>
            <w:sz w:val="28"/>
            <w:szCs w:val="28"/>
          </w:rPr>
          <w:delText xml:space="preserve">6. </w:delText>
        </w:r>
        <w:r w:rsidRPr="007226B0" w:rsidDel="00603107">
          <w:rPr>
            <w:color w:val="000000"/>
            <w:sz w:val="28"/>
          </w:rPr>
          <w:delText>На</w:delText>
        </w:r>
        <w:r w:rsidRPr="007226B0" w:rsidDel="00603107">
          <w:rPr>
            <w:color w:val="000000"/>
            <w:sz w:val="28"/>
            <w:szCs w:val="28"/>
          </w:rPr>
          <w:delText xml:space="preserve"> </w:delText>
        </w:r>
        <w:r w:rsidRPr="007226B0" w:rsidDel="00603107">
          <w:rPr>
            <w:color w:val="000000"/>
            <w:sz w:val="28"/>
          </w:rPr>
          <w:delText>экране</w:delText>
        </w:r>
        <w:r w:rsidRPr="007226B0" w:rsidDel="00603107">
          <w:rPr>
            <w:color w:val="000000"/>
            <w:sz w:val="28"/>
            <w:szCs w:val="28"/>
          </w:rPr>
          <w:delText xml:space="preserve"> </w:delText>
        </w:r>
        <w:r w:rsidRPr="007226B0" w:rsidDel="00603107">
          <w:rPr>
            <w:color w:val="000000"/>
            <w:sz w:val="28"/>
          </w:rPr>
          <w:delText>деталей</w:delText>
        </w:r>
        <w:r w:rsidRPr="007226B0" w:rsidDel="00603107">
          <w:rPr>
            <w:color w:val="000000"/>
            <w:sz w:val="28"/>
            <w:szCs w:val="28"/>
          </w:rPr>
          <w:delText xml:space="preserve"> </w:delText>
        </w:r>
        <w:r w:rsidRPr="007226B0" w:rsidDel="00603107">
          <w:rPr>
            <w:color w:val="000000"/>
            <w:sz w:val="28"/>
          </w:rPr>
          <w:delText>доступна</w:delText>
        </w:r>
        <w:r w:rsidRPr="007226B0" w:rsidDel="00603107">
          <w:rPr>
            <w:color w:val="000000"/>
            <w:sz w:val="28"/>
            <w:szCs w:val="28"/>
          </w:rPr>
          <w:delText xml:space="preserve"> </w:delText>
        </w:r>
        <w:r w:rsidRPr="007226B0" w:rsidDel="00603107">
          <w:rPr>
            <w:color w:val="000000"/>
            <w:sz w:val="28"/>
          </w:rPr>
          <w:delText>вкладка</w:delText>
        </w:r>
        <w:r w:rsidRPr="007226B0" w:rsidDel="00603107">
          <w:rPr>
            <w:color w:val="000000"/>
            <w:sz w:val="28"/>
            <w:szCs w:val="28"/>
          </w:rPr>
          <w:delText xml:space="preserve"> «</w:delText>
        </w:r>
        <w:r w:rsidRPr="007226B0" w:rsidDel="00603107">
          <w:rPr>
            <w:color w:val="000000"/>
            <w:sz w:val="28"/>
          </w:rPr>
          <w:delText>История</w:delText>
        </w:r>
        <w:r w:rsidRPr="007226B0" w:rsidDel="00603107">
          <w:rPr>
            <w:color w:val="000000"/>
            <w:sz w:val="28"/>
            <w:szCs w:val="28"/>
          </w:rPr>
          <w:delText xml:space="preserve">»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просмотра</w:delText>
        </w:r>
        <w:r w:rsidRPr="007226B0" w:rsidDel="00603107">
          <w:rPr>
            <w:color w:val="000000"/>
            <w:sz w:val="28"/>
            <w:szCs w:val="28"/>
          </w:rPr>
          <w:delText xml:space="preserve"> </w:delText>
        </w:r>
        <w:r w:rsidRPr="007226B0" w:rsidDel="00603107">
          <w:rPr>
            <w:color w:val="000000"/>
            <w:sz w:val="28"/>
          </w:rPr>
          <w:delText>предыдущих</w:delText>
        </w:r>
        <w:r w:rsidRPr="007226B0" w:rsidDel="00603107">
          <w:rPr>
            <w:color w:val="000000"/>
            <w:sz w:val="28"/>
            <w:szCs w:val="28"/>
          </w:rPr>
          <w:delText xml:space="preserve"> </w:delText>
        </w:r>
        <w:r w:rsidRPr="007226B0" w:rsidDel="00603107">
          <w:rPr>
            <w:color w:val="000000"/>
            <w:sz w:val="28"/>
          </w:rPr>
          <w:delText>версий</w:delText>
        </w:r>
        <w:r w:rsidRPr="007226B0" w:rsidDel="00603107">
          <w:rPr>
            <w:color w:val="000000"/>
            <w:sz w:val="28"/>
            <w:szCs w:val="28"/>
          </w:rPr>
          <w:delText>.</w:delText>
        </w:r>
      </w:del>
    </w:p>
    <w:p w:rsidR="007A13E1" w:rsidRPr="007226B0" w:rsidDel="00603107" w:rsidRDefault="007A13E1" w:rsidP="00603107">
      <w:pPr>
        <w:rPr>
          <w:del w:id="3511" w:author="Sasha Azazlov" w:date="2026-05-27T11:02:00Z" w16du:dateUtc="2026-05-27T08:02:00Z"/>
          <w:color w:val="000000"/>
          <w:sz w:val="28"/>
          <w:szCs w:val="28"/>
        </w:rPr>
        <w:pPrChange w:id="3512" w:author="Sasha Azazlov" w:date="2026-05-27T11:02:00Z" w16du:dateUtc="2026-05-27T08:02:00Z">
          <w:pPr>
            <w:ind w:left="2160"/>
          </w:pPr>
        </w:pPrChange>
      </w:pPr>
    </w:p>
    <w:p w:rsidR="007A13E1" w:rsidRPr="007226B0" w:rsidDel="00603107" w:rsidRDefault="007A13E1" w:rsidP="00603107">
      <w:pPr>
        <w:rPr>
          <w:del w:id="3513" w:author="Sasha Azazlov" w:date="2026-05-27T11:02:00Z" w16du:dateUtc="2026-05-27T08:02:00Z"/>
          <w:color w:val="000000"/>
          <w:sz w:val="28"/>
          <w:szCs w:val="28"/>
        </w:rPr>
        <w:pPrChange w:id="3514" w:author="Sasha Azazlov" w:date="2026-05-27T11:02:00Z" w16du:dateUtc="2026-05-27T08:02:00Z">
          <w:pPr/>
        </w:pPrChange>
      </w:pPr>
      <w:del w:id="3515"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516" w:author="Sasha Azazlov" w:date="2026-05-27T10:43:00Z" w16du:dateUtc="2026-05-27T07:43:00Z">
        <w:r w:rsidR="00D90BF8" w:rsidDel="004C03E5">
          <w:rPr>
            <w:color w:val="000000"/>
            <w:sz w:val="28"/>
            <w:szCs w:val="28"/>
          </w:rPr>
          <w:delText>Л</w:delText>
        </w:r>
      </w:del>
      <w:del w:id="3517"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Экспорт</w:delText>
        </w:r>
        <w:r w:rsidRPr="007226B0" w:rsidDel="00603107">
          <w:rPr>
            <w:color w:val="000000"/>
            <w:sz w:val="28"/>
            <w:szCs w:val="28"/>
          </w:rPr>
          <w:delText xml:space="preserve"> </w:delText>
        </w:r>
        <w:r w:rsidRPr="007226B0" w:rsidDel="00603107">
          <w:rPr>
            <w:color w:val="000000"/>
            <w:sz w:val="28"/>
          </w:rPr>
          <w:delText>данных</w:delText>
        </w:r>
      </w:del>
    </w:p>
    <w:p w:rsidR="007A13E1" w:rsidRPr="007226B0" w:rsidDel="00603107" w:rsidRDefault="007A13E1" w:rsidP="00603107">
      <w:pPr>
        <w:rPr>
          <w:del w:id="3518" w:author="Sasha Azazlov" w:date="2026-05-27T11:02:00Z" w16du:dateUtc="2026-05-27T08:02:00Z"/>
          <w:color w:val="000000"/>
          <w:sz w:val="28"/>
          <w:szCs w:val="28"/>
        </w:rPr>
        <w:pPrChange w:id="3519" w:author="Sasha Azazlov" w:date="2026-05-27T11:02:00Z" w16du:dateUtc="2026-05-27T08:02:00Z">
          <w:pPr>
            <w:ind w:left="2160"/>
          </w:pPr>
        </w:pPrChange>
      </w:pPr>
    </w:p>
    <w:p w:rsidR="007A13E1" w:rsidRPr="007226B0" w:rsidDel="00603107" w:rsidRDefault="007A13E1" w:rsidP="00603107">
      <w:pPr>
        <w:rPr>
          <w:del w:id="3520" w:author="Sasha Azazlov" w:date="2026-05-27T11:02:00Z" w16du:dateUtc="2026-05-27T08:02:00Z"/>
          <w:color w:val="000000"/>
          <w:sz w:val="28"/>
          <w:szCs w:val="28"/>
        </w:rPr>
        <w:pPrChange w:id="3521" w:author="Sasha Azazlov" w:date="2026-05-27T11:02:00Z" w16du:dateUtc="2026-05-27T08:02:00Z">
          <w:pPr>
            <w:ind w:firstLine="708"/>
          </w:pPr>
        </w:pPrChange>
      </w:pPr>
      <w:del w:id="3522"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Откройте</w:delText>
        </w:r>
        <w:r w:rsidRPr="007226B0" w:rsidDel="00603107">
          <w:rPr>
            <w:color w:val="000000"/>
            <w:sz w:val="28"/>
            <w:szCs w:val="28"/>
          </w:rPr>
          <w:delText xml:space="preserve"> «</w:delText>
        </w:r>
        <w:r w:rsidRPr="007226B0" w:rsidDel="00603107">
          <w:rPr>
            <w:color w:val="000000"/>
            <w:sz w:val="28"/>
          </w:rPr>
          <w:delText>Настройки</w:delText>
        </w:r>
        <w:r w:rsidRPr="007226B0" w:rsidDel="00603107">
          <w:rPr>
            <w:color w:val="000000"/>
            <w:sz w:val="28"/>
            <w:szCs w:val="28"/>
          </w:rPr>
          <w:delText xml:space="preserve">» </w:delText>
        </w:r>
        <w:r w:rsidRPr="007226B0" w:rsidDel="00603107">
          <w:rPr>
            <w:color w:val="000000"/>
            <w:sz w:val="28"/>
          </w:rPr>
          <w:delText>→</w:delText>
        </w:r>
        <w:r w:rsidRPr="007226B0" w:rsidDel="00603107">
          <w:rPr>
            <w:color w:val="000000"/>
            <w:sz w:val="28"/>
            <w:szCs w:val="28"/>
          </w:rPr>
          <w:delText xml:space="preserve"> «</w:delText>
        </w:r>
        <w:r w:rsidRPr="007226B0" w:rsidDel="00603107">
          <w:rPr>
            <w:color w:val="000000"/>
            <w:sz w:val="28"/>
          </w:rPr>
          <w:delText>Резервное</w:delText>
        </w:r>
        <w:r w:rsidRPr="007226B0" w:rsidDel="00603107">
          <w:rPr>
            <w:color w:val="000000"/>
            <w:sz w:val="28"/>
            <w:szCs w:val="28"/>
          </w:rPr>
          <w:delText xml:space="preserve"> </w:delText>
        </w:r>
        <w:r w:rsidRPr="007226B0" w:rsidDel="00603107">
          <w:rPr>
            <w:color w:val="000000"/>
            <w:sz w:val="28"/>
          </w:rPr>
          <w:delText>копирование</w:delText>
        </w:r>
        <w:r w:rsidRPr="007226B0" w:rsidDel="00603107">
          <w:rPr>
            <w:color w:val="000000"/>
            <w:sz w:val="28"/>
            <w:szCs w:val="28"/>
          </w:rPr>
          <w:delText>».</w:delText>
        </w:r>
      </w:del>
    </w:p>
    <w:p w:rsidR="007A13E1" w:rsidRPr="007226B0" w:rsidDel="00603107" w:rsidRDefault="007A13E1" w:rsidP="00603107">
      <w:pPr>
        <w:rPr>
          <w:del w:id="3523" w:author="Sasha Azazlov" w:date="2026-05-27T11:02:00Z" w16du:dateUtc="2026-05-27T08:02:00Z"/>
          <w:color w:val="000000"/>
          <w:sz w:val="28"/>
          <w:szCs w:val="28"/>
        </w:rPr>
        <w:pPrChange w:id="3524" w:author="Sasha Azazlov" w:date="2026-05-27T11:02:00Z" w16du:dateUtc="2026-05-27T08:02:00Z">
          <w:pPr>
            <w:ind w:firstLine="708"/>
          </w:pPr>
        </w:pPrChange>
      </w:pPr>
      <w:del w:id="3525"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Выберите</w:delText>
        </w:r>
        <w:r w:rsidRPr="007226B0" w:rsidDel="00603107">
          <w:rPr>
            <w:color w:val="000000"/>
            <w:sz w:val="28"/>
            <w:szCs w:val="28"/>
          </w:rPr>
          <w:delText xml:space="preserve"> </w:delText>
        </w:r>
        <w:r w:rsidRPr="007226B0" w:rsidDel="00603107">
          <w:rPr>
            <w:color w:val="000000"/>
            <w:sz w:val="28"/>
          </w:rPr>
          <w:delText>формат</w:delText>
        </w:r>
        <w:r w:rsidRPr="007226B0" w:rsidDel="00603107">
          <w:rPr>
            <w:color w:val="000000"/>
            <w:sz w:val="28"/>
            <w:szCs w:val="28"/>
          </w:rPr>
          <w:delText>:</w:delText>
        </w:r>
      </w:del>
    </w:p>
    <w:p w:rsidR="007A13E1" w:rsidRPr="007226B0" w:rsidDel="00603107" w:rsidRDefault="007A13E1" w:rsidP="00603107">
      <w:pPr>
        <w:rPr>
          <w:del w:id="3526" w:author="Sasha Azazlov" w:date="2026-05-27T11:02:00Z" w16du:dateUtc="2026-05-27T08:02:00Z"/>
          <w:color w:val="000000"/>
          <w:sz w:val="28"/>
          <w:szCs w:val="28"/>
        </w:rPr>
        <w:pPrChange w:id="3527" w:author="Sasha Azazlov" w:date="2026-05-27T11:02:00Z" w16du:dateUtc="2026-05-27T08:02:00Z">
          <w:pPr>
            <w:ind w:firstLine="708"/>
          </w:pPr>
        </w:pPrChange>
      </w:pPr>
      <w:del w:id="3528" w:author="Sasha Azazlov" w:date="2026-05-27T11:02:00Z" w16du:dateUtc="2026-05-27T08:02:00Z">
        <w:r w:rsidRPr="007226B0" w:rsidDel="00603107">
          <w:rPr>
            <w:color w:val="000000"/>
            <w:sz w:val="28"/>
            <w:szCs w:val="28"/>
          </w:rPr>
          <w:delText xml:space="preserve">   - JSON — </w:delText>
        </w:r>
        <w:r w:rsidRPr="007226B0" w:rsidDel="00603107">
          <w:rPr>
            <w:color w:val="000000"/>
            <w:sz w:val="28"/>
          </w:rPr>
          <w:delText>открытый</w:delText>
        </w:r>
        <w:r w:rsidRPr="007226B0" w:rsidDel="00603107">
          <w:rPr>
            <w:color w:val="000000"/>
            <w:sz w:val="28"/>
            <w:szCs w:val="28"/>
          </w:rPr>
          <w:delText xml:space="preserve"> </w:delText>
        </w:r>
        <w:r w:rsidRPr="007226B0" w:rsidDel="00603107">
          <w:rPr>
            <w:color w:val="000000"/>
            <w:sz w:val="28"/>
          </w:rPr>
          <w:delText>текст</w:delText>
        </w:r>
        <w:r w:rsidRPr="007226B0" w:rsidDel="00603107">
          <w:rPr>
            <w:color w:val="000000"/>
            <w:sz w:val="28"/>
            <w:szCs w:val="28"/>
          </w:rPr>
          <w:delText xml:space="preserve"> (</w:delText>
        </w:r>
        <w:r w:rsidRPr="007226B0" w:rsidDel="00603107">
          <w:rPr>
            <w:color w:val="000000"/>
            <w:sz w:val="28"/>
          </w:rPr>
          <w:delText>не</w:delText>
        </w:r>
        <w:r w:rsidRPr="007226B0" w:rsidDel="00603107">
          <w:rPr>
            <w:color w:val="000000"/>
            <w:sz w:val="28"/>
            <w:szCs w:val="28"/>
          </w:rPr>
          <w:delText xml:space="preserve"> </w:delText>
        </w:r>
        <w:r w:rsidRPr="007226B0" w:rsidDel="00603107">
          <w:rPr>
            <w:color w:val="000000"/>
            <w:sz w:val="28"/>
          </w:rPr>
          <w:delText>рекомендуется</w:delText>
        </w:r>
        <w:r w:rsidRPr="007226B0" w:rsidDel="00603107">
          <w:rPr>
            <w:color w:val="000000"/>
            <w:sz w:val="28"/>
            <w:szCs w:val="28"/>
          </w:rPr>
          <w:delText xml:space="preserve">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передачи</w:delText>
        </w:r>
        <w:r w:rsidRPr="007226B0" w:rsidDel="00603107">
          <w:rPr>
            <w:color w:val="000000"/>
            <w:sz w:val="28"/>
            <w:szCs w:val="28"/>
          </w:rPr>
          <w:delText>);</w:delText>
        </w:r>
      </w:del>
    </w:p>
    <w:p w:rsidR="007A13E1" w:rsidRPr="007226B0" w:rsidDel="00603107" w:rsidRDefault="007A13E1" w:rsidP="00603107">
      <w:pPr>
        <w:rPr>
          <w:del w:id="3529" w:author="Sasha Azazlov" w:date="2026-05-27T11:02:00Z" w16du:dateUtc="2026-05-27T08:02:00Z"/>
          <w:color w:val="000000"/>
          <w:sz w:val="28"/>
          <w:szCs w:val="28"/>
        </w:rPr>
        <w:pPrChange w:id="3530" w:author="Sasha Azazlov" w:date="2026-05-27T11:02:00Z" w16du:dateUtc="2026-05-27T08:02:00Z">
          <w:pPr>
            <w:ind w:firstLine="708"/>
          </w:pPr>
        </w:pPrChange>
      </w:pPr>
      <w:del w:id="3531" w:author="Sasha Azazlov" w:date="2026-05-27T11:02:00Z" w16du:dateUtc="2026-05-27T08:02:00Z">
        <w:r w:rsidRPr="007226B0" w:rsidDel="00603107">
          <w:rPr>
            <w:color w:val="000000"/>
            <w:sz w:val="28"/>
            <w:szCs w:val="28"/>
          </w:rPr>
          <w:delText xml:space="preserve">   - .passgen — </w:delText>
        </w:r>
        <w:r w:rsidRPr="007226B0" w:rsidDel="00603107">
          <w:rPr>
            <w:color w:val="000000"/>
            <w:sz w:val="28"/>
          </w:rPr>
          <w:delText>зашифрованный</w:delText>
        </w:r>
        <w:r w:rsidRPr="007226B0" w:rsidDel="00603107">
          <w:rPr>
            <w:color w:val="000000"/>
            <w:sz w:val="28"/>
            <w:szCs w:val="28"/>
          </w:rPr>
          <w:delText xml:space="preserve"> </w:delText>
        </w:r>
        <w:r w:rsidRPr="007226B0" w:rsidDel="00603107">
          <w:rPr>
            <w:color w:val="000000"/>
            <w:sz w:val="28"/>
          </w:rPr>
          <w:delText>формат</w:delText>
        </w:r>
        <w:r w:rsidRPr="007226B0" w:rsidDel="00603107">
          <w:rPr>
            <w:color w:val="000000"/>
            <w:sz w:val="28"/>
            <w:szCs w:val="28"/>
          </w:rPr>
          <w:delText xml:space="preserve"> (</w:delText>
        </w:r>
        <w:r w:rsidRPr="007226B0" w:rsidDel="00603107">
          <w:rPr>
            <w:color w:val="000000"/>
            <w:sz w:val="28"/>
          </w:rPr>
          <w:delText>рекомендуется</w:delText>
        </w:r>
        <w:r w:rsidRPr="007226B0" w:rsidDel="00603107">
          <w:rPr>
            <w:color w:val="000000"/>
            <w:sz w:val="28"/>
            <w:szCs w:val="28"/>
          </w:rPr>
          <w:delText>).</w:delText>
        </w:r>
      </w:del>
    </w:p>
    <w:p w:rsidR="007A13E1" w:rsidRPr="007226B0" w:rsidDel="00603107" w:rsidRDefault="007A13E1" w:rsidP="00603107">
      <w:pPr>
        <w:rPr>
          <w:del w:id="3532" w:author="Sasha Azazlov" w:date="2026-05-27T11:02:00Z" w16du:dateUtc="2026-05-27T08:02:00Z"/>
          <w:color w:val="000000"/>
          <w:sz w:val="28"/>
          <w:szCs w:val="28"/>
        </w:rPr>
        <w:pPrChange w:id="3533" w:author="Sasha Azazlov" w:date="2026-05-27T11:02:00Z" w16du:dateUtc="2026-05-27T08:02:00Z">
          <w:pPr>
            <w:ind w:firstLine="708"/>
          </w:pPr>
        </w:pPrChange>
      </w:pPr>
      <w:del w:id="3534"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Для</w:delText>
        </w:r>
        <w:r w:rsidRPr="007226B0" w:rsidDel="00603107">
          <w:rPr>
            <w:color w:val="000000"/>
            <w:sz w:val="28"/>
            <w:szCs w:val="28"/>
          </w:rPr>
          <w:delText xml:space="preserve"> .passgen </w:delText>
        </w:r>
        <w:r w:rsidRPr="007226B0" w:rsidDel="00603107">
          <w:rPr>
            <w:color w:val="000000"/>
            <w:sz w:val="28"/>
          </w:rPr>
          <w:delText>введите</w:delText>
        </w:r>
        <w:r w:rsidRPr="007226B0" w:rsidDel="00603107">
          <w:rPr>
            <w:color w:val="000000"/>
            <w:sz w:val="28"/>
            <w:szCs w:val="28"/>
          </w:rPr>
          <w:delText xml:space="preserve"> </w:delText>
        </w:r>
        <w:r w:rsidRPr="007226B0" w:rsidDel="00603107">
          <w:rPr>
            <w:color w:val="000000"/>
            <w:sz w:val="28"/>
          </w:rPr>
          <w:delText>мастер</w:delText>
        </w:r>
        <w:r w:rsidRPr="007226B0" w:rsidDel="00603107">
          <w:rPr>
            <w:color w:val="000000"/>
            <w:sz w:val="28"/>
            <w:szCs w:val="28"/>
          </w:rPr>
          <w:delText>-</w:delText>
        </w:r>
        <w:r w:rsidRPr="007226B0" w:rsidDel="00603107">
          <w:rPr>
            <w:color w:val="000000"/>
            <w:sz w:val="28"/>
          </w:rPr>
          <w:delText>пароль</w:delText>
        </w:r>
        <w:r w:rsidRPr="007226B0" w:rsidDel="00603107">
          <w:rPr>
            <w:color w:val="000000"/>
            <w:sz w:val="28"/>
            <w:szCs w:val="28"/>
          </w:rPr>
          <w:delText xml:space="preserve">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шифрования</w:delText>
        </w:r>
        <w:r w:rsidRPr="007226B0" w:rsidDel="00603107">
          <w:rPr>
            <w:color w:val="000000"/>
            <w:sz w:val="28"/>
            <w:szCs w:val="28"/>
          </w:rPr>
          <w:delText>.</w:delText>
        </w:r>
      </w:del>
    </w:p>
    <w:p w:rsidR="007A13E1" w:rsidRPr="007226B0" w:rsidDel="00603107" w:rsidRDefault="007A13E1" w:rsidP="00603107">
      <w:pPr>
        <w:rPr>
          <w:del w:id="3535" w:author="Sasha Azazlov" w:date="2026-05-27T11:02:00Z" w16du:dateUtc="2026-05-27T08:02:00Z"/>
          <w:color w:val="000000"/>
          <w:sz w:val="28"/>
          <w:szCs w:val="28"/>
        </w:rPr>
        <w:pPrChange w:id="3536" w:author="Sasha Azazlov" w:date="2026-05-27T11:02:00Z" w16du:dateUtc="2026-05-27T08:02:00Z">
          <w:pPr>
            <w:ind w:firstLine="708"/>
          </w:pPr>
        </w:pPrChange>
      </w:pPr>
      <w:del w:id="3537" w:author="Sasha Azazlov" w:date="2026-05-27T11:02:00Z" w16du:dateUtc="2026-05-27T08:02:00Z">
        <w:r w:rsidRPr="007226B0" w:rsidDel="00603107">
          <w:rPr>
            <w:color w:val="000000"/>
            <w:sz w:val="28"/>
            <w:szCs w:val="28"/>
          </w:rPr>
          <w:delText xml:space="preserve">4. </w:delText>
        </w:r>
        <w:r w:rsidRPr="007226B0" w:rsidDel="00603107">
          <w:rPr>
            <w:color w:val="000000"/>
            <w:sz w:val="28"/>
          </w:rPr>
          <w:delText>Выберите</w:delText>
        </w:r>
        <w:r w:rsidRPr="007226B0" w:rsidDel="00603107">
          <w:rPr>
            <w:color w:val="000000"/>
            <w:sz w:val="28"/>
            <w:szCs w:val="28"/>
          </w:rPr>
          <w:delText xml:space="preserve"> </w:delText>
        </w:r>
        <w:r w:rsidRPr="007226B0" w:rsidDel="00603107">
          <w:rPr>
            <w:color w:val="000000"/>
            <w:sz w:val="28"/>
          </w:rPr>
          <w:delText>место</w:delText>
        </w:r>
        <w:r w:rsidRPr="007226B0" w:rsidDel="00603107">
          <w:rPr>
            <w:color w:val="000000"/>
            <w:sz w:val="28"/>
            <w:szCs w:val="28"/>
          </w:rPr>
          <w:delText xml:space="preserve"> </w:delText>
        </w:r>
        <w:r w:rsidRPr="007226B0" w:rsidDel="00603107">
          <w:rPr>
            <w:color w:val="000000"/>
            <w:sz w:val="28"/>
          </w:rPr>
          <w:delText>сохранения</w:delText>
        </w:r>
        <w:r w:rsidRPr="007226B0" w:rsidDel="00603107">
          <w:rPr>
            <w:color w:val="000000"/>
            <w:sz w:val="28"/>
            <w:szCs w:val="28"/>
          </w:rPr>
          <w:delText xml:space="preserve"> </w:delText>
        </w:r>
        <w:r w:rsidRPr="007226B0" w:rsidDel="00603107">
          <w:rPr>
            <w:color w:val="000000"/>
            <w:sz w:val="28"/>
          </w:rPr>
          <w:delText>файла</w:delText>
        </w:r>
        <w:r w:rsidRPr="007226B0" w:rsidDel="00603107">
          <w:rPr>
            <w:color w:val="000000"/>
            <w:sz w:val="28"/>
            <w:szCs w:val="28"/>
          </w:rPr>
          <w:delText>.</w:delText>
        </w:r>
      </w:del>
    </w:p>
    <w:p w:rsidR="007A13E1" w:rsidRPr="007226B0" w:rsidDel="00603107" w:rsidRDefault="007A13E1" w:rsidP="00603107">
      <w:pPr>
        <w:rPr>
          <w:del w:id="3538" w:author="Sasha Azazlov" w:date="2026-05-27T11:02:00Z" w16du:dateUtc="2026-05-27T08:02:00Z"/>
          <w:color w:val="000000"/>
          <w:sz w:val="28"/>
          <w:szCs w:val="28"/>
        </w:rPr>
        <w:pPrChange w:id="3539" w:author="Sasha Azazlov" w:date="2026-05-27T11:02:00Z" w16du:dateUtc="2026-05-27T08:02:00Z">
          <w:pPr>
            <w:ind w:firstLine="708"/>
          </w:pPr>
        </w:pPrChange>
      </w:pPr>
      <w:del w:id="3540" w:author="Sasha Azazlov" w:date="2026-05-27T11:02:00Z" w16du:dateUtc="2026-05-27T08:02:00Z">
        <w:r w:rsidRPr="007226B0" w:rsidDel="00603107">
          <w:rPr>
            <w:color w:val="000000"/>
            <w:sz w:val="28"/>
            <w:szCs w:val="28"/>
          </w:rPr>
          <w:delText xml:space="preserve">5. </w:delText>
        </w:r>
        <w:r w:rsidRPr="007226B0" w:rsidDel="00603107">
          <w:rPr>
            <w:color w:val="000000"/>
            <w:sz w:val="28"/>
          </w:rPr>
          <w:delText>Файл</w:delText>
        </w:r>
        <w:r w:rsidRPr="007226B0" w:rsidDel="00603107">
          <w:rPr>
            <w:color w:val="000000"/>
            <w:sz w:val="28"/>
            <w:szCs w:val="28"/>
          </w:rPr>
          <w:delText xml:space="preserve"> </w:delText>
        </w:r>
        <w:r w:rsidRPr="007226B0" w:rsidDel="00603107">
          <w:rPr>
            <w:color w:val="000000"/>
            <w:sz w:val="28"/>
          </w:rPr>
          <w:delText>готов</w:delText>
        </w:r>
        <w:r w:rsidRPr="007226B0" w:rsidDel="00603107">
          <w:rPr>
            <w:color w:val="000000"/>
            <w:sz w:val="28"/>
            <w:szCs w:val="28"/>
          </w:rPr>
          <w:delText xml:space="preserve">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переноса</w:delText>
        </w:r>
        <w:r w:rsidRPr="007226B0" w:rsidDel="00603107">
          <w:rPr>
            <w:color w:val="000000"/>
            <w:sz w:val="28"/>
            <w:szCs w:val="28"/>
          </w:rPr>
          <w:delText xml:space="preserve"> </w:delText>
        </w:r>
        <w:r w:rsidRPr="007226B0" w:rsidDel="00603107">
          <w:rPr>
            <w:color w:val="000000"/>
            <w:sz w:val="28"/>
          </w:rPr>
          <w:delText>на</w:delText>
        </w:r>
        <w:r w:rsidRPr="007226B0" w:rsidDel="00603107">
          <w:rPr>
            <w:color w:val="000000"/>
            <w:sz w:val="28"/>
            <w:szCs w:val="28"/>
          </w:rPr>
          <w:delText xml:space="preserve"> </w:delText>
        </w:r>
        <w:r w:rsidRPr="007226B0" w:rsidDel="00603107">
          <w:rPr>
            <w:color w:val="000000"/>
            <w:sz w:val="28"/>
          </w:rPr>
          <w:delText>другое</w:delText>
        </w:r>
        <w:r w:rsidRPr="007226B0" w:rsidDel="00603107">
          <w:rPr>
            <w:color w:val="000000"/>
            <w:sz w:val="28"/>
            <w:szCs w:val="28"/>
          </w:rPr>
          <w:delText xml:space="preserve"> </w:delText>
        </w:r>
        <w:r w:rsidRPr="007226B0" w:rsidDel="00603107">
          <w:rPr>
            <w:color w:val="000000"/>
            <w:sz w:val="28"/>
          </w:rPr>
          <w:delText>устройство</w:delText>
        </w:r>
        <w:r w:rsidRPr="007226B0" w:rsidDel="00603107">
          <w:rPr>
            <w:color w:val="000000"/>
            <w:sz w:val="28"/>
            <w:szCs w:val="28"/>
          </w:rPr>
          <w:delText>.</w:delText>
        </w:r>
      </w:del>
    </w:p>
    <w:p w:rsidR="007A13E1" w:rsidRPr="007226B0" w:rsidDel="00603107" w:rsidRDefault="007A13E1" w:rsidP="00603107">
      <w:pPr>
        <w:rPr>
          <w:del w:id="3541" w:author="Sasha Azazlov" w:date="2026-05-27T11:02:00Z" w16du:dateUtc="2026-05-27T08:02:00Z"/>
          <w:color w:val="000000"/>
          <w:sz w:val="28"/>
          <w:szCs w:val="28"/>
        </w:rPr>
        <w:pPrChange w:id="3542" w:author="Sasha Azazlov" w:date="2026-05-27T11:02:00Z" w16du:dateUtc="2026-05-27T08:02:00Z">
          <w:pPr>
            <w:ind w:left="2160"/>
          </w:pPr>
        </w:pPrChange>
      </w:pPr>
    </w:p>
    <w:p w:rsidR="007A13E1" w:rsidRPr="007226B0" w:rsidDel="00603107" w:rsidRDefault="007A13E1" w:rsidP="00603107">
      <w:pPr>
        <w:rPr>
          <w:del w:id="3543" w:author="Sasha Azazlov" w:date="2026-05-27T11:02:00Z" w16du:dateUtc="2026-05-27T08:02:00Z"/>
          <w:color w:val="000000"/>
          <w:sz w:val="28"/>
          <w:szCs w:val="28"/>
        </w:rPr>
        <w:pPrChange w:id="3544" w:author="Sasha Azazlov" w:date="2026-05-27T11:02:00Z" w16du:dateUtc="2026-05-27T08:02:00Z">
          <w:pPr/>
        </w:pPrChange>
      </w:pPr>
      <w:del w:id="3545"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546" w:author="Sasha Azazlov" w:date="2026-05-27T10:43:00Z" w16du:dateUtc="2026-05-27T07:43:00Z">
        <w:r w:rsidR="00D90BF8" w:rsidDel="004C03E5">
          <w:rPr>
            <w:color w:val="000000"/>
            <w:sz w:val="28"/>
            <w:szCs w:val="28"/>
          </w:rPr>
          <w:delText>М</w:delText>
        </w:r>
      </w:del>
      <w:del w:id="3547"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Импорт</w:delText>
        </w:r>
        <w:r w:rsidRPr="007226B0" w:rsidDel="00603107">
          <w:rPr>
            <w:color w:val="000000"/>
            <w:sz w:val="28"/>
            <w:szCs w:val="28"/>
          </w:rPr>
          <w:delText xml:space="preserve"> </w:delText>
        </w:r>
        <w:r w:rsidRPr="007226B0" w:rsidDel="00603107">
          <w:rPr>
            <w:color w:val="000000"/>
            <w:sz w:val="28"/>
          </w:rPr>
          <w:delText>данных</w:delText>
        </w:r>
      </w:del>
    </w:p>
    <w:p w:rsidR="007A13E1" w:rsidRPr="007226B0" w:rsidDel="00603107" w:rsidRDefault="007A13E1" w:rsidP="00603107">
      <w:pPr>
        <w:rPr>
          <w:del w:id="3548" w:author="Sasha Azazlov" w:date="2026-05-27T11:02:00Z" w16du:dateUtc="2026-05-27T08:02:00Z"/>
          <w:color w:val="000000"/>
          <w:sz w:val="28"/>
          <w:szCs w:val="28"/>
        </w:rPr>
        <w:pPrChange w:id="3549" w:author="Sasha Azazlov" w:date="2026-05-27T11:02:00Z" w16du:dateUtc="2026-05-27T08:02:00Z">
          <w:pPr>
            <w:ind w:left="2160"/>
          </w:pPr>
        </w:pPrChange>
      </w:pPr>
    </w:p>
    <w:p w:rsidR="007A13E1" w:rsidRPr="007226B0" w:rsidDel="00603107" w:rsidRDefault="007A13E1" w:rsidP="00603107">
      <w:pPr>
        <w:rPr>
          <w:del w:id="3550" w:author="Sasha Azazlov" w:date="2026-05-27T11:02:00Z" w16du:dateUtc="2026-05-27T08:02:00Z"/>
          <w:color w:val="000000"/>
          <w:sz w:val="28"/>
          <w:szCs w:val="28"/>
        </w:rPr>
        <w:pPrChange w:id="3551" w:author="Sasha Azazlov" w:date="2026-05-27T11:02:00Z" w16du:dateUtc="2026-05-27T08:02:00Z">
          <w:pPr>
            <w:ind w:firstLine="708"/>
          </w:pPr>
        </w:pPrChange>
      </w:pPr>
      <w:del w:id="3552"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Откройте</w:delText>
        </w:r>
        <w:r w:rsidRPr="007226B0" w:rsidDel="00603107">
          <w:rPr>
            <w:color w:val="000000"/>
            <w:sz w:val="28"/>
            <w:szCs w:val="28"/>
          </w:rPr>
          <w:delText xml:space="preserve"> «</w:delText>
        </w:r>
        <w:r w:rsidRPr="007226B0" w:rsidDel="00603107">
          <w:rPr>
            <w:color w:val="000000"/>
            <w:sz w:val="28"/>
          </w:rPr>
          <w:delText>Настройки</w:delText>
        </w:r>
        <w:r w:rsidRPr="007226B0" w:rsidDel="00603107">
          <w:rPr>
            <w:color w:val="000000"/>
            <w:sz w:val="28"/>
            <w:szCs w:val="28"/>
          </w:rPr>
          <w:delText xml:space="preserve">» </w:delText>
        </w:r>
        <w:r w:rsidRPr="007226B0" w:rsidDel="00603107">
          <w:rPr>
            <w:color w:val="000000"/>
            <w:sz w:val="28"/>
          </w:rPr>
          <w:delText>→</w:delText>
        </w:r>
        <w:r w:rsidRPr="007226B0" w:rsidDel="00603107">
          <w:rPr>
            <w:color w:val="000000"/>
            <w:sz w:val="28"/>
            <w:szCs w:val="28"/>
          </w:rPr>
          <w:delText xml:space="preserve"> «</w:delText>
        </w:r>
        <w:r w:rsidRPr="007226B0" w:rsidDel="00603107">
          <w:rPr>
            <w:color w:val="000000"/>
            <w:sz w:val="28"/>
          </w:rPr>
          <w:delText>Резервное</w:delText>
        </w:r>
        <w:r w:rsidRPr="007226B0" w:rsidDel="00603107">
          <w:rPr>
            <w:color w:val="000000"/>
            <w:sz w:val="28"/>
            <w:szCs w:val="28"/>
          </w:rPr>
          <w:delText xml:space="preserve"> </w:delText>
        </w:r>
        <w:r w:rsidRPr="007226B0" w:rsidDel="00603107">
          <w:rPr>
            <w:color w:val="000000"/>
            <w:sz w:val="28"/>
          </w:rPr>
          <w:delText>копирование</w:delText>
        </w:r>
        <w:r w:rsidRPr="007226B0" w:rsidDel="00603107">
          <w:rPr>
            <w:color w:val="000000"/>
            <w:sz w:val="28"/>
            <w:szCs w:val="28"/>
          </w:rPr>
          <w:delText>».</w:delText>
        </w:r>
      </w:del>
    </w:p>
    <w:p w:rsidR="007A13E1" w:rsidRPr="007226B0" w:rsidDel="00603107" w:rsidRDefault="007A13E1" w:rsidP="00603107">
      <w:pPr>
        <w:rPr>
          <w:del w:id="3553" w:author="Sasha Azazlov" w:date="2026-05-27T11:02:00Z" w16du:dateUtc="2026-05-27T08:02:00Z"/>
          <w:color w:val="000000"/>
          <w:sz w:val="28"/>
          <w:szCs w:val="28"/>
        </w:rPr>
        <w:pPrChange w:id="3554" w:author="Sasha Azazlov" w:date="2026-05-27T11:02:00Z" w16du:dateUtc="2026-05-27T08:02:00Z">
          <w:pPr>
            <w:ind w:firstLine="708"/>
          </w:pPr>
        </w:pPrChange>
      </w:pPr>
      <w:del w:id="3555"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Импорт</w:delText>
        </w:r>
        <w:r w:rsidRPr="007226B0" w:rsidDel="00603107">
          <w:rPr>
            <w:color w:val="000000"/>
            <w:sz w:val="28"/>
            <w:szCs w:val="28"/>
          </w:rPr>
          <w:delText>».</w:delText>
        </w:r>
      </w:del>
    </w:p>
    <w:p w:rsidR="007A13E1" w:rsidRPr="007226B0" w:rsidDel="00603107" w:rsidRDefault="007A13E1" w:rsidP="00603107">
      <w:pPr>
        <w:rPr>
          <w:del w:id="3556" w:author="Sasha Azazlov" w:date="2026-05-27T11:02:00Z" w16du:dateUtc="2026-05-27T08:02:00Z"/>
          <w:color w:val="000000"/>
          <w:sz w:val="28"/>
          <w:szCs w:val="28"/>
        </w:rPr>
        <w:pPrChange w:id="3557" w:author="Sasha Azazlov" w:date="2026-05-27T11:02:00Z" w16du:dateUtc="2026-05-27T08:02:00Z">
          <w:pPr>
            <w:ind w:firstLine="708"/>
          </w:pPr>
        </w:pPrChange>
      </w:pPr>
      <w:del w:id="3558"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Выберите</w:delText>
        </w:r>
        <w:r w:rsidRPr="007226B0" w:rsidDel="00603107">
          <w:rPr>
            <w:color w:val="000000"/>
            <w:sz w:val="28"/>
            <w:szCs w:val="28"/>
          </w:rPr>
          <w:delText xml:space="preserve"> </w:delText>
        </w:r>
        <w:r w:rsidRPr="007226B0" w:rsidDel="00603107">
          <w:rPr>
            <w:color w:val="000000"/>
            <w:sz w:val="28"/>
          </w:rPr>
          <w:delText>файл</w:delText>
        </w:r>
        <w:r w:rsidRPr="007226B0" w:rsidDel="00603107">
          <w:rPr>
            <w:color w:val="000000"/>
            <w:sz w:val="28"/>
            <w:szCs w:val="28"/>
          </w:rPr>
          <w:delText xml:space="preserve"> .passgen </w:delText>
        </w:r>
        <w:r w:rsidRPr="007226B0" w:rsidDel="00603107">
          <w:rPr>
            <w:color w:val="000000"/>
            <w:sz w:val="28"/>
          </w:rPr>
          <w:delText>или</w:delText>
        </w:r>
        <w:r w:rsidRPr="007226B0" w:rsidDel="00603107">
          <w:rPr>
            <w:color w:val="000000"/>
            <w:sz w:val="28"/>
            <w:szCs w:val="28"/>
          </w:rPr>
          <w:delText xml:space="preserve"> .json.</w:delText>
        </w:r>
      </w:del>
    </w:p>
    <w:p w:rsidR="007A13E1" w:rsidRPr="007226B0" w:rsidDel="00603107" w:rsidRDefault="007A13E1" w:rsidP="00603107">
      <w:pPr>
        <w:rPr>
          <w:del w:id="3559" w:author="Sasha Azazlov" w:date="2026-05-27T11:02:00Z" w16du:dateUtc="2026-05-27T08:02:00Z"/>
          <w:color w:val="000000"/>
          <w:sz w:val="28"/>
          <w:szCs w:val="28"/>
        </w:rPr>
        <w:pPrChange w:id="3560" w:author="Sasha Azazlov" w:date="2026-05-27T11:02:00Z" w16du:dateUtc="2026-05-27T08:02:00Z">
          <w:pPr>
            <w:ind w:firstLine="708"/>
          </w:pPr>
        </w:pPrChange>
      </w:pPr>
      <w:del w:id="3561" w:author="Sasha Azazlov" w:date="2026-05-27T11:02:00Z" w16du:dateUtc="2026-05-27T08:02:00Z">
        <w:r w:rsidRPr="007226B0" w:rsidDel="00603107">
          <w:rPr>
            <w:color w:val="000000"/>
            <w:sz w:val="28"/>
            <w:szCs w:val="28"/>
          </w:rPr>
          <w:delText xml:space="preserve">4. </w:delText>
        </w:r>
        <w:r w:rsidRPr="007226B0" w:rsidDel="00603107">
          <w:rPr>
            <w:color w:val="000000"/>
            <w:sz w:val="28"/>
          </w:rPr>
          <w:delText>Для</w:delText>
        </w:r>
        <w:r w:rsidRPr="007226B0" w:rsidDel="00603107">
          <w:rPr>
            <w:color w:val="000000"/>
            <w:sz w:val="28"/>
            <w:szCs w:val="28"/>
          </w:rPr>
          <w:delText xml:space="preserve"> .passgen </w:delText>
        </w:r>
        <w:r w:rsidRPr="007226B0" w:rsidDel="00603107">
          <w:rPr>
            <w:color w:val="000000"/>
            <w:sz w:val="28"/>
          </w:rPr>
          <w:delText>введите</w:delText>
        </w:r>
        <w:r w:rsidRPr="007226B0" w:rsidDel="00603107">
          <w:rPr>
            <w:color w:val="000000"/>
            <w:sz w:val="28"/>
            <w:szCs w:val="28"/>
          </w:rPr>
          <w:delText xml:space="preserve"> </w:delText>
        </w:r>
        <w:r w:rsidRPr="007226B0" w:rsidDel="00603107">
          <w:rPr>
            <w:color w:val="000000"/>
            <w:sz w:val="28"/>
          </w:rPr>
          <w:delText>мастер</w:delText>
        </w:r>
        <w:r w:rsidRPr="007226B0" w:rsidDel="00603107">
          <w:rPr>
            <w:color w:val="000000"/>
            <w:sz w:val="28"/>
            <w:szCs w:val="28"/>
          </w:rPr>
          <w:delText>-</w:delText>
        </w:r>
        <w:r w:rsidRPr="007226B0" w:rsidDel="00603107">
          <w:rPr>
            <w:color w:val="000000"/>
            <w:sz w:val="28"/>
          </w:rPr>
          <w:delText>пароль</w:delText>
        </w:r>
        <w:r w:rsidRPr="007226B0" w:rsidDel="00603107">
          <w:rPr>
            <w:color w:val="000000"/>
            <w:sz w:val="28"/>
            <w:szCs w:val="28"/>
          </w:rPr>
          <w:delText xml:space="preserve">, </w:delText>
        </w:r>
        <w:r w:rsidRPr="007226B0" w:rsidDel="00603107">
          <w:rPr>
            <w:color w:val="000000"/>
            <w:sz w:val="28"/>
          </w:rPr>
          <w:delText>использованный</w:delText>
        </w:r>
        <w:r w:rsidRPr="007226B0" w:rsidDel="00603107">
          <w:rPr>
            <w:color w:val="000000"/>
            <w:sz w:val="28"/>
            <w:szCs w:val="28"/>
          </w:rPr>
          <w:delText xml:space="preserve"> </w:delText>
        </w:r>
        <w:r w:rsidRPr="007226B0" w:rsidDel="00603107">
          <w:rPr>
            <w:color w:val="000000"/>
            <w:sz w:val="28"/>
          </w:rPr>
          <w:delText>при</w:delText>
        </w:r>
        <w:r w:rsidRPr="007226B0" w:rsidDel="00603107">
          <w:rPr>
            <w:color w:val="000000"/>
            <w:sz w:val="28"/>
            <w:szCs w:val="28"/>
          </w:rPr>
          <w:delText xml:space="preserve"> </w:delText>
        </w:r>
        <w:r w:rsidRPr="007226B0" w:rsidDel="00603107">
          <w:rPr>
            <w:color w:val="000000"/>
            <w:sz w:val="28"/>
          </w:rPr>
          <w:delText>экспорте</w:delText>
        </w:r>
        <w:r w:rsidRPr="007226B0" w:rsidDel="00603107">
          <w:rPr>
            <w:color w:val="000000"/>
            <w:sz w:val="28"/>
            <w:szCs w:val="28"/>
          </w:rPr>
          <w:delText>.</w:delText>
        </w:r>
      </w:del>
    </w:p>
    <w:p w:rsidR="007A13E1" w:rsidRPr="007226B0" w:rsidDel="00603107" w:rsidRDefault="007A13E1" w:rsidP="00603107">
      <w:pPr>
        <w:rPr>
          <w:del w:id="3562" w:author="Sasha Azazlov" w:date="2026-05-27T11:02:00Z" w16du:dateUtc="2026-05-27T08:02:00Z"/>
          <w:color w:val="000000"/>
          <w:sz w:val="28"/>
          <w:szCs w:val="28"/>
        </w:rPr>
        <w:pPrChange w:id="3563" w:author="Sasha Azazlov" w:date="2026-05-27T11:02:00Z" w16du:dateUtc="2026-05-27T08:02:00Z">
          <w:pPr>
            <w:ind w:left="708"/>
          </w:pPr>
        </w:pPrChange>
      </w:pPr>
      <w:del w:id="3564" w:author="Sasha Azazlov" w:date="2026-05-27T11:02:00Z" w16du:dateUtc="2026-05-27T08:02:00Z">
        <w:r w:rsidRPr="007226B0" w:rsidDel="00603107">
          <w:rPr>
            <w:color w:val="000000"/>
            <w:sz w:val="28"/>
            <w:szCs w:val="28"/>
          </w:rPr>
          <w:delText xml:space="preserve">5. </w:delText>
        </w:r>
        <w:r w:rsidRPr="007226B0" w:rsidDel="00603107">
          <w:rPr>
            <w:color w:val="000000"/>
            <w:sz w:val="28"/>
          </w:rPr>
          <w:delText>Данные</w:delText>
        </w:r>
        <w:r w:rsidRPr="007226B0" w:rsidDel="00603107">
          <w:rPr>
            <w:color w:val="000000"/>
            <w:sz w:val="28"/>
            <w:szCs w:val="28"/>
          </w:rPr>
          <w:delText xml:space="preserve"> </w:delText>
        </w:r>
        <w:r w:rsidRPr="007226B0" w:rsidDel="00603107">
          <w:rPr>
            <w:color w:val="000000"/>
            <w:sz w:val="28"/>
          </w:rPr>
          <w:delText>импортированы</w:delText>
        </w:r>
        <w:r w:rsidRPr="007226B0" w:rsidDel="00603107">
          <w:rPr>
            <w:color w:val="000000"/>
            <w:sz w:val="28"/>
            <w:szCs w:val="28"/>
          </w:rPr>
          <w:delText xml:space="preserve">. </w:delText>
        </w:r>
        <w:r w:rsidRPr="007226B0" w:rsidDel="00603107">
          <w:rPr>
            <w:color w:val="000000"/>
            <w:sz w:val="28"/>
          </w:rPr>
          <w:delText>Система</w:delText>
        </w:r>
        <w:r w:rsidRPr="007226B0" w:rsidDel="00603107">
          <w:rPr>
            <w:color w:val="000000"/>
            <w:sz w:val="28"/>
            <w:szCs w:val="28"/>
          </w:rPr>
          <w:delText xml:space="preserve"> </w:delText>
        </w:r>
        <w:r w:rsidRPr="007226B0" w:rsidDel="00603107">
          <w:rPr>
            <w:color w:val="000000"/>
            <w:sz w:val="28"/>
          </w:rPr>
          <w:delText>проверяет</w:delText>
        </w:r>
        <w:r w:rsidRPr="007226B0" w:rsidDel="00603107">
          <w:rPr>
            <w:color w:val="000000"/>
            <w:sz w:val="28"/>
            <w:szCs w:val="28"/>
          </w:rPr>
          <w:delText xml:space="preserve"> </w:delText>
        </w:r>
        <w:r w:rsidRPr="007226B0" w:rsidDel="00603107">
          <w:rPr>
            <w:color w:val="000000"/>
            <w:sz w:val="28"/>
          </w:rPr>
          <w:delText>дубликаты</w:delText>
        </w:r>
        <w:r w:rsidRPr="007226B0" w:rsidDel="00603107">
          <w:rPr>
            <w:color w:val="000000"/>
            <w:sz w:val="28"/>
            <w:szCs w:val="28"/>
          </w:rPr>
          <w:delText xml:space="preserve"> </w:delText>
        </w:r>
        <w:r w:rsidRPr="007226B0" w:rsidDel="00603107">
          <w:rPr>
            <w:color w:val="000000"/>
            <w:sz w:val="28"/>
          </w:rPr>
          <w:delText>по</w:delText>
        </w:r>
        <w:r w:rsidRPr="007226B0" w:rsidDel="00603107">
          <w:rPr>
            <w:color w:val="000000"/>
            <w:sz w:val="28"/>
            <w:szCs w:val="28"/>
          </w:rPr>
          <w:delText xml:space="preserve"> </w:delText>
        </w:r>
        <w:r w:rsidRPr="007226B0" w:rsidDel="00603107">
          <w:rPr>
            <w:color w:val="000000"/>
            <w:sz w:val="28"/>
          </w:rPr>
          <w:delText>полям</w:delText>
        </w:r>
        <w:r w:rsidRPr="007226B0" w:rsidDel="00603107">
          <w:rPr>
            <w:color w:val="000000"/>
            <w:sz w:val="28"/>
            <w:szCs w:val="28"/>
          </w:rPr>
          <w:delText xml:space="preserve"> «</w:delText>
        </w:r>
        <w:r w:rsidRPr="007226B0" w:rsidDel="00603107">
          <w:rPr>
            <w:color w:val="000000"/>
            <w:sz w:val="28"/>
          </w:rPr>
          <w:delText>сервис</w:delText>
        </w:r>
        <w:r w:rsidRPr="007226B0" w:rsidDel="00603107">
          <w:rPr>
            <w:color w:val="000000"/>
            <w:sz w:val="28"/>
            <w:szCs w:val="28"/>
          </w:rPr>
          <w:delText xml:space="preserve"> + </w:delText>
        </w:r>
        <w:r w:rsidRPr="007226B0" w:rsidDel="00603107">
          <w:rPr>
            <w:color w:val="000000"/>
            <w:sz w:val="28"/>
          </w:rPr>
          <w:delText>логин</w:delText>
        </w:r>
        <w:r w:rsidRPr="007226B0" w:rsidDel="00603107">
          <w:rPr>
            <w:color w:val="000000"/>
            <w:sz w:val="28"/>
            <w:szCs w:val="28"/>
          </w:rPr>
          <w:delText>».</w:delText>
        </w:r>
      </w:del>
    </w:p>
    <w:p w:rsidR="007A13E1" w:rsidRPr="007226B0" w:rsidDel="00603107" w:rsidRDefault="007A13E1" w:rsidP="00603107">
      <w:pPr>
        <w:rPr>
          <w:del w:id="3565" w:author="Sasha Azazlov" w:date="2026-05-27T11:02:00Z" w16du:dateUtc="2026-05-27T08:02:00Z"/>
          <w:color w:val="000000"/>
          <w:sz w:val="28"/>
          <w:szCs w:val="28"/>
        </w:rPr>
        <w:pPrChange w:id="3566" w:author="Sasha Azazlov" w:date="2026-05-27T11:02:00Z" w16du:dateUtc="2026-05-27T08:02:00Z">
          <w:pPr>
            <w:ind w:left="2160"/>
          </w:pPr>
        </w:pPrChange>
      </w:pPr>
    </w:p>
    <w:p w:rsidR="007A13E1" w:rsidRPr="007226B0" w:rsidDel="00603107" w:rsidRDefault="007A13E1" w:rsidP="00603107">
      <w:pPr>
        <w:rPr>
          <w:del w:id="3567" w:author="Sasha Azazlov" w:date="2026-05-27T11:02:00Z" w16du:dateUtc="2026-05-27T08:02:00Z"/>
          <w:color w:val="000000"/>
          <w:sz w:val="28"/>
          <w:szCs w:val="28"/>
        </w:rPr>
        <w:pPrChange w:id="3568" w:author="Sasha Azazlov" w:date="2026-05-27T11:02:00Z" w16du:dateUtc="2026-05-27T08:02:00Z">
          <w:pPr/>
        </w:pPrChange>
      </w:pPr>
      <w:del w:id="3569"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570" w:author="Sasha Azazlov" w:date="2026-05-27T10:43:00Z" w16du:dateUtc="2026-05-27T07:43:00Z">
        <w:r w:rsidR="00D90BF8" w:rsidDel="004C03E5">
          <w:rPr>
            <w:color w:val="000000"/>
            <w:sz w:val="28"/>
            <w:szCs w:val="28"/>
          </w:rPr>
          <w:delText>Н</w:delText>
        </w:r>
      </w:del>
      <w:del w:id="3571"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Шифратор</w:delText>
        </w:r>
        <w:r w:rsidRPr="007226B0" w:rsidDel="00603107">
          <w:rPr>
            <w:color w:val="000000"/>
            <w:sz w:val="28"/>
            <w:szCs w:val="28"/>
          </w:rPr>
          <w:delText xml:space="preserve"> </w:delText>
        </w:r>
        <w:r w:rsidRPr="007226B0" w:rsidDel="00603107">
          <w:rPr>
            <w:color w:val="000000"/>
            <w:sz w:val="28"/>
          </w:rPr>
          <w:delText>сообщений</w:delText>
        </w:r>
      </w:del>
    </w:p>
    <w:p w:rsidR="007A13E1" w:rsidRPr="007226B0" w:rsidDel="00603107" w:rsidRDefault="007A13E1" w:rsidP="00603107">
      <w:pPr>
        <w:rPr>
          <w:del w:id="3572" w:author="Sasha Azazlov" w:date="2026-05-27T11:02:00Z" w16du:dateUtc="2026-05-27T08:02:00Z"/>
          <w:color w:val="000000"/>
          <w:sz w:val="28"/>
          <w:szCs w:val="28"/>
        </w:rPr>
        <w:pPrChange w:id="3573" w:author="Sasha Azazlov" w:date="2026-05-27T11:02:00Z" w16du:dateUtc="2026-05-27T08:02:00Z">
          <w:pPr>
            <w:ind w:left="2160"/>
          </w:pPr>
        </w:pPrChange>
      </w:pPr>
    </w:p>
    <w:p w:rsidR="007A13E1" w:rsidRPr="007226B0" w:rsidDel="00603107" w:rsidRDefault="007A13E1" w:rsidP="00603107">
      <w:pPr>
        <w:rPr>
          <w:del w:id="3574" w:author="Sasha Azazlov" w:date="2026-05-27T11:02:00Z" w16du:dateUtc="2026-05-27T08:02:00Z"/>
          <w:color w:val="000000"/>
          <w:sz w:val="28"/>
          <w:szCs w:val="28"/>
        </w:rPr>
        <w:pPrChange w:id="3575" w:author="Sasha Azazlov" w:date="2026-05-27T11:02:00Z" w16du:dateUtc="2026-05-27T08:02:00Z">
          <w:pPr>
            <w:ind w:firstLine="708"/>
          </w:pPr>
        </w:pPrChange>
      </w:pPr>
      <w:del w:id="3576"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Перейдите</w:delText>
        </w:r>
        <w:r w:rsidRPr="007226B0" w:rsidDel="00603107">
          <w:rPr>
            <w:color w:val="000000"/>
            <w:sz w:val="28"/>
            <w:szCs w:val="28"/>
          </w:rPr>
          <w:delText xml:space="preserve"> </w:delText>
        </w:r>
        <w:r w:rsidRPr="007226B0" w:rsidDel="00603107">
          <w:rPr>
            <w:color w:val="000000"/>
            <w:sz w:val="28"/>
          </w:rPr>
          <w:delText>на</w:delText>
        </w:r>
        <w:r w:rsidRPr="007226B0" w:rsidDel="00603107">
          <w:rPr>
            <w:color w:val="000000"/>
            <w:sz w:val="28"/>
            <w:szCs w:val="28"/>
          </w:rPr>
          <w:delText xml:space="preserve"> </w:delText>
        </w:r>
        <w:r w:rsidRPr="007226B0" w:rsidDel="00603107">
          <w:rPr>
            <w:color w:val="000000"/>
            <w:sz w:val="28"/>
          </w:rPr>
          <w:delText>вкладку</w:delText>
        </w:r>
        <w:r w:rsidRPr="007226B0" w:rsidDel="00603107">
          <w:rPr>
            <w:color w:val="000000"/>
            <w:sz w:val="28"/>
            <w:szCs w:val="28"/>
          </w:rPr>
          <w:delText xml:space="preserve"> «</w:delText>
        </w:r>
        <w:r w:rsidRPr="007226B0" w:rsidDel="00603107">
          <w:rPr>
            <w:color w:val="000000"/>
            <w:sz w:val="28"/>
          </w:rPr>
          <w:delText>Шифратор</w:delText>
        </w:r>
        <w:r w:rsidRPr="007226B0" w:rsidDel="00603107">
          <w:rPr>
            <w:color w:val="000000"/>
            <w:sz w:val="28"/>
            <w:szCs w:val="28"/>
          </w:rPr>
          <w:delText>».</w:delText>
        </w:r>
      </w:del>
    </w:p>
    <w:p w:rsidR="007A13E1" w:rsidRPr="007226B0" w:rsidDel="00603107" w:rsidRDefault="007A13E1" w:rsidP="00603107">
      <w:pPr>
        <w:rPr>
          <w:del w:id="3577" w:author="Sasha Azazlov" w:date="2026-05-27T11:02:00Z" w16du:dateUtc="2026-05-27T08:02:00Z"/>
          <w:color w:val="000000"/>
          <w:sz w:val="28"/>
          <w:szCs w:val="28"/>
        </w:rPr>
        <w:pPrChange w:id="3578" w:author="Sasha Azazlov" w:date="2026-05-27T11:02:00Z" w16du:dateUtc="2026-05-27T08:02:00Z">
          <w:pPr>
            <w:ind w:firstLine="708"/>
          </w:pPr>
        </w:pPrChange>
      </w:pPr>
      <w:del w:id="3579"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Введите</w:delText>
        </w:r>
        <w:r w:rsidRPr="007226B0" w:rsidDel="00603107">
          <w:rPr>
            <w:color w:val="000000"/>
            <w:sz w:val="28"/>
            <w:szCs w:val="28"/>
          </w:rPr>
          <w:delText xml:space="preserve"> </w:delText>
        </w:r>
        <w:r w:rsidRPr="007226B0" w:rsidDel="00603107">
          <w:rPr>
            <w:color w:val="000000"/>
            <w:sz w:val="28"/>
          </w:rPr>
          <w:delText>текст</w:delText>
        </w:r>
        <w:r w:rsidRPr="007226B0" w:rsidDel="00603107">
          <w:rPr>
            <w:color w:val="000000"/>
            <w:sz w:val="28"/>
            <w:szCs w:val="28"/>
          </w:rPr>
          <w:delText xml:space="preserve"> </w:delText>
        </w:r>
        <w:r w:rsidRPr="007226B0" w:rsidDel="00603107">
          <w:rPr>
            <w:color w:val="000000"/>
            <w:sz w:val="28"/>
          </w:rPr>
          <w:delText>сообщения</w:delText>
        </w:r>
        <w:r w:rsidRPr="007226B0" w:rsidDel="00603107">
          <w:rPr>
            <w:color w:val="000000"/>
            <w:sz w:val="28"/>
            <w:szCs w:val="28"/>
          </w:rPr>
          <w:delText>.</w:delText>
        </w:r>
      </w:del>
    </w:p>
    <w:p w:rsidR="007A13E1" w:rsidRPr="007226B0" w:rsidDel="00603107" w:rsidRDefault="007A13E1" w:rsidP="00603107">
      <w:pPr>
        <w:rPr>
          <w:del w:id="3580" w:author="Sasha Azazlov" w:date="2026-05-27T11:02:00Z" w16du:dateUtc="2026-05-27T08:02:00Z"/>
          <w:color w:val="000000"/>
          <w:sz w:val="28"/>
          <w:szCs w:val="28"/>
        </w:rPr>
        <w:pPrChange w:id="3581" w:author="Sasha Azazlov" w:date="2026-05-27T11:02:00Z" w16du:dateUtc="2026-05-27T08:02:00Z">
          <w:pPr>
            <w:ind w:firstLine="708"/>
          </w:pPr>
        </w:pPrChange>
      </w:pPr>
      <w:del w:id="3582"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Введите</w:delText>
        </w:r>
        <w:r w:rsidRPr="007226B0" w:rsidDel="00603107">
          <w:rPr>
            <w:color w:val="000000"/>
            <w:sz w:val="28"/>
            <w:szCs w:val="28"/>
          </w:rPr>
          <w:delText xml:space="preserve"> </w:delText>
        </w:r>
        <w:r w:rsidRPr="007226B0" w:rsidDel="00603107">
          <w:rPr>
            <w:color w:val="000000"/>
            <w:sz w:val="28"/>
          </w:rPr>
          <w:delText>ключ</w:delText>
        </w:r>
        <w:r w:rsidRPr="007226B0" w:rsidDel="00603107">
          <w:rPr>
            <w:color w:val="000000"/>
            <w:sz w:val="28"/>
            <w:szCs w:val="28"/>
          </w:rPr>
          <w:delText xml:space="preserve"> </w:delText>
        </w:r>
        <w:r w:rsidRPr="007226B0" w:rsidDel="00603107">
          <w:rPr>
            <w:color w:val="000000"/>
            <w:sz w:val="28"/>
          </w:rPr>
          <w:delText>шифрования</w:delText>
        </w:r>
        <w:r w:rsidRPr="007226B0" w:rsidDel="00603107">
          <w:rPr>
            <w:color w:val="000000"/>
            <w:sz w:val="28"/>
            <w:szCs w:val="28"/>
          </w:rPr>
          <w:delText xml:space="preserve"> (</w:delText>
        </w:r>
        <w:r w:rsidRPr="007226B0" w:rsidDel="00603107">
          <w:rPr>
            <w:color w:val="000000"/>
            <w:sz w:val="28"/>
          </w:rPr>
          <w:delText>парольную</w:delText>
        </w:r>
        <w:r w:rsidRPr="007226B0" w:rsidDel="00603107">
          <w:rPr>
            <w:color w:val="000000"/>
            <w:sz w:val="28"/>
            <w:szCs w:val="28"/>
          </w:rPr>
          <w:delText xml:space="preserve"> </w:delText>
        </w:r>
        <w:r w:rsidRPr="007226B0" w:rsidDel="00603107">
          <w:rPr>
            <w:color w:val="000000"/>
            <w:sz w:val="28"/>
          </w:rPr>
          <w:delText>фразу</w:delText>
        </w:r>
        <w:r w:rsidRPr="007226B0" w:rsidDel="00603107">
          <w:rPr>
            <w:color w:val="000000"/>
            <w:sz w:val="28"/>
            <w:szCs w:val="28"/>
          </w:rPr>
          <w:delText>).</w:delText>
        </w:r>
      </w:del>
    </w:p>
    <w:p w:rsidR="007A13E1" w:rsidRPr="007226B0" w:rsidDel="00603107" w:rsidRDefault="007A13E1" w:rsidP="00603107">
      <w:pPr>
        <w:rPr>
          <w:del w:id="3583" w:author="Sasha Azazlov" w:date="2026-05-27T11:02:00Z" w16du:dateUtc="2026-05-27T08:02:00Z"/>
          <w:color w:val="000000"/>
          <w:sz w:val="28"/>
          <w:szCs w:val="28"/>
        </w:rPr>
        <w:pPrChange w:id="3584" w:author="Sasha Azazlov" w:date="2026-05-27T11:02:00Z" w16du:dateUtc="2026-05-27T08:02:00Z">
          <w:pPr>
            <w:ind w:firstLine="708"/>
          </w:pPr>
        </w:pPrChange>
      </w:pPr>
      <w:del w:id="3585" w:author="Sasha Azazlov" w:date="2026-05-27T11:02:00Z" w16du:dateUtc="2026-05-27T08:02:00Z">
        <w:r w:rsidRPr="007226B0" w:rsidDel="00603107">
          <w:rPr>
            <w:color w:val="000000"/>
            <w:sz w:val="28"/>
            <w:szCs w:val="28"/>
          </w:rPr>
          <w:delText xml:space="preserve">4.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Зашифровать</w:delText>
        </w:r>
        <w:r w:rsidRPr="007226B0" w:rsidDel="00603107">
          <w:rPr>
            <w:color w:val="000000"/>
            <w:sz w:val="28"/>
            <w:szCs w:val="28"/>
          </w:rPr>
          <w:delText xml:space="preserve">» — </w:delText>
        </w:r>
        <w:r w:rsidRPr="007226B0" w:rsidDel="00603107">
          <w:rPr>
            <w:color w:val="000000"/>
            <w:sz w:val="28"/>
          </w:rPr>
          <w:delText>получите</w:delText>
        </w:r>
        <w:r w:rsidRPr="007226B0" w:rsidDel="00603107">
          <w:rPr>
            <w:color w:val="000000"/>
            <w:sz w:val="28"/>
            <w:szCs w:val="28"/>
          </w:rPr>
          <w:delText xml:space="preserve"> </w:delText>
        </w:r>
        <w:r w:rsidRPr="007226B0" w:rsidDel="00603107">
          <w:rPr>
            <w:color w:val="000000"/>
            <w:sz w:val="28"/>
          </w:rPr>
          <w:delText>зашифрованный</w:delText>
        </w:r>
        <w:r w:rsidRPr="007226B0" w:rsidDel="00603107">
          <w:rPr>
            <w:color w:val="000000"/>
            <w:sz w:val="28"/>
            <w:szCs w:val="28"/>
          </w:rPr>
          <w:delText xml:space="preserve"> </w:delText>
        </w:r>
        <w:r w:rsidRPr="007226B0" w:rsidDel="00603107">
          <w:rPr>
            <w:color w:val="000000"/>
            <w:sz w:val="28"/>
          </w:rPr>
          <w:delText>текст</w:delText>
        </w:r>
        <w:r w:rsidRPr="007226B0" w:rsidDel="00603107">
          <w:rPr>
            <w:color w:val="000000"/>
            <w:sz w:val="28"/>
            <w:szCs w:val="28"/>
          </w:rPr>
          <w:delText>.</w:delText>
        </w:r>
      </w:del>
    </w:p>
    <w:p w:rsidR="007A13E1" w:rsidRPr="007226B0" w:rsidDel="00603107" w:rsidRDefault="007A13E1" w:rsidP="00603107">
      <w:pPr>
        <w:rPr>
          <w:del w:id="3586" w:author="Sasha Azazlov" w:date="2026-05-27T11:02:00Z" w16du:dateUtc="2026-05-27T08:02:00Z"/>
          <w:color w:val="000000"/>
          <w:sz w:val="28"/>
          <w:szCs w:val="28"/>
        </w:rPr>
        <w:pPrChange w:id="3587" w:author="Sasha Azazlov" w:date="2026-05-27T11:02:00Z" w16du:dateUtc="2026-05-27T08:02:00Z">
          <w:pPr>
            <w:ind w:left="708"/>
          </w:pPr>
        </w:pPrChange>
      </w:pPr>
      <w:del w:id="3588" w:author="Sasha Azazlov" w:date="2026-05-27T11:02:00Z" w16du:dateUtc="2026-05-27T08:02:00Z">
        <w:r w:rsidRPr="007226B0" w:rsidDel="00603107">
          <w:rPr>
            <w:color w:val="000000"/>
            <w:sz w:val="28"/>
            <w:szCs w:val="28"/>
          </w:rPr>
          <w:delText xml:space="preserve">5. </w:delText>
        </w:r>
        <w:r w:rsidRPr="007226B0" w:rsidDel="00603107">
          <w:rPr>
            <w:color w:val="000000"/>
            <w:sz w:val="28"/>
          </w:rPr>
          <w:delText>Для</w:delText>
        </w:r>
        <w:r w:rsidRPr="007226B0" w:rsidDel="00603107">
          <w:rPr>
            <w:color w:val="000000"/>
            <w:sz w:val="28"/>
            <w:szCs w:val="28"/>
          </w:rPr>
          <w:delText xml:space="preserve"> </w:delText>
        </w:r>
        <w:r w:rsidRPr="007226B0" w:rsidDel="00603107">
          <w:rPr>
            <w:color w:val="000000"/>
            <w:sz w:val="28"/>
          </w:rPr>
          <w:delText>дешифрования</w:delText>
        </w:r>
        <w:r w:rsidRPr="007226B0" w:rsidDel="00603107">
          <w:rPr>
            <w:color w:val="000000"/>
            <w:sz w:val="28"/>
            <w:szCs w:val="28"/>
          </w:rPr>
          <w:delText xml:space="preserve"> </w:delText>
        </w:r>
        <w:r w:rsidRPr="007226B0" w:rsidDel="00603107">
          <w:rPr>
            <w:color w:val="000000"/>
            <w:sz w:val="28"/>
          </w:rPr>
          <w:delText>вставьте</w:delText>
        </w:r>
        <w:r w:rsidRPr="007226B0" w:rsidDel="00603107">
          <w:rPr>
            <w:color w:val="000000"/>
            <w:sz w:val="28"/>
            <w:szCs w:val="28"/>
          </w:rPr>
          <w:delText xml:space="preserve"> </w:delText>
        </w:r>
        <w:r w:rsidRPr="007226B0" w:rsidDel="00603107">
          <w:rPr>
            <w:color w:val="000000"/>
            <w:sz w:val="28"/>
          </w:rPr>
          <w:delText>зашифрованный</w:delText>
        </w:r>
        <w:r w:rsidRPr="007226B0" w:rsidDel="00603107">
          <w:rPr>
            <w:color w:val="000000"/>
            <w:sz w:val="28"/>
            <w:szCs w:val="28"/>
          </w:rPr>
          <w:delText xml:space="preserve"> </w:delText>
        </w:r>
        <w:r w:rsidRPr="007226B0" w:rsidDel="00603107">
          <w:rPr>
            <w:color w:val="000000"/>
            <w:sz w:val="28"/>
          </w:rPr>
          <w:delText>текст</w:delText>
        </w:r>
        <w:r w:rsidRPr="007226B0" w:rsidDel="00603107">
          <w:rPr>
            <w:color w:val="000000"/>
            <w:sz w:val="28"/>
            <w:szCs w:val="28"/>
          </w:rPr>
          <w:delText xml:space="preserve">, </w:delText>
        </w:r>
        <w:r w:rsidRPr="007226B0" w:rsidDel="00603107">
          <w:rPr>
            <w:color w:val="000000"/>
            <w:sz w:val="28"/>
          </w:rPr>
          <w:delText>введите</w:delText>
        </w:r>
        <w:r w:rsidRPr="007226B0" w:rsidDel="00603107">
          <w:rPr>
            <w:color w:val="000000"/>
            <w:sz w:val="28"/>
            <w:szCs w:val="28"/>
          </w:rPr>
          <w:delText xml:space="preserve"> </w:delText>
        </w:r>
        <w:r w:rsidRPr="007226B0" w:rsidDel="00603107">
          <w:rPr>
            <w:color w:val="000000"/>
            <w:sz w:val="28"/>
          </w:rPr>
          <w:delText>ключ</w:delText>
        </w:r>
        <w:r w:rsidRPr="007226B0" w:rsidDel="00603107">
          <w:rPr>
            <w:color w:val="000000"/>
            <w:sz w:val="28"/>
            <w:szCs w:val="28"/>
          </w:rPr>
          <w:delText xml:space="preserve"> </w:delText>
        </w:r>
        <w:r w:rsidRPr="007226B0" w:rsidDel="00603107">
          <w:rPr>
            <w:color w:val="000000"/>
            <w:sz w:val="28"/>
          </w:rPr>
          <w:delText>и</w:delText>
        </w:r>
        <w:r w:rsidRPr="007226B0" w:rsidDel="00603107">
          <w:rPr>
            <w:color w:val="000000"/>
            <w:sz w:val="28"/>
            <w:szCs w:val="28"/>
          </w:rPr>
          <w:delText xml:space="preserve"> </w:delText>
        </w:r>
        <w:r w:rsidRPr="007226B0" w:rsidDel="00603107">
          <w:rPr>
            <w:color w:val="000000"/>
            <w:sz w:val="28"/>
          </w:rPr>
          <w:delText>нажмите</w:delText>
        </w:r>
        <w:r w:rsidRPr="007226B0" w:rsidDel="00603107">
          <w:rPr>
            <w:color w:val="000000"/>
            <w:sz w:val="28"/>
            <w:szCs w:val="28"/>
          </w:rPr>
          <w:delText xml:space="preserve"> «</w:delText>
        </w:r>
        <w:r w:rsidRPr="007226B0" w:rsidDel="00603107">
          <w:rPr>
            <w:color w:val="000000"/>
            <w:sz w:val="28"/>
          </w:rPr>
          <w:delText>Расшифровать</w:delText>
        </w:r>
        <w:r w:rsidRPr="007226B0" w:rsidDel="00603107">
          <w:rPr>
            <w:color w:val="000000"/>
            <w:sz w:val="28"/>
            <w:szCs w:val="28"/>
          </w:rPr>
          <w:delText>».</w:delText>
        </w:r>
      </w:del>
    </w:p>
    <w:p w:rsidR="007A13E1" w:rsidRPr="007226B0" w:rsidDel="00603107" w:rsidRDefault="007A13E1" w:rsidP="00603107">
      <w:pPr>
        <w:rPr>
          <w:del w:id="3589" w:author="Sasha Azazlov" w:date="2026-05-27T11:02:00Z" w16du:dateUtc="2026-05-27T08:02:00Z"/>
          <w:color w:val="000000"/>
          <w:sz w:val="28"/>
          <w:szCs w:val="28"/>
        </w:rPr>
        <w:pPrChange w:id="3590" w:author="Sasha Azazlov" w:date="2026-05-27T11:02:00Z" w16du:dateUtc="2026-05-27T08:02:00Z">
          <w:pPr>
            <w:ind w:left="2160"/>
          </w:pPr>
        </w:pPrChange>
      </w:pPr>
    </w:p>
    <w:p w:rsidR="007A13E1" w:rsidRPr="007226B0" w:rsidDel="00603107" w:rsidRDefault="007A13E1" w:rsidP="00603107">
      <w:pPr>
        <w:rPr>
          <w:del w:id="3591" w:author="Sasha Azazlov" w:date="2026-05-27T11:02:00Z" w16du:dateUtc="2026-05-27T08:02:00Z"/>
          <w:color w:val="000000"/>
          <w:sz w:val="28"/>
          <w:szCs w:val="28"/>
        </w:rPr>
        <w:pPrChange w:id="3592" w:author="Sasha Azazlov" w:date="2026-05-27T11:02:00Z" w16du:dateUtc="2026-05-27T08:02:00Z">
          <w:pPr/>
        </w:pPrChange>
      </w:pPr>
      <w:del w:id="3593" w:author="Sasha Azazlov" w:date="2026-05-27T11:02:00Z" w16du:dateUtc="2026-05-27T08:02:00Z">
        <w:r w:rsidRPr="007226B0" w:rsidDel="00603107">
          <w:rPr>
            <w:color w:val="000000"/>
            <w:sz w:val="28"/>
            <w:szCs w:val="28"/>
          </w:rPr>
          <w:br w:type="page"/>
        </w:r>
        <w:r w:rsidR="00D90BF8" w:rsidDel="00603107">
          <w:rPr>
            <w:color w:val="000000"/>
            <w:sz w:val="28"/>
            <w:szCs w:val="28"/>
          </w:rPr>
          <w:delText xml:space="preserve">Приложение </w:delText>
        </w:r>
      </w:del>
      <w:del w:id="3594" w:author="Sasha Azazlov" w:date="2026-05-27T10:43:00Z" w16du:dateUtc="2026-05-27T07:43:00Z">
        <w:r w:rsidR="009936A1" w:rsidDel="004C03E5">
          <w:rPr>
            <w:color w:val="000000"/>
            <w:sz w:val="28"/>
            <w:szCs w:val="28"/>
          </w:rPr>
          <w:delText>О</w:delText>
        </w:r>
      </w:del>
      <w:del w:id="3595" w:author="Sasha Azazlov" w:date="2026-05-27T11:02:00Z" w16du:dateUtc="2026-05-27T08:02:00Z">
        <w:r w:rsidRPr="007226B0" w:rsidDel="00603107">
          <w:rPr>
            <w:color w:val="000000"/>
            <w:sz w:val="28"/>
            <w:szCs w:val="28"/>
          </w:rPr>
          <w:delText xml:space="preserve">. </w:delText>
        </w:r>
        <w:r w:rsidRPr="007226B0" w:rsidDel="00603107">
          <w:rPr>
            <w:color w:val="000000"/>
            <w:sz w:val="28"/>
          </w:rPr>
          <w:delText>Журнал</w:delText>
        </w:r>
        <w:r w:rsidRPr="007226B0" w:rsidDel="00603107">
          <w:rPr>
            <w:color w:val="000000"/>
            <w:sz w:val="28"/>
            <w:szCs w:val="28"/>
          </w:rPr>
          <w:delText xml:space="preserve"> </w:delText>
        </w:r>
        <w:r w:rsidRPr="007226B0" w:rsidDel="00603107">
          <w:rPr>
            <w:color w:val="000000"/>
            <w:sz w:val="28"/>
          </w:rPr>
          <w:delText>безопасности</w:delText>
        </w:r>
      </w:del>
    </w:p>
    <w:p w:rsidR="007A13E1" w:rsidRPr="007226B0" w:rsidDel="00603107" w:rsidRDefault="007A13E1" w:rsidP="00603107">
      <w:pPr>
        <w:rPr>
          <w:del w:id="3596" w:author="Sasha Azazlov" w:date="2026-05-27T11:02:00Z" w16du:dateUtc="2026-05-27T08:02:00Z"/>
          <w:color w:val="000000"/>
          <w:sz w:val="28"/>
          <w:szCs w:val="28"/>
        </w:rPr>
        <w:pPrChange w:id="3597" w:author="Sasha Azazlov" w:date="2026-05-27T11:02:00Z" w16du:dateUtc="2026-05-27T08:02:00Z">
          <w:pPr>
            <w:ind w:left="2160"/>
          </w:pPr>
        </w:pPrChange>
      </w:pPr>
    </w:p>
    <w:p w:rsidR="007A13E1" w:rsidRPr="007226B0" w:rsidDel="00603107" w:rsidRDefault="007A13E1" w:rsidP="00603107">
      <w:pPr>
        <w:rPr>
          <w:del w:id="3598" w:author="Sasha Azazlov" w:date="2026-05-27T11:02:00Z" w16du:dateUtc="2026-05-27T08:02:00Z"/>
          <w:color w:val="000000"/>
          <w:sz w:val="28"/>
          <w:szCs w:val="28"/>
        </w:rPr>
        <w:pPrChange w:id="3599" w:author="Sasha Azazlov" w:date="2026-05-27T11:02:00Z" w16du:dateUtc="2026-05-27T08:02:00Z">
          <w:pPr>
            <w:ind w:firstLine="708"/>
          </w:pPr>
        </w:pPrChange>
      </w:pPr>
      <w:del w:id="3600" w:author="Sasha Azazlov" w:date="2026-05-27T11:02:00Z" w16du:dateUtc="2026-05-27T08:02:00Z">
        <w:r w:rsidRPr="007226B0" w:rsidDel="00603107">
          <w:rPr>
            <w:color w:val="000000"/>
            <w:sz w:val="28"/>
            <w:szCs w:val="28"/>
          </w:rPr>
          <w:delText xml:space="preserve">1. </w:delText>
        </w:r>
        <w:r w:rsidRPr="007226B0" w:rsidDel="00603107">
          <w:rPr>
            <w:color w:val="000000"/>
            <w:sz w:val="28"/>
          </w:rPr>
          <w:delText>В</w:delText>
        </w:r>
        <w:r w:rsidRPr="007226B0" w:rsidDel="00603107">
          <w:rPr>
            <w:color w:val="000000"/>
            <w:sz w:val="28"/>
            <w:szCs w:val="28"/>
          </w:rPr>
          <w:delText xml:space="preserve"> </w:delText>
        </w:r>
        <w:r w:rsidRPr="007226B0" w:rsidDel="00603107">
          <w:rPr>
            <w:color w:val="000000"/>
            <w:sz w:val="28"/>
          </w:rPr>
          <w:delText>настройках</w:delText>
        </w:r>
        <w:r w:rsidRPr="007226B0" w:rsidDel="00603107">
          <w:rPr>
            <w:color w:val="000000"/>
            <w:sz w:val="28"/>
            <w:szCs w:val="28"/>
          </w:rPr>
          <w:delText xml:space="preserve"> </w:delText>
        </w:r>
        <w:r w:rsidRPr="007226B0" w:rsidDel="00603107">
          <w:rPr>
            <w:color w:val="000000"/>
            <w:sz w:val="28"/>
          </w:rPr>
          <w:delText>откройте</w:delText>
        </w:r>
        <w:r w:rsidRPr="007226B0" w:rsidDel="00603107">
          <w:rPr>
            <w:color w:val="000000"/>
            <w:sz w:val="28"/>
            <w:szCs w:val="28"/>
          </w:rPr>
          <w:delText xml:space="preserve"> «</w:delText>
        </w:r>
        <w:r w:rsidRPr="007226B0" w:rsidDel="00603107">
          <w:rPr>
            <w:color w:val="000000"/>
            <w:sz w:val="28"/>
          </w:rPr>
          <w:delText>Журнал</w:delText>
        </w:r>
        <w:r w:rsidRPr="007226B0" w:rsidDel="00603107">
          <w:rPr>
            <w:color w:val="000000"/>
            <w:sz w:val="28"/>
            <w:szCs w:val="28"/>
          </w:rPr>
          <w:delText xml:space="preserve"> </w:delText>
        </w:r>
        <w:r w:rsidRPr="007226B0" w:rsidDel="00603107">
          <w:rPr>
            <w:color w:val="000000"/>
            <w:sz w:val="28"/>
          </w:rPr>
          <w:delText>событий</w:delText>
        </w:r>
        <w:r w:rsidRPr="007226B0" w:rsidDel="00603107">
          <w:rPr>
            <w:color w:val="000000"/>
            <w:sz w:val="28"/>
            <w:szCs w:val="28"/>
          </w:rPr>
          <w:delText>».</w:delText>
        </w:r>
      </w:del>
    </w:p>
    <w:p w:rsidR="007A13E1" w:rsidRPr="007226B0" w:rsidDel="00603107" w:rsidRDefault="007A13E1" w:rsidP="00603107">
      <w:pPr>
        <w:rPr>
          <w:del w:id="3601" w:author="Sasha Azazlov" w:date="2026-05-27T11:02:00Z" w16du:dateUtc="2026-05-27T08:02:00Z"/>
          <w:color w:val="000000"/>
          <w:sz w:val="28"/>
          <w:szCs w:val="28"/>
        </w:rPr>
        <w:pPrChange w:id="3602" w:author="Sasha Azazlov" w:date="2026-05-27T11:02:00Z" w16du:dateUtc="2026-05-27T08:02:00Z">
          <w:pPr>
            <w:ind w:left="708"/>
          </w:pPr>
        </w:pPrChange>
      </w:pPr>
      <w:del w:id="3603" w:author="Sasha Azazlov" w:date="2026-05-27T11:02:00Z" w16du:dateUtc="2026-05-27T08:02:00Z">
        <w:r w:rsidRPr="007226B0" w:rsidDel="00603107">
          <w:rPr>
            <w:color w:val="000000"/>
            <w:sz w:val="28"/>
            <w:szCs w:val="28"/>
          </w:rPr>
          <w:delText xml:space="preserve">2. </w:delText>
        </w:r>
        <w:r w:rsidRPr="007226B0" w:rsidDel="00603107">
          <w:rPr>
            <w:color w:val="000000"/>
            <w:sz w:val="28"/>
          </w:rPr>
          <w:delText>Просматривайте</w:delText>
        </w:r>
        <w:r w:rsidRPr="007226B0" w:rsidDel="00603107">
          <w:rPr>
            <w:color w:val="000000"/>
            <w:sz w:val="28"/>
            <w:szCs w:val="28"/>
          </w:rPr>
          <w:delText xml:space="preserve"> </w:delText>
        </w:r>
        <w:r w:rsidRPr="007226B0" w:rsidDel="00603107">
          <w:rPr>
            <w:color w:val="000000"/>
            <w:sz w:val="28"/>
          </w:rPr>
          <w:delText>историю</w:delText>
        </w:r>
        <w:r w:rsidRPr="007226B0" w:rsidDel="00603107">
          <w:rPr>
            <w:color w:val="000000"/>
            <w:sz w:val="28"/>
            <w:szCs w:val="28"/>
          </w:rPr>
          <w:delText xml:space="preserve"> </w:delText>
        </w:r>
        <w:r w:rsidRPr="007226B0" w:rsidDel="00603107">
          <w:rPr>
            <w:color w:val="000000"/>
            <w:sz w:val="28"/>
          </w:rPr>
          <w:delText>операций</w:delText>
        </w:r>
        <w:r w:rsidRPr="007226B0" w:rsidDel="00603107">
          <w:rPr>
            <w:color w:val="000000"/>
            <w:sz w:val="28"/>
            <w:szCs w:val="28"/>
          </w:rPr>
          <w:delText xml:space="preserve">: </w:delText>
        </w:r>
        <w:r w:rsidRPr="007226B0" w:rsidDel="00603107">
          <w:rPr>
            <w:color w:val="000000"/>
            <w:sz w:val="28"/>
          </w:rPr>
          <w:delText>входы</w:delText>
        </w:r>
        <w:r w:rsidRPr="007226B0" w:rsidDel="00603107">
          <w:rPr>
            <w:color w:val="000000"/>
            <w:sz w:val="28"/>
            <w:szCs w:val="28"/>
          </w:rPr>
          <w:delText xml:space="preserve">, </w:delText>
        </w:r>
        <w:r w:rsidRPr="007226B0" w:rsidDel="00603107">
          <w:rPr>
            <w:color w:val="000000"/>
            <w:sz w:val="28"/>
          </w:rPr>
          <w:delText>создание</w:delText>
        </w:r>
        <w:r w:rsidRPr="007226B0" w:rsidDel="00603107">
          <w:rPr>
            <w:color w:val="000000"/>
            <w:sz w:val="28"/>
            <w:szCs w:val="28"/>
          </w:rPr>
          <w:delText xml:space="preserve">, </w:delText>
        </w:r>
        <w:r w:rsidRPr="007226B0" w:rsidDel="00603107">
          <w:rPr>
            <w:color w:val="000000"/>
            <w:sz w:val="28"/>
          </w:rPr>
          <w:delText>изменение</w:delText>
        </w:r>
        <w:r w:rsidRPr="007226B0" w:rsidDel="00603107">
          <w:rPr>
            <w:color w:val="000000"/>
            <w:sz w:val="28"/>
            <w:szCs w:val="28"/>
          </w:rPr>
          <w:delText xml:space="preserve">, </w:delText>
        </w:r>
        <w:r w:rsidRPr="007226B0" w:rsidDel="00603107">
          <w:rPr>
            <w:color w:val="000000"/>
            <w:sz w:val="28"/>
          </w:rPr>
          <w:delText>удаление</w:delText>
        </w:r>
        <w:r w:rsidRPr="007226B0" w:rsidDel="00603107">
          <w:rPr>
            <w:color w:val="000000"/>
            <w:sz w:val="28"/>
            <w:szCs w:val="28"/>
          </w:rPr>
          <w:delText xml:space="preserve"> </w:delText>
        </w:r>
        <w:r w:rsidRPr="007226B0" w:rsidDel="00603107">
          <w:rPr>
            <w:color w:val="000000"/>
            <w:sz w:val="28"/>
          </w:rPr>
          <w:delText>паролей</w:delText>
        </w:r>
        <w:r w:rsidRPr="007226B0" w:rsidDel="00603107">
          <w:rPr>
            <w:color w:val="000000"/>
            <w:sz w:val="28"/>
            <w:szCs w:val="28"/>
          </w:rPr>
          <w:delText xml:space="preserve">, </w:delText>
        </w:r>
        <w:r w:rsidRPr="007226B0" w:rsidDel="00603107">
          <w:rPr>
            <w:color w:val="000000"/>
            <w:sz w:val="28"/>
          </w:rPr>
          <w:delText>экспорт</w:delText>
        </w:r>
        <w:r w:rsidRPr="007226B0" w:rsidDel="00603107">
          <w:rPr>
            <w:color w:val="000000"/>
            <w:sz w:val="28"/>
            <w:szCs w:val="28"/>
          </w:rPr>
          <w:delText>/</w:delText>
        </w:r>
        <w:r w:rsidRPr="007226B0" w:rsidDel="00603107">
          <w:rPr>
            <w:color w:val="000000"/>
            <w:sz w:val="28"/>
          </w:rPr>
          <w:delText>импорт</w:delText>
        </w:r>
        <w:r w:rsidRPr="007226B0" w:rsidDel="00603107">
          <w:rPr>
            <w:color w:val="000000"/>
            <w:sz w:val="28"/>
            <w:szCs w:val="28"/>
          </w:rPr>
          <w:delText>.</w:delText>
        </w:r>
      </w:del>
    </w:p>
    <w:p w:rsidR="007A13E1" w:rsidRPr="007226B0" w:rsidDel="00603107" w:rsidRDefault="007A13E1" w:rsidP="00603107">
      <w:pPr>
        <w:rPr>
          <w:del w:id="3604" w:author="Sasha Azazlov" w:date="2026-05-27T11:02:00Z" w16du:dateUtc="2026-05-27T08:02:00Z"/>
          <w:color w:val="000000"/>
          <w:sz w:val="28"/>
          <w:szCs w:val="28"/>
        </w:rPr>
        <w:pPrChange w:id="3605" w:author="Sasha Azazlov" w:date="2026-05-27T11:02:00Z" w16du:dateUtc="2026-05-27T08:02:00Z">
          <w:pPr>
            <w:ind w:firstLine="708"/>
          </w:pPr>
        </w:pPrChange>
      </w:pPr>
      <w:del w:id="3606" w:author="Sasha Azazlov" w:date="2026-05-27T11:02:00Z" w16du:dateUtc="2026-05-27T08:02:00Z">
        <w:r w:rsidRPr="007226B0" w:rsidDel="00603107">
          <w:rPr>
            <w:color w:val="000000"/>
            <w:sz w:val="28"/>
            <w:szCs w:val="28"/>
          </w:rPr>
          <w:delText xml:space="preserve">3. </w:delText>
        </w:r>
        <w:r w:rsidRPr="007226B0" w:rsidDel="00603107">
          <w:rPr>
            <w:color w:val="000000"/>
            <w:sz w:val="28"/>
          </w:rPr>
          <w:delText>Используйте</w:delText>
        </w:r>
        <w:r w:rsidRPr="007226B0" w:rsidDel="00603107">
          <w:rPr>
            <w:color w:val="000000"/>
            <w:sz w:val="28"/>
            <w:szCs w:val="28"/>
          </w:rPr>
          <w:delText xml:space="preserve"> </w:delText>
        </w:r>
        <w:r w:rsidRPr="007226B0" w:rsidDel="00603107">
          <w:rPr>
            <w:color w:val="000000"/>
            <w:sz w:val="28"/>
          </w:rPr>
          <w:delText>фильтры</w:delText>
        </w:r>
        <w:r w:rsidRPr="007226B0" w:rsidDel="00603107">
          <w:rPr>
            <w:color w:val="000000"/>
            <w:sz w:val="28"/>
            <w:szCs w:val="28"/>
          </w:rPr>
          <w:delText xml:space="preserve"> </w:delText>
        </w:r>
        <w:r w:rsidRPr="007226B0" w:rsidDel="00603107">
          <w:rPr>
            <w:color w:val="000000"/>
            <w:sz w:val="28"/>
          </w:rPr>
          <w:delText>по</w:delText>
        </w:r>
        <w:r w:rsidRPr="007226B0" w:rsidDel="00603107">
          <w:rPr>
            <w:color w:val="000000"/>
            <w:sz w:val="28"/>
            <w:szCs w:val="28"/>
          </w:rPr>
          <w:delText xml:space="preserve"> </w:delText>
        </w:r>
        <w:r w:rsidRPr="007226B0" w:rsidDel="00603107">
          <w:rPr>
            <w:color w:val="000000"/>
            <w:sz w:val="28"/>
          </w:rPr>
          <w:delText>типу</w:delText>
        </w:r>
        <w:r w:rsidRPr="007226B0" w:rsidDel="00603107">
          <w:rPr>
            <w:color w:val="000000"/>
            <w:sz w:val="28"/>
            <w:szCs w:val="28"/>
          </w:rPr>
          <w:delText xml:space="preserve"> </w:delText>
        </w:r>
        <w:r w:rsidRPr="007226B0" w:rsidDel="00603107">
          <w:rPr>
            <w:color w:val="000000"/>
            <w:sz w:val="28"/>
          </w:rPr>
          <w:delText>события</w:delText>
        </w:r>
        <w:r w:rsidRPr="007226B0" w:rsidDel="00603107">
          <w:rPr>
            <w:color w:val="000000"/>
            <w:sz w:val="28"/>
            <w:szCs w:val="28"/>
          </w:rPr>
          <w:delText xml:space="preserve"> </w:delText>
        </w:r>
        <w:r w:rsidRPr="007226B0" w:rsidDel="00603107">
          <w:rPr>
            <w:color w:val="000000"/>
            <w:sz w:val="28"/>
          </w:rPr>
          <w:delText>и</w:delText>
        </w:r>
        <w:r w:rsidRPr="007226B0" w:rsidDel="00603107">
          <w:rPr>
            <w:color w:val="000000"/>
            <w:sz w:val="28"/>
            <w:szCs w:val="28"/>
          </w:rPr>
          <w:delText xml:space="preserve"> </w:delText>
        </w:r>
        <w:r w:rsidRPr="007226B0" w:rsidDel="00603107">
          <w:rPr>
            <w:color w:val="000000"/>
            <w:sz w:val="28"/>
          </w:rPr>
          <w:delText>дате</w:delText>
        </w:r>
        <w:r w:rsidRPr="007226B0" w:rsidDel="00603107">
          <w:rPr>
            <w:color w:val="000000"/>
            <w:sz w:val="28"/>
            <w:szCs w:val="28"/>
          </w:rPr>
          <w:delText>.</w:delText>
        </w:r>
      </w:del>
    </w:p>
    <w:p w:rsidR="007A13E1" w:rsidRPr="007226B0" w:rsidRDefault="007A13E1" w:rsidP="00603107">
      <w:pPr>
        <w:rPr>
          <w:color w:val="000000"/>
          <w:sz w:val="28"/>
          <w:szCs w:val="28"/>
        </w:rPr>
        <w:pPrChange w:id="3607" w:author="Sasha Azazlov" w:date="2026-05-27T11:02:00Z" w16du:dateUtc="2026-05-27T08:02:00Z">
          <w:pPr>
            <w:ind w:firstLine="708"/>
          </w:pPr>
        </w:pPrChange>
      </w:pPr>
      <w:del w:id="3608" w:author="Sasha Azazlov" w:date="2026-05-27T11:02:00Z" w16du:dateUtc="2026-05-27T08:02:00Z">
        <w:r w:rsidRPr="007226B0" w:rsidDel="00603107">
          <w:rPr>
            <w:color w:val="000000"/>
            <w:sz w:val="28"/>
            <w:szCs w:val="28"/>
          </w:rPr>
          <w:delText xml:space="preserve">4. </w:delText>
        </w:r>
        <w:r w:rsidRPr="007226B0" w:rsidDel="00603107">
          <w:rPr>
            <w:color w:val="000000"/>
            <w:sz w:val="28"/>
          </w:rPr>
          <w:delText>Журнал</w:delText>
        </w:r>
        <w:r w:rsidRPr="007226B0" w:rsidDel="00603107">
          <w:rPr>
            <w:color w:val="000000"/>
            <w:sz w:val="28"/>
            <w:szCs w:val="28"/>
          </w:rPr>
          <w:delText xml:space="preserve"> </w:delText>
        </w:r>
        <w:r w:rsidRPr="007226B0" w:rsidDel="00603107">
          <w:rPr>
            <w:color w:val="000000"/>
            <w:sz w:val="28"/>
          </w:rPr>
          <w:delText>хранится</w:delText>
        </w:r>
        <w:r w:rsidRPr="007226B0" w:rsidDel="00603107">
          <w:rPr>
            <w:color w:val="000000"/>
            <w:sz w:val="28"/>
            <w:szCs w:val="28"/>
          </w:rPr>
          <w:delText xml:space="preserve"> </w:delText>
        </w:r>
        <w:r w:rsidRPr="007226B0" w:rsidDel="00603107">
          <w:rPr>
            <w:color w:val="000000"/>
            <w:sz w:val="28"/>
          </w:rPr>
          <w:delText>локально</w:delText>
        </w:r>
        <w:r w:rsidRPr="007226B0" w:rsidDel="00603107">
          <w:rPr>
            <w:color w:val="000000"/>
            <w:sz w:val="28"/>
            <w:szCs w:val="28"/>
          </w:rPr>
          <w:delText xml:space="preserve"> </w:delText>
        </w:r>
        <w:r w:rsidRPr="007226B0" w:rsidDel="00603107">
          <w:rPr>
            <w:color w:val="000000"/>
            <w:sz w:val="28"/>
          </w:rPr>
          <w:delText>и</w:delText>
        </w:r>
        <w:r w:rsidRPr="007226B0" w:rsidDel="00603107">
          <w:rPr>
            <w:color w:val="000000"/>
            <w:sz w:val="28"/>
            <w:szCs w:val="28"/>
          </w:rPr>
          <w:delText xml:space="preserve"> </w:delText>
        </w:r>
        <w:r w:rsidRPr="007226B0" w:rsidDel="00603107">
          <w:rPr>
            <w:color w:val="000000"/>
            <w:sz w:val="28"/>
          </w:rPr>
          <w:delText>не</w:delText>
        </w:r>
        <w:r w:rsidRPr="007226B0" w:rsidDel="00603107">
          <w:rPr>
            <w:color w:val="000000"/>
            <w:sz w:val="28"/>
            <w:szCs w:val="28"/>
          </w:rPr>
          <w:delText xml:space="preserve"> </w:delText>
        </w:r>
        <w:r w:rsidRPr="007226B0" w:rsidDel="00603107">
          <w:rPr>
            <w:color w:val="000000"/>
            <w:sz w:val="28"/>
          </w:rPr>
          <w:delText>экспортируется</w:delText>
        </w:r>
        <w:r w:rsidRPr="007226B0" w:rsidDel="00603107">
          <w:rPr>
            <w:color w:val="000000"/>
            <w:sz w:val="28"/>
            <w:szCs w:val="28"/>
          </w:rPr>
          <w:delText>.</w:delText>
        </w:r>
      </w:del>
    </w:p>
    <w:p w:rsidR="007A13E1" w:rsidRPr="007226B0" w:rsidRDefault="007A13E1" w:rsidP="007A13E1">
      <w:pPr>
        <w:ind w:left="2160"/>
        <w:rPr>
          <w:color w:val="000000"/>
          <w:sz w:val="28"/>
          <w:szCs w:val="28"/>
        </w:rPr>
      </w:pPr>
    </w:p>
    <w:p w:rsidR="007A13E1" w:rsidRPr="007226B0" w:rsidRDefault="007A13E1" w:rsidP="007A13E1">
      <w:pPr>
        <w:rPr>
          <w:color w:val="000000"/>
          <w:sz w:val="28"/>
          <w:szCs w:val="28"/>
        </w:rPr>
      </w:pPr>
    </w:p>
    <w:p w:rsidR="007A13E1" w:rsidRPr="007226B0" w:rsidRDefault="007A13E1" w:rsidP="007A13E1">
      <w:pPr>
        <w:ind w:left="2160"/>
        <w:rPr>
          <w:color w:val="000000"/>
          <w:sz w:val="28"/>
          <w:szCs w:val="28"/>
        </w:rPr>
      </w:pPr>
    </w:p>
    <w:p w:rsidR="007A13E1" w:rsidRPr="007226B0" w:rsidRDefault="007A13E1" w:rsidP="00097C1B">
      <w:pPr>
        <w:rPr>
          <w:color w:val="000000"/>
          <w:sz w:val="28"/>
          <w:szCs w:val="28"/>
        </w:rPr>
      </w:pPr>
      <w:r w:rsidRPr="007226B0">
        <w:rPr>
          <w:color w:val="000000"/>
          <w:sz w:val="28"/>
          <w:szCs w:val="28"/>
        </w:rPr>
        <w:br w:type="page"/>
      </w:r>
      <w:r w:rsidR="009936A1">
        <w:rPr>
          <w:color w:val="000000"/>
          <w:sz w:val="28"/>
          <w:szCs w:val="28"/>
        </w:rPr>
        <w:lastRenderedPageBreak/>
        <w:t xml:space="preserve">Приложение </w:t>
      </w:r>
      <w:ins w:id="3609" w:author="Sasha Azazlov" w:date="2026-05-27T11:02:00Z" w16du:dateUtc="2026-05-27T08:02:00Z">
        <w:r w:rsidR="00603107">
          <w:rPr>
            <w:color w:val="000000"/>
            <w:sz w:val="28"/>
            <w:szCs w:val="28"/>
          </w:rPr>
          <w:t>Д</w:t>
        </w:r>
      </w:ins>
      <w:del w:id="3610" w:author="Sasha Azazlov" w:date="2026-05-27T10:43:00Z" w16du:dateUtc="2026-05-27T07:43:00Z">
        <w:r w:rsidR="009936A1" w:rsidDel="004C03E5">
          <w:rPr>
            <w:color w:val="000000"/>
            <w:sz w:val="28"/>
            <w:szCs w:val="28"/>
          </w:rPr>
          <w:delText>П</w:delText>
        </w:r>
      </w:del>
      <w:r w:rsidRPr="007226B0">
        <w:rPr>
          <w:color w:val="000000"/>
          <w:sz w:val="28"/>
          <w:szCs w:val="28"/>
        </w:rPr>
        <w:t>. Unit-</w:t>
      </w:r>
      <w:r w:rsidRPr="007226B0">
        <w:rPr>
          <w:color w:val="000000"/>
          <w:sz w:val="28"/>
        </w:rPr>
        <w:t>тесты</w:t>
      </w:r>
    </w:p>
    <w:p w:rsidR="00D34341" w:rsidRPr="007226B0" w:rsidRDefault="00D34341" w:rsidP="00D34341">
      <w:pPr>
        <w:ind w:left="1416" w:firstLine="708"/>
        <w:rPr>
          <w:color w:val="000000"/>
          <w:sz w:val="28"/>
          <w:szCs w:val="28"/>
        </w:rPr>
      </w:pPr>
    </w:p>
    <w:tbl>
      <w:tblPr>
        <w:tblStyle w:val="ab"/>
        <w:tblW w:w="9923" w:type="dxa"/>
        <w:tblInd w:w="-147" w:type="dxa"/>
        <w:tblLayout w:type="fixed"/>
        <w:tblLook w:val="04A0" w:firstRow="1" w:lastRow="0" w:firstColumn="1" w:lastColumn="0" w:noHBand="0" w:noVBand="1"/>
      </w:tblPr>
      <w:tblGrid>
        <w:gridCol w:w="568"/>
        <w:gridCol w:w="3118"/>
        <w:gridCol w:w="3172"/>
        <w:gridCol w:w="1648"/>
        <w:gridCol w:w="1417"/>
      </w:tblGrid>
      <w:tr w:rsidR="00D01183" w:rsidRPr="007226B0" w:rsidTr="00097C1B">
        <w:tc>
          <w:tcPr>
            <w:tcW w:w="568" w:type="dxa"/>
          </w:tcPr>
          <w:p w:rsidR="00D01183" w:rsidRPr="007226B0" w:rsidRDefault="00D01183" w:rsidP="007A13E1">
            <w:pPr>
              <w:rPr>
                <w:color w:val="000000"/>
                <w:sz w:val="28"/>
                <w:szCs w:val="28"/>
                <w:lang w:val="en-US"/>
              </w:rPr>
            </w:pPr>
            <w:r w:rsidRPr="007226B0">
              <w:rPr>
                <w:color w:val="000000"/>
                <w:sz w:val="28"/>
              </w:rPr>
              <w:t>№</w:t>
            </w:r>
          </w:p>
        </w:tc>
        <w:tc>
          <w:tcPr>
            <w:tcW w:w="3118" w:type="dxa"/>
          </w:tcPr>
          <w:p w:rsidR="00D01183" w:rsidRPr="007226B0" w:rsidRDefault="00D01183" w:rsidP="007A13E1">
            <w:pPr>
              <w:rPr>
                <w:color w:val="000000"/>
                <w:sz w:val="28"/>
                <w:szCs w:val="28"/>
              </w:rPr>
            </w:pPr>
            <w:r w:rsidRPr="007226B0">
              <w:rPr>
                <w:color w:val="000000"/>
                <w:sz w:val="28"/>
              </w:rPr>
              <w:t>Тест</w:t>
            </w:r>
          </w:p>
        </w:tc>
        <w:tc>
          <w:tcPr>
            <w:tcW w:w="3172" w:type="dxa"/>
          </w:tcPr>
          <w:p w:rsidR="00D01183" w:rsidRPr="007226B0" w:rsidRDefault="00D01183" w:rsidP="007A13E1">
            <w:pPr>
              <w:rPr>
                <w:color w:val="000000"/>
                <w:sz w:val="28"/>
                <w:szCs w:val="28"/>
              </w:rPr>
            </w:pPr>
            <w:r w:rsidRPr="007226B0">
              <w:rPr>
                <w:color w:val="000000"/>
                <w:sz w:val="28"/>
              </w:rPr>
              <w:t>Ожидаемый</w:t>
            </w:r>
            <w:r w:rsidRPr="007226B0">
              <w:rPr>
                <w:color w:val="000000"/>
                <w:sz w:val="28"/>
                <w:szCs w:val="28"/>
              </w:rPr>
              <w:t xml:space="preserve"> </w:t>
            </w:r>
            <w:r w:rsidRPr="007226B0">
              <w:rPr>
                <w:color w:val="000000"/>
                <w:sz w:val="28"/>
              </w:rPr>
              <w:t>результат</w:t>
            </w:r>
          </w:p>
        </w:tc>
        <w:tc>
          <w:tcPr>
            <w:tcW w:w="1648" w:type="dxa"/>
          </w:tcPr>
          <w:p w:rsidR="00D01183" w:rsidRPr="007226B0" w:rsidRDefault="00D01183" w:rsidP="007A13E1">
            <w:pPr>
              <w:rPr>
                <w:color w:val="000000"/>
                <w:sz w:val="28"/>
                <w:szCs w:val="28"/>
              </w:rPr>
            </w:pPr>
            <w:r w:rsidRPr="007226B0">
              <w:rPr>
                <w:color w:val="000000"/>
                <w:sz w:val="28"/>
              </w:rPr>
              <w:t>Фактический</w:t>
            </w:r>
            <w:r w:rsidRPr="007226B0">
              <w:rPr>
                <w:color w:val="000000"/>
                <w:sz w:val="28"/>
                <w:szCs w:val="28"/>
              </w:rPr>
              <w:t xml:space="preserve"> </w:t>
            </w:r>
            <w:r w:rsidRPr="007226B0">
              <w:rPr>
                <w:color w:val="000000"/>
                <w:sz w:val="28"/>
              </w:rPr>
              <w:t>результат</w:t>
            </w:r>
          </w:p>
        </w:tc>
        <w:tc>
          <w:tcPr>
            <w:tcW w:w="1417" w:type="dxa"/>
          </w:tcPr>
          <w:p w:rsidR="00D01183" w:rsidRPr="007226B0" w:rsidRDefault="00D01183" w:rsidP="007A13E1">
            <w:pPr>
              <w:rPr>
                <w:color w:val="000000"/>
                <w:sz w:val="28"/>
                <w:szCs w:val="28"/>
              </w:rPr>
            </w:pPr>
            <w:r w:rsidRPr="007226B0">
              <w:rPr>
                <w:color w:val="000000"/>
                <w:sz w:val="28"/>
              </w:rPr>
              <w:t>Статус</w:t>
            </w:r>
          </w:p>
        </w:tc>
      </w:tr>
      <w:tr w:rsidR="0028058F" w:rsidRPr="00F256EB" w:rsidTr="00097C1B">
        <w:tc>
          <w:tcPr>
            <w:tcW w:w="9923" w:type="dxa"/>
            <w:gridSpan w:val="5"/>
          </w:tcPr>
          <w:p w:rsidR="0028058F" w:rsidRPr="007226B0" w:rsidRDefault="0028058F" w:rsidP="0028058F">
            <w:pPr>
              <w:jc w:val="center"/>
              <w:rPr>
                <w:color w:val="000000"/>
                <w:sz w:val="28"/>
                <w:szCs w:val="28"/>
                <w:lang w:val="en-US"/>
              </w:rPr>
            </w:pPr>
            <w:r w:rsidRPr="007226B0">
              <w:rPr>
                <w:color w:val="000000"/>
                <w:sz w:val="28"/>
              </w:rPr>
              <w:t>Модуль</w:t>
            </w:r>
            <w:r w:rsidRPr="007226B0">
              <w:rPr>
                <w:color w:val="000000"/>
                <w:sz w:val="28"/>
                <w:szCs w:val="28"/>
                <w:lang w:val="en-US"/>
              </w:rPr>
              <w:t>: test/unit/</w:t>
            </w:r>
            <w:proofErr w:type="spellStart"/>
            <w:r w:rsidRPr="007226B0">
              <w:rPr>
                <w:color w:val="000000"/>
                <w:sz w:val="28"/>
                <w:szCs w:val="28"/>
                <w:lang w:val="en-US"/>
              </w:rPr>
              <w:t>crypto_utils_test.dart</w:t>
            </w:r>
            <w:proofErr w:type="spellEnd"/>
          </w:p>
        </w:tc>
      </w:tr>
      <w:tr w:rsidR="00D01183" w:rsidRPr="007226B0" w:rsidTr="00097C1B">
        <w:tc>
          <w:tcPr>
            <w:tcW w:w="568" w:type="dxa"/>
          </w:tcPr>
          <w:p w:rsidR="00D01183" w:rsidRPr="007226B0" w:rsidRDefault="00D01183" w:rsidP="007A13E1">
            <w:pPr>
              <w:rPr>
                <w:color w:val="000000"/>
                <w:sz w:val="28"/>
                <w:szCs w:val="28"/>
              </w:rPr>
            </w:pPr>
            <w:r w:rsidRPr="007226B0">
              <w:rPr>
                <w:color w:val="000000"/>
                <w:sz w:val="28"/>
                <w:szCs w:val="28"/>
              </w:rPr>
              <w:t>1</w:t>
            </w:r>
          </w:p>
        </w:tc>
        <w:tc>
          <w:tcPr>
            <w:tcW w:w="3118" w:type="dxa"/>
          </w:tcPr>
          <w:p w:rsidR="00D01183" w:rsidRPr="007226B0" w:rsidRDefault="00D01183" w:rsidP="007A13E1">
            <w:pPr>
              <w:rPr>
                <w:color w:val="000000"/>
                <w:sz w:val="28"/>
                <w:szCs w:val="28"/>
              </w:rPr>
            </w:pPr>
            <w:r w:rsidRPr="007226B0">
              <w:rPr>
                <w:color w:val="000000"/>
                <w:sz w:val="28"/>
              </w:rPr>
              <w:t>Деривация</w:t>
            </w:r>
            <w:r w:rsidRPr="007226B0">
              <w:rPr>
                <w:color w:val="000000"/>
                <w:sz w:val="28"/>
                <w:szCs w:val="28"/>
              </w:rPr>
              <w:t xml:space="preserve"> </w:t>
            </w:r>
            <w:r w:rsidRPr="007226B0">
              <w:rPr>
                <w:color w:val="000000"/>
                <w:sz w:val="28"/>
              </w:rPr>
              <w:t>ключа</w:t>
            </w:r>
            <w:r w:rsidRPr="007226B0">
              <w:rPr>
                <w:color w:val="000000"/>
                <w:sz w:val="28"/>
                <w:szCs w:val="28"/>
              </w:rPr>
              <w:t xml:space="preserve"> PBKDF2 </w:t>
            </w:r>
            <w:r w:rsidRPr="007226B0">
              <w:rPr>
                <w:color w:val="000000"/>
                <w:sz w:val="28"/>
              </w:rPr>
              <w:t>с</w:t>
            </w:r>
            <w:r w:rsidRPr="007226B0">
              <w:rPr>
                <w:color w:val="000000"/>
                <w:sz w:val="28"/>
                <w:szCs w:val="28"/>
              </w:rPr>
              <w:t xml:space="preserve"> </w:t>
            </w:r>
            <w:r w:rsidRPr="007226B0">
              <w:rPr>
                <w:color w:val="000000"/>
                <w:sz w:val="28"/>
              </w:rPr>
              <w:t>валидным</w:t>
            </w:r>
            <w:r w:rsidRPr="007226B0">
              <w:rPr>
                <w:color w:val="000000"/>
                <w:sz w:val="28"/>
                <w:szCs w:val="28"/>
              </w:rPr>
              <w:t xml:space="preserve"> PIN</w:t>
            </w:r>
          </w:p>
        </w:tc>
        <w:tc>
          <w:tcPr>
            <w:tcW w:w="3172" w:type="dxa"/>
          </w:tcPr>
          <w:p w:rsidR="00D01183" w:rsidRPr="007226B0" w:rsidRDefault="00D01183" w:rsidP="007A13E1">
            <w:pPr>
              <w:rPr>
                <w:color w:val="000000"/>
                <w:sz w:val="28"/>
                <w:szCs w:val="28"/>
              </w:rPr>
            </w:pPr>
            <w:r w:rsidRPr="007226B0">
              <w:rPr>
                <w:color w:val="000000"/>
                <w:sz w:val="28"/>
              </w:rPr>
              <w:t>Ключ</w:t>
            </w:r>
            <w:r w:rsidRPr="007226B0">
              <w:rPr>
                <w:color w:val="000000"/>
                <w:sz w:val="28"/>
                <w:szCs w:val="28"/>
              </w:rPr>
              <w:t xml:space="preserve"> </w:t>
            </w:r>
            <w:r w:rsidRPr="007226B0">
              <w:rPr>
                <w:color w:val="000000"/>
                <w:sz w:val="28"/>
              </w:rPr>
              <w:t>длиной</w:t>
            </w:r>
            <w:r w:rsidRPr="007226B0">
              <w:rPr>
                <w:color w:val="000000"/>
                <w:sz w:val="28"/>
                <w:szCs w:val="28"/>
              </w:rPr>
              <w:t xml:space="preserve"> 32 </w:t>
            </w:r>
            <w:r w:rsidRPr="007226B0">
              <w:rPr>
                <w:color w:val="000000"/>
                <w:sz w:val="28"/>
              </w:rPr>
              <w:t>байта</w:t>
            </w:r>
          </w:p>
        </w:tc>
        <w:tc>
          <w:tcPr>
            <w:tcW w:w="1648" w:type="dxa"/>
          </w:tcPr>
          <w:p w:rsidR="00D01183" w:rsidRPr="007226B0" w:rsidRDefault="00D01183" w:rsidP="007A13E1">
            <w:pPr>
              <w:rPr>
                <w:color w:val="000000"/>
                <w:sz w:val="28"/>
                <w:szCs w:val="28"/>
              </w:rPr>
            </w:pPr>
            <w:r w:rsidRPr="007226B0">
              <w:rPr>
                <w:color w:val="000000"/>
                <w:sz w:val="28"/>
                <w:szCs w:val="28"/>
              </w:rPr>
              <w:t xml:space="preserve">32 </w:t>
            </w:r>
            <w:r w:rsidRPr="007226B0">
              <w:rPr>
                <w:color w:val="000000"/>
                <w:sz w:val="28"/>
              </w:rPr>
              <w:t>байта</w:t>
            </w:r>
          </w:p>
        </w:tc>
        <w:tc>
          <w:tcPr>
            <w:tcW w:w="1417" w:type="dxa"/>
          </w:tcPr>
          <w:p w:rsidR="00D01183" w:rsidRPr="007226B0" w:rsidRDefault="00D01183" w:rsidP="007A13E1">
            <w:pPr>
              <w:rPr>
                <w:color w:val="000000"/>
                <w:sz w:val="28"/>
                <w:szCs w:val="28"/>
              </w:rPr>
            </w:pPr>
            <w:r w:rsidRPr="007226B0">
              <w:rPr>
                <w:color w:val="000000"/>
                <w:sz w:val="28"/>
              </w:rPr>
              <w:t>Пройдено</w:t>
            </w:r>
          </w:p>
        </w:tc>
      </w:tr>
      <w:tr w:rsidR="00D01183" w:rsidRPr="007226B0" w:rsidTr="00097C1B">
        <w:tc>
          <w:tcPr>
            <w:tcW w:w="568" w:type="dxa"/>
          </w:tcPr>
          <w:p w:rsidR="00D01183" w:rsidRPr="007226B0" w:rsidRDefault="00D01183" w:rsidP="007A13E1">
            <w:pPr>
              <w:rPr>
                <w:color w:val="000000"/>
                <w:sz w:val="28"/>
                <w:szCs w:val="28"/>
              </w:rPr>
            </w:pPr>
            <w:r w:rsidRPr="007226B0">
              <w:rPr>
                <w:color w:val="000000"/>
                <w:sz w:val="28"/>
                <w:szCs w:val="28"/>
              </w:rPr>
              <w:t>2</w:t>
            </w:r>
          </w:p>
        </w:tc>
        <w:tc>
          <w:tcPr>
            <w:tcW w:w="3118" w:type="dxa"/>
          </w:tcPr>
          <w:p w:rsidR="00D01183" w:rsidRPr="007226B0" w:rsidRDefault="00D01183" w:rsidP="007A13E1">
            <w:pPr>
              <w:rPr>
                <w:color w:val="000000"/>
                <w:sz w:val="28"/>
                <w:szCs w:val="28"/>
              </w:rPr>
            </w:pPr>
            <w:r w:rsidRPr="007226B0">
              <w:rPr>
                <w:color w:val="000000"/>
                <w:sz w:val="28"/>
              </w:rPr>
              <w:t>Деривация</w:t>
            </w:r>
            <w:r w:rsidRPr="007226B0">
              <w:rPr>
                <w:color w:val="000000"/>
                <w:sz w:val="28"/>
                <w:szCs w:val="28"/>
              </w:rPr>
              <w:t xml:space="preserve"> </w:t>
            </w:r>
            <w:r w:rsidRPr="007226B0">
              <w:rPr>
                <w:color w:val="000000"/>
                <w:sz w:val="28"/>
              </w:rPr>
              <w:t>ключа</w:t>
            </w:r>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разными</w:t>
            </w:r>
            <w:r w:rsidRPr="007226B0">
              <w:rPr>
                <w:color w:val="000000"/>
                <w:sz w:val="28"/>
                <w:szCs w:val="28"/>
              </w:rPr>
              <w:t xml:space="preserve"> </w:t>
            </w:r>
            <w:proofErr w:type="spellStart"/>
            <w:r w:rsidRPr="007226B0">
              <w:rPr>
                <w:color w:val="000000"/>
                <w:sz w:val="28"/>
                <w:szCs w:val="28"/>
              </w:rPr>
              <w:t>salt</w:t>
            </w:r>
            <w:proofErr w:type="spellEnd"/>
          </w:p>
        </w:tc>
        <w:tc>
          <w:tcPr>
            <w:tcW w:w="3172" w:type="dxa"/>
          </w:tcPr>
          <w:p w:rsidR="00D01183" w:rsidRPr="007226B0" w:rsidRDefault="00D01183" w:rsidP="007A13E1">
            <w:pPr>
              <w:rPr>
                <w:color w:val="000000"/>
                <w:sz w:val="28"/>
                <w:szCs w:val="28"/>
              </w:rPr>
            </w:pPr>
            <w:r w:rsidRPr="007226B0">
              <w:rPr>
                <w:color w:val="000000"/>
                <w:sz w:val="28"/>
              </w:rPr>
              <w:t>Разные</w:t>
            </w:r>
            <w:r w:rsidRPr="007226B0">
              <w:rPr>
                <w:color w:val="000000"/>
                <w:sz w:val="28"/>
                <w:szCs w:val="28"/>
              </w:rPr>
              <w:t xml:space="preserve"> </w:t>
            </w:r>
            <w:r w:rsidRPr="007226B0">
              <w:rPr>
                <w:color w:val="000000"/>
                <w:sz w:val="28"/>
              </w:rPr>
              <w:t>ключи</w:t>
            </w:r>
            <w:r w:rsidRPr="007226B0">
              <w:rPr>
                <w:color w:val="000000"/>
                <w:sz w:val="28"/>
                <w:szCs w:val="28"/>
              </w:rPr>
              <w:t xml:space="preserve"> </w:t>
            </w:r>
            <w:r w:rsidRPr="007226B0">
              <w:rPr>
                <w:color w:val="000000"/>
                <w:sz w:val="28"/>
              </w:rPr>
              <w:t>для</w:t>
            </w:r>
            <w:r w:rsidRPr="007226B0">
              <w:rPr>
                <w:color w:val="000000"/>
                <w:sz w:val="28"/>
                <w:szCs w:val="28"/>
              </w:rPr>
              <w:t xml:space="preserve"> </w:t>
            </w:r>
            <w:r w:rsidRPr="007226B0">
              <w:rPr>
                <w:color w:val="000000"/>
                <w:sz w:val="28"/>
              </w:rPr>
              <w:t>одного</w:t>
            </w:r>
            <w:r w:rsidRPr="007226B0">
              <w:rPr>
                <w:color w:val="000000"/>
                <w:sz w:val="28"/>
                <w:szCs w:val="28"/>
              </w:rPr>
              <w:t xml:space="preserve"> PIN</w:t>
            </w:r>
          </w:p>
        </w:tc>
        <w:tc>
          <w:tcPr>
            <w:tcW w:w="1648" w:type="dxa"/>
          </w:tcPr>
          <w:p w:rsidR="00D01183" w:rsidRPr="007226B0" w:rsidRDefault="00D01183" w:rsidP="007A13E1">
            <w:pPr>
              <w:rPr>
                <w:color w:val="000000"/>
                <w:sz w:val="28"/>
                <w:szCs w:val="28"/>
              </w:rPr>
            </w:pPr>
            <w:r w:rsidRPr="007226B0">
              <w:rPr>
                <w:color w:val="000000"/>
                <w:sz w:val="28"/>
              </w:rPr>
              <w:t>Ключи</w:t>
            </w:r>
            <w:r w:rsidRPr="007226B0">
              <w:rPr>
                <w:color w:val="000000"/>
                <w:sz w:val="28"/>
                <w:szCs w:val="28"/>
              </w:rPr>
              <w:t xml:space="preserve"> </w:t>
            </w:r>
            <w:r w:rsidRPr="007226B0">
              <w:rPr>
                <w:color w:val="000000"/>
                <w:sz w:val="28"/>
              </w:rPr>
              <w:t>отличаются</w:t>
            </w:r>
          </w:p>
        </w:tc>
        <w:tc>
          <w:tcPr>
            <w:tcW w:w="1417" w:type="dxa"/>
          </w:tcPr>
          <w:p w:rsidR="00D01183" w:rsidRPr="007226B0" w:rsidRDefault="00D01183" w:rsidP="007A13E1">
            <w:pPr>
              <w:rPr>
                <w:color w:val="000000"/>
                <w:sz w:val="28"/>
                <w:szCs w:val="28"/>
              </w:rPr>
            </w:pPr>
            <w:r w:rsidRPr="007226B0">
              <w:rPr>
                <w:color w:val="000000"/>
                <w:sz w:val="28"/>
              </w:rPr>
              <w:t>Пройдено</w:t>
            </w:r>
          </w:p>
        </w:tc>
      </w:tr>
      <w:tr w:rsidR="00D01183" w:rsidRPr="007226B0" w:rsidTr="00097C1B">
        <w:tc>
          <w:tcPr>
            <w:tcW w:w="568" w:type="dxa"/>
          </w:tcPr>
          <w:p w:rsidR="00D01183" w:rsidRPr="007226B0" w:rsidRDefault="00D01183" w:rsidP="007A13E1">
            <w:pPr>
              <w:rPr>
                <w:color w:val="000000"/>
                <w:sz w:val="28"/>
                <w:szCs w:val="28"/>
              </w:rPr>
            </w:pPr>
            <w:r w:rsidRPr="007226B0">
              <w:rPr>
                <w:color w:val="000000"/>
                <w:sz w:val="28"/>
                <w:szCs w:val="28"/>
              </w:rPr>
              <w:t>3</w:t>
            </w:r>
          </w:p>
        </w:tc>
        <w:tc>
          <w:tcPr>
            <w:tcW w:w="3118" w:type="dxa"/>
          </w:tcPr>
          <w:p w:rsidR="00D01183" w:rsidRPr="007226B0" w:rsidRDefault="00D01183" w:rsidP="007A13E1">
            <w:pPr>
              <w:rPr>
                <w:color w:val="000000"/>
                <w:sz w:val="28"/>
                <w:szCs w:val="28"/>
                <w:lang w:val="en-US"/>
              </w:rPr>
            </w:pPr>
            <w:r w:rsidRPr="007226B0">
              <w:rPr>
                <w:color w:val="000000"/>
                <w:sz w:val="28"/>
              </w:rPr>
              <w:t>Шифрование</w:t>
            </w:r>
            <w:r w:rsidRPr="007226B0">
              <w:rPr>
                <w:color w:val="000000"/>
                <w:sz w:val="28"/>
                <w:szCs w:val="28"/>
              </w:rPr>
              <w:t xml:space="preserve"> ChaCha20-Poly1305</w:t>
            </w:r>
          </w:p>
        </w:tc>
        <w:tc>
          <w:tcPr>
            <w:tcW w:w="3172" w:type="dxa"/>
          </w:tcPr>
          <w:p w:rsidR="00D01183" w:rsidRPr="007226B0" w:rsidRDefault="00D01183" w:rsidP="007A13E1">
            <w:pPr>
              <w:rPr>
                <w:color w:val="000000"/>
                <w:sz w:val="28"/>
                <w:szCs w:val="28"/>
                <w:lang w:val="en-US"/>
              </w:rPr>
            </w:pPr>
            <w:r w:rsidRPr="007226B0">
              <w:rPr>
                <w:color w:val="000000"/>
                <w:sz w:val="28"/>
              </w:rPr>
              <w:t>Зашифрованные</w:t>
            </w:r>
            <w:r w:rsidRPr="007226B0">
              <w:rPr>
                <w:color w:val="000000"/>
                <w:sz w:val="28"/>
                <w:szCs w:val="28"/>
              </w:rPr>
              <w:t xml:space="preserve"> </w:t>
            </w:r>
            <w:r w:rsidRPr="007226B0">
              <w:rPr>
                <w:color w:val="000000"/>
                <w:sz w:val="28"/>
              </w:rPr>
              <w:t>данные</w:t>
            </w:r>
            <w:r w:rsidRPr="007226B0">
              <w:rPr>
                <w:color w:val="000000"/>
                <w:sz w:val="28"/>
                <w:szCs w:val="28"/>
              </w:rPr>
              <w:t xml:space="preserve"> + MAC</w:t>
            </w:r>
          </w:p>
        </w:tc>
        <w:tc>
          <w:tcPr>
            <w:tcW w:w="1648" w:type="dxa"/>
          </w:tcPr>
          <w:p w:rsidR="00D01183" w:rsidRPr="007226B0" w:rsidRDefault="00D01183" w:rsidP="007A13E1">
            <w:pPr>
              <w:rPr>
                <w:color w:val="000000"/>
                <w:sz w:val="28"/>
                <w:szCs w:val="28"/>
                <w:lang w:val="en-US"/>
              </w:rPr>
            </w:pPr>
            <w:r w:rsidRPr="007226B0">
              <w:rPr>
                <w:color w:val="000000"/>
                <w:sz w:val="28"/>
              </w:rPr>
              <w:t>Структура</w:t>
            </w:r>
            <w:r w:rsidRPr="007226B0">
              <w:rPr>
                <w:color w:val="000000"/>
                <w:sz w:val="28"/>
                <w:szCs w:val="28"/>
              </w:rPr>
              <w:t xml:space="preserve"> </w:t>
            </w:r>
            <w:r w:rsidRPr="007226B0">
              <w:rPr>
                <w:color w:val="000000"/>
                <w:sz w:val="28"/>
              </w:rPr>
              <w:t>корректна</w:t>
            </w:r>
          </w:p>
        </w:tc>
        <w:tc>
          <w:tcPr>
            <w:tcW w:w="1417" w:type="dxa"/>
          </w:tcPr>
          <w:p w:rsidR="00D01183" w:rsidRPr="007226B0" w:rsidRDefault="00D01183" w:rsidP="007A13E1">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4</w:t>
            </w:r>
          </w:p>
        </w:tc>
        <w:tc>
          <w:tcPr>
            <w:tcW w:w="3118" w:type="dxa"/>
          </w:tcPr>
          <w:p w:rsidR="00D01183" w:rsidRPr="007226B0" w:rsidRDefault="00D01183" w:rsidP="00D01183">
            <w:pPr>
              <w:rPr>
                <w:color w:val="000000"/>
                <w:sz w:val="28"/>
                <w:szCs w:val="28"/>
                <w:lang w:val="en-US"/>
              </w:rPr>
            </w:pPr>
            <w:r w:rsidRPr="007226B0">
              <w:rPr>
                <w:color w:val="000000"/>
                <w:sz w:val="28"/>
              </w:rPr>
              <w:t>Дешифрование</w:t>
            </w:r>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верным</w:t>
            </w:r>
            <w:r w:rsidRPr="007226B0">
              <w:rPr>
                <w:color w:val="000000"/>
                <w:sz w:val="28"/>
                <w:szCs w:val="28"/>
              </w:rPr>
              <w:t xml:space="preserve"> </w:t>
            </w:r>
            <w:r w:rsidRPr="007226B0">
              <w:rPr>
                <w:color w:val="000000"/>
                <w:sz w:val="28"/>
              </w:rPr>
              <w:t>ключом</w:t>
            </w:r>
          </w:p>
        </w:tc>
        <w:tc>
          <w:tcPr>
            <w:tcW w:w="3172" w:type="dxa"/>
          </w:tcPr>
          <w:p w:rsidR="00D01183" w:rsidRPr="007226B0" w:rsidRDefault="00D01183" w:rsidP="00D01183">
            <w:pPr>
              <w:rPr>
                <w:color w:val="000000"/>
                <w:sz w:val="28"/>
                <w:szCs w:val="28"/>
                <w:lang w:val="en-US"/>
              </w:rPr>
            </w:pPr>
            <w:r w:rsidRPr="007226B0">
              <w:rPr>
                <w:color w:val="000000"/>
                <w:sz w:val="28"/>
              </w:rPr>
              <w:t>Исходный</w:t>
            </w:r>
            <w:r w:rsidRPr="007226B0">
              <w:rPr>
                <w:color w:val="000000"/>
                <w:sz w:val="28"/>
                <w:szCs w:val="28"/>
              </w:rPr>
              <w:t xml:space="preserve"> </w:t>
            </w:r>
            <w:r w:rsidRPr="007226B0">
              <w:rPr>
                <w:color w:val="000000"/>
                <w:sz w:val="28"/>
              </w:rPr>
              <w:t>текст</w:t>
            </w:r>
          </w:p>
        </w:tc>
        <w:tc>
          <w:tcPr>
            <w:tcW w:w="1648" w:type="dxa"/>
          </w:tcPr>
          <w:p w:rsidR="00D01183" w:rsidRPr="007226B0" w:rsidRDefault="00D01183" w:rsidP="00D01183">
            <w:pPr>
              <w:rPr>
                <w:color w:val="000000"/>
                <w:sz w:val="28"/>
                <w:szCs w:val="28"/>
              </w:rPr>
            </w:pPr>
            <w:r w:rsidRPr="007226B0">
              <w:rPr>
                <w:color w:val="000000"/>
                <w:sz w:val="28"/>
              </w:rPr>
              <w:t>Совпадает</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5</w:t>
            </w:r>
          </w:p>
        </w:tc>
        <w:tc>
          <w:tcPr>
            <w:tcW w:w="3118" w:type="dxa"/>
          </w:tcPr>
          <w:p w:rsidR="00D01183" w:rsidRPr="007226B0" w:rsidRDefault="00D01183" w:rsidP="00D01183">
            <w:pPr>
              <w:rPr>
                <w:color w:val="000000"/>
                <w:sz w:val="28"/>
                <w:szCs w:val="28"/>
                <w:lang w:val="en-US"/>
              </w:rPr>
            </w:pPr>
            <w:r w:rsidRPr="007226B0">
              <w:rPr>
                <w:color w:val="000000"/>
                <w:sz w:val="28"/>
              </w:rPr>
              <w:t>Дешифрование</w:t>
            </w:r>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неверным</w:t>
            </w:r>
            <w:r w:rsidRPr="007226B0">
              <w:rPr>
                <w:color w:val="000000"/>
                <w:sz w:val="28"/>
                <w:szCs w:val="28"/>
              </w:rPr>
              <w:t xml:space="preserve"> </w:t>
            </w:r>
            <w:r w:rsidRPr="007226B0">
              <w:rPr>
                <w:color w:val="000000"/>
                <w:sz w:val="28"/>
              </w:rPr>
              <w:t>ключом</w:t>
            </w:r>
          </w:p>
        </w:tc>
        <w:tc>
          <w:tcPr>
            <w:tcW w:w="3172" w:type="dxa"/>
          </w:tcPr>
          <w:p w:rsidR="00D01183" w:rsidRPr="007226B0" w:rsidRDefault="0028058F" w:rsidP="00D01183">
            <w:pPr>
              <w:rPr>
                <w:color w:val="000000"/>
                <w:sz w:val="28"/>
                <w:szCs w:val="28"/>
                <w:lang w:val="en-US"/>
              </w:rPr>
            </w:pPr>
            <w:r w:rsidRPr="007226B0">
              <w:rPr>
                <w:color w:val="000000"/>
                <w:sz w:val="28"/>
              </w:rPr>
              <w:t>Ошибка</w:t>
            </w:r>
            <w:r w:rsidRPr="007226B0">
              <w:rPr>
                <w:color w:val="000000"/>
                <w:sz w:val="28"/>
                <w:szCs w:val="28"/>
              </w:rPr>
              <w:t xml:space="preserve"> </w:t>
            </w:r>
            <w:r w:rsidRPr="007226B0">
              <w:rPr>
                <w:color w:val="000000"/>
                <w:sz w:val="28"/>
              </w:rPr>
              <w:t>аутентификации</w:t>
            </w:r>
          </w:p>
        </w:tc>
        <w:tc>
          <w:tcPr>
            <w:tcW w:w="1648" w:type="dxa"/>
          </w:tcPr>
          <w:p w:rsidR="00D01183" w:rsidRPr="007226B0" w:rsidRDefault="0028058F" w:rsidP="0028058F">
            <w:pPr>
              <w:jc w:val="center"/>
              <w:rPr>
                <w:color w:val="000000"/>
                <w:sz w:val="28"/>
                <w:szCs w:val="28"/>
                <w:lang w:val="en-US"/>
              </w:rPr>
            </w:pPr>
            <w:proofErr w:type="spellStart"/>
            <w:r w:rsidRPr="007226B0">
              <w:rPr>
                <w:color w:val="000000"/>
                <w:sz w:val="28"/>
                <w:szCs w:val="28"/>
              </w:rPr>
              <w:t>MacVerificationException</w:t>
            </w:r>
            <w:proofErr w:type="spellEnd"/>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6</w:t>
            </w:r>
          </w:p>
        </w:tc>
        <w:tc>
          <w:tcPr>
            <w:tcW w:w="3118" w:type="dxa"/>
          </w:tcPr>
          <w:p w:rsidR="00D01183" w:rsidRPr="007226B0" w:rsidRDefault="00D01183" w:rsidP="00D01183">
            <w:pPr>
              <w:rPr>
                <w:color w:val="000000"/>
                <w:sz w:val="28"/>
                <w:szCs w:val="28"/>
                <w:lang w:val="en-US"/>
              </w:rPr>
            </w:pPr>
            <w:r w:rsidRPr="007226B0">
              <w:rPr>
                <w:color w:val="000000"/>
                <w:sz w:val="28"/>
              </w:rPr>
              <w:t>Генерация</w:t>
            </w:r>
            <w:r w:rsidRPr="007226B0">
              <w:rPr>
                <w:color w:val="000000"/>
                <w:sz w:val="28"/>
                <w:szCs w:val="28"/>
              </w:rPr>
              <w:t xml:space="preserve"> </w:t>
            </w:r>
            <w:proofErr w:type="spellStart"/>
            <w:r w:rsidRPr="007226B0">
              <w:rPr>
                <w:color w:val="000000"/>
                <w:sz w:val="28"/>
                <w:szCs w:val="28"/>
              </w:rPr>
              <w:t>nonce</w:t>
            </w:r>
            <w:proofErr w:type="spellEnd"/>
          </w:p>
        </w:tc>
        <w:tc>
          <w:tcPr>
            <w:tcW w:w="3172" w:type="dxa"/>
          </w:tcPr>
          <w:p w:rsidR="00D01183" w:rsidRPr="007226B0" w:rsidRDefault="0028058F" w:rsidP="00D01183">
            <w:pPr>
              <w:rPr>
                <w:color w:val="000000"/>
                <w:sz w:val="28"/>
                <w:szCs w:val="28"/>
                <w:lang w:val="en-US"/>
              </w:rPr>
            </w:pPr>
            <w:r w:rsidRPr="007226B0">
              <w:rPr>
                <w:color w:val="000000"/>
                <w:sz w:val="28"/>
              </w:rPr>
              <w:t>Уникальность</w:t>
            </w:r>
            <w:r w:rsidRPr="007226B0">
              <w:rPr>
                <w:color w:val="000000"/>
                <w:sz w:val="28"/>
                <w:szCs w:val="28"/>
              </w:rPr>
              <w:t xml:space="preserve"> 1000 </w:t>
            </w:r>
            <w:r w:rsidRPr="007226B0">
              <w:rPr>
                <w:color w:val="000000"/>
                <w:sz w:val="28"/>
              </w:rPr>
              <w:t>вызовов</w:t>
            </w:r>
          </w:p>
        </w:tc>
        <w:tc>
          <w:tcPr>
            <w:tcW w:w="1648" w:type="dxa"/>
          </w:tcPr>
          <w:p w:rsidR="0028058F" w:rsidRPr="007226B0" w:rsidRDefault="0028058F" w:rsidP="0028058F">
            <w:pPr>
              <w:rPr>
                <w:sz w:val="28"/>
                <w:szCs w:val="28"/>
                <w:lang w:val="en-US"/>
              </w:rPr>
            </w:pPr>
            <w:r w:rsidRPr="007226B0">
              <w:rPr>
                <w:color w:val="000000"/>
                <w:sz w:val="28"/>
              </w:rPr>
              <w:t>Все</w:t>
            </w:r>
            <w:r w:rsidRPr="007226B0">
              <w:rPr>
                <w:color w:val="000000"/>
                <w:sz w:val="28"/>
                <w:szCs w:val="28"/>
              </w:rPr>
              <w:t xml:space="preserve"> </w:t>
            </w:r>
            <w:r w:rsidRPr="007226B0">
              <w:rPr>
                <w:color w:val="000000"/>
                <w:sz w:val="28"/>
              </w:rPr>
              <w:t>различны</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7</w:t>
            </w:r>
          </w:p>
        </w:tc>
        <w:tc>
          <w:tcPr>
            <w:tcW w:w="3118" w:type="dxa"/>
          </w:tcPr>
          <w:p w:rsidR="00D01183" w:rsidRPr="007226B0" w:rsidRDefault="00D01183" w:rsidP="00D01183">
            <w:pPr>
              <w:rPr>
                <w:color w:val="000000"/>
                <w:sz w:val="28"/>
                <w:szCs w:val="28"/>
                <w:lang w:val="en-US"/>
              </w:rPr>
            </w:pPr>
            <w:r w:rsidRPr="007226B0">
              <w:rPr>
                <w:color w:val="000000"/>
                <w:sz w:val="28"/>
              </w:rPr>
              <w:t>Генерация</w:t>
            </w:r>
            <w:r w:rsidRPr="007226B0">
              <w:rPr>
                <w:color w:val="000000"/>
                <w:sz w:val="28"/>
                <w:szCs w:val="28"/>
              </w:rPr>
              <w:t xml:space="preserve"> </w:t>
            </w:r>
            <w:r w:rsidRPr="007226B0">
              <w:rPr>
                <w:color w:val="000000"/>
                <w:sz w:val="28"/>
              </w:rPr>
              <w:t>соли</w:t>
            </w:r>
          </w:p>
        </w:tc>
        <w:tc>
          <w:tcPr>
            <w:tcW w:w="3172" w:type="dxa"/>
          </w:tcPr>
          <w:p w:rsidR="00D01183" w:rsidRPr="007226B0" w:rsidRDefault="0028058F" w:rsidP="00D01183">
            <w:pPr>
              <w:rPr>
                <w:color w:val="000000"/>
                <w:sz w:val="28"/>
                <w:szCs w:val="28"/>
                <w:lang w:val="en-US"/>
              </w:rPr>
            </w:pPr>
            <w:r w:rsidRPr="007226B0">
              <w:rPr>
                <w:color w:val="000000"/>
                <w:sz w:val="28"/>
              </w:rPr>
              <w:t>Уникальность</w:t>
            </w:r>
            <w:r w:rsidRPr="007226B0">
              <w:rPr>
                <w:color w:val="000000"/>
                <w:sz w:val="28"/>
                <w:szCs w:val="28"/>
              </w:rPr>
              <w:t xml:space="preserve"> 1000 </w:t>
            </w:r>
            <w:r w:rsidRPr="007226B0">
              <w:rPr>
                <w:color w:val="000000"/>
                <w:sz w:val="28"/>
              </w:rPr>
              <w:t>вызовов</w:t>
            </w:r>
          </w:p>
        </w:tc>
        <w:tc>
          <w:tcPr>
            <w:tcW w:w="1648" w:type="dxa"/>
          </w:tcPr>
          <w:p w:rsidR="00D01183" w:rsidRPr="007226B0" w:rsidRDefault="0028058F" w:rsidP="00D01183">
            <w:pPr>
              <w:rPr>
                <w:color w:val="000000"/>
                <w:sz w:val="28"/>
                <w:szCs w:val="28"/>
                <w:lang w:val="en-US"/>
              </w:rPr>
            </w:pPr>
            <w:r w:rsidRPr="007226B0">
              <w:rPr>
                <w:color w:val="000000"/>
                <w:sz w:val="28"/>
              </w:rPr>
              <w:t>Все</w:t>
            </w:r>
            <w:r w:rsidRPr="007226B0">
              <w:rPr>
                <w:color w:val="000000"/>
                <w:sz w:val="28"/>
                <w:szCs w:val="28"/>
              </w:rPr>
              <w:t xml:space="preserve"> </w:t>
            </w:r>
            <w:r w:rsidRPr="007226B0">
              <w:rPr>
                <w:color w:val="000000"/>
                <w:sz w:val="28"/>
              </w:rPr>
              <w:t>различны</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28058F" w:rsidRPr="00F256EB" w:rsidTr="00097C1B">
        <w:tc>
          <w:tcPr>
            <w:tcW w:w="9923" w:type="dxa"/>
            <w:gridSpan w:val="5"/>
          </w:tcPr>
          <w:p w:rsidR="0028058F" w:rsidRPr="007226B0" w:rsidRDefault="0028058F" w:rsidP="0028058F">
            <w:pPr>
              <w:jc w:val="center"/>
              <w:rPr>
                <w:color w:val="000000"/>
                <w:sz w:val="28"/>
                <w:szCs w:val="28"/>
                <w:lang w:val="en-US"/>
              </w:rPr>
            </w:pPr>
            <w:r w:rsidRPr="007226B0">
              <w:rPr>
                <w:color w:val="000000"/>
                <w:sz w:val="28"/>
              </w:rPr>
              <w:t>Модуль</w:t>
            </w:r>
            <w:r w:rsidRPr="007226B0">
              <w:rPr>
                <w:color w:val="000000"/>
                <w:sz w:val="28"/>
                <w:szCs w:val="28"/>
                <w:lang w:val="en-US"/>
              </w:rPr>
              <w:t>: test/unit/</w:t>
            </w:r>
            <w:proofErr w:type="spellStart"/>
            <w:r w:rsidRPr="007226B0">
              <w:rPr>
                <w:color w:val="000000"/>
                <w:sz w:val="28"/>
                <w:szCs w:val="28"/>
                <w:lang w:val="en-US"/>
              </w:rPr>
              <w:t>password_generator_test.dart</w:t>
            </w:r>
            <w:proofErr w:type="spellEnd"/>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8</w:t>
            </w:r>
          </w:p>
        </w:tc>
        <w:tc>
          <w:tcPr>
            <w:tcW w:w="3118" w:type="dxa"/>
          </w:tcPr>
          <w:p w:rsidR="00D01183" w:rsidRPr="007226B0" w:rsidRDefault="00D01183" w:rsidP="00D01183">
            <w:pPr>
              <w:rPr>
                <w:color w:val="000000"/>
                <w:sz w:val="28"/>
                <w:szCs w:val="28"/>
                <w:lang w:val="en-US"/>
              </w:rPr>
            </w:pPr>
            <w:r w:rsidRPr="007226B0">
              <w:rPr>
                <w:color w:val="000000"/>
                <w:sz w:val="28"/>
              </w:rPr>
              <w:t>Генерация</w:t>
            </w:r>
            <w:r w:rsidRPr="007226B0">
              <w:rPr>
                <w:color w:val="000000"/>
                <w:sz w:val="28"/>
                <w:szCs w:val="28"/>
              </w:rPr>
              <w:t xml:space="preserve"> </w:t>
            </w:r>
            <w:r w:rsidRPr="007226B0">
              <w:rPr>
                <w:color w:val="000000"/>
                <w:sz w:val="28"/>
              </w:rPr>
              <w:t>пароля</w:t>
            </w:r>
            <w:r w:rsidRPr="007226B0">
              <w:rPr>
                <w:color w:val="000000"/>
                <w:sz w:val="28"/>
                <w:szCs w:val="28"/>
              </w:rPr>
              <w:t xml:space="preserve"> </w:t>
            </w:r>
            <w:r w:rsidRPr="007226B0">
              <w:rPr>
                <w:color w:val="000000"/>
                <w:sz w:val="28"/>
              </w:rPr>
              <w:t>длиной</w:t>
            </w:r>
            <w:r w:rsidRPr="007226B0">
              <w:rPr>
                <w:color w:val="000000"/>
                <w:sz w:val="28"/>
                <w:szCs w:val="28"/>
              </w:rPr>
              <w:t xml:space="preserve"> 16</w:t>
            </w:r>
          </w:p>
        </w:tc>
        <w:tc>
          <w:tcPr>
            <w:tcW w:w="3172" w:type="dxa"/>
          </w:tcPr>
          <w:p w:rsidR="00D01183" w:rsidRPr="007226B0" w:rsidRDefault="0028058F" w:rsidP="0028058F">
            <w:pPr>
              <w:tabs>
                <w:tab w:val="left" w:pos="1969"/>
              </w:tabs>
              <w:rPr>
                <w:color w:val="000000"/>
                <w:sz w:val="28"/>
                <w:szCs w:val="28"/>
                <w:lang w:val="en-US"/>
              </w:rPr>
            </w:pPr>
            <w:r w:rsidRPr="007226B0">
              <w:rPr>
                <w:color w:val="000000"/>
                <w:sz w:val="28"/>
              </w:rPr>
              <w:t>Длина</w:t>
            </w:r>
            <w:r w:rsidRPr="007226B0">
              <w:rPr>
                <w:color w:val="000000"/>
                <w:sz w:val="28"/>
                <w:szCs w:val="28"/>
              </w:rPr>
              <w:t xml:space="preserve"> = 16</w:t>
            </w:r>
          </w:p>
        </w:tc>
        <w:tc>
          <w:tcPr>
            <w:tcW w:w="1648" w:type="dxa"/>
          </w:tcPr>
          <w:p w:rsidR="00D01183" w:rsidRPr="007226B0" w:rsidRDefault="0028058F" w:rsidP="00D01183">
            <w:pPr>
              <w:rPr>
                <w:color w:val="000000"/>
                <w:sz w:val="28"/>
                <w:szCs w:val="28"/>
                <w:lang w:val="en-US"/>
              </w:rPr>
            </w:pPr>
            <w:r w:rsidRPr="007226B0">
              <w:rPr>
                <w:color w:val="000000"/>
                <w:sz w:val="28"/>
                <w:szCs w:val="28"/>
              </w:rPr>
              <w:t xml:space="preserve">16 </w:t>
            </w:r>
            <w:r w:rsidRPr="007226B0">
              <w:rPr>
                <w:color w:val="000000"/>
                <w:sz w:val="28"/>
              </w:rPr>
              <w:t>символов</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9</w:t>
            </w:r>
          </w:p>
        </w:tc>
        <w:tc>
          <w:tcPr>
            <w:tcW w:w="3118" w:type="dxa"/>
          </w:tcPr>
          <w:p w:rsidR="00D01183" w:rsidRPr="007226B0" w:rsidRDefault="00D01183" w:rsidP="00D01183">
            <w:pPr>
              <w:rPr>
                <w:color w:val="000000"/>
                <w:sz w:val="28"/>
                <w:szCs w:val="28"/>
              </w:rPr>
            </w:pPr>
            <w:r w:rsidRPr="007226B0">
              <w:rPr>
                <w:color w:val="000000"/>
                <w:sz w:val="28"/>
              </w:rPr>
              <w:t>Генерация</w:t>
            </w:r>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флагами</w:t>
            </w:r>
            <w:r w:rsidRPr="007226B0">
              <w:rPr>
                <w:color w:val="000000"/>
                <w:sz w:val="28"/>
                <w:szCs w:val="28"/>
              </w:rPr>
              <w:t xml:space="preserve"> [a-z, A-Z]</w:t>
            </w:r>
          </w:p>
        </w:tc>
        <w:tc>
          <w:tcPr>
            <w:tcW w:w="3172" w:type="dxa"/>
          </w:tcPr>
          <w:p w:rsidR="00D01183" w:rsidRPr="007226B0" w:rsidRDefault="0028058F" w:rsidP="00D01183">
            <w:pPr>
              <w:rPr>
                <w:color w:val="000000"/>
                <w:sz w:val="28"/>
                <w:szCs w:val="28"/>
              </w:rPr>
            </w:pPr>
            <w:r w:rsidRPr="007226B0">
              <w:rPr>
                <w:color w:val="000000"/>
                <w:sz w:val="28"/>
              </w:rPr>
              <w:t>Только</w:t>
            </w:r>
            <w:r w:rsidRPr="007226B0">
              <w:rPr>
                <w:color w:val="000000"/>
                <w:sz w:val="28"/>
                <w:szCs w:val="28"/>
              </w:rPr>
              <w:t xml:space="preserve"> </w:t>
            </w:r>
            <w:r w:rsidRPr="007226B0">
              <w:rPr>
                <w:color w:val="000000"/>
                <w:sz w:val="28"/>
              </w:rPr>
              <w:t>буквы</w:t>
            </w:r>
          </w:p>
        </w:tc>
        <w:tc>
          <w:tcPr>
            <w:tcW w:w="1648" w:type="dxa"/>
          </w:tcPr>
          <w:p w:rsidR="00D01183" w:rsidRPr="007226B0" w:rsidRDefault="0028058F" w:rsidP="00D01183">
            <w:pPr>
              <w:rPr>
                <w:color w:val="000000"/>
                <w:sz w:val="28"/>
                <w:szCs w:val="28"/>
              </w:rPr>
            </w:pPr>
            <w:r w:rsidRPr="007226B0">
              <w:rPr>
                <w:color w:val="000000"/>
                <w:sz w:val="28"/>
              </w:rPr>
              <w:t>Нет</w:t>
            </w:r>
            <w:r w:rsidRPr="007226B0">
              <w:rPr>
                <w:color w:val="000000"/>
                <w:sz w:val="28"/>
                <w:szCs w:val="28"/>
              </w:rPr>
              <w:t xml:space="preserve"> </w:t>
            </w:r>
            <w:r w:rsidRPr="007226B0">
              <w:rPr>
                <w:color w:val="000000"/>
                <w:sz w:val="28"/>
              </w:rPr>
              <w:t>цифр</w:t>
            </w:r>
            <w:r w:rsidRPr="007226B0">
              <w:rPr>
                <w:color w:val="000000"/>
                <w:sz w:val="28"/>
                <w:szCs w:val="28"/>
              </w:rPr>
              <w:t>/</w:t>
            </w:r>
            <w:r w:rsidRPr="007226B0">
              <w:rPr>
                <w:color w:val="000000"/>
                <w:sz w:val="28"/>
              </w:rPr>
              <w:t>спецсимволов</w:t>
            </w:r>
          </w:p>
        </w:tc>
        <w:tc>
          <w:tcPr>
            <w:tcW w:w="1417" w:type="dxa"/>
          </w:tcPr>
          <w:p w:rsidR="00D01183" w:rsidRPr="007226B0" w:rsidRDefault="00D01183" w:rsidP="00D01183">
            <w:pPr>
              <w:rPr>
                <w:color w:val="000000"/>
                <w:sz w:val="28"/>
                <w:szCs w:val="28"/>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10</w:t>
            </w:r>
          </w:p>
        </w:tc>
        <w:tc>
          <w:tcPr>
            <w:tcW w:w="3118" w:type="dxa"/>
          </w:tcPr>
          <w:p w:rsidR="00D01183" w:rsidRPr="007226B0" w:rsidRDefault="00D01183" w:rsidP="00D01183">
            <w:pPr>
              <w:rPr>
                <w:color w:val="000000"/>
                <w:sz w:val="28"/>
                <w:szCs w:val="28"/>
                <w:lang w:val="en-US"/>
              </w:rPr>
            </w:pPr>
            <w:r w:rsidRPr="007226B0">
              <w:rPr>
                <w:color w:val="000000"/>
                <w:sz w:val="28"/>
              </w:rPr>
              <w:t>Генерация</w:t>
            </w:r>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флагами</w:t>
            </w:r>
            <w:r w:rsidRPr="007226B0">
              <w:rPr>
                <w:color w:val="000000"/>
                <w:sz w:val="28"/>
                <w:szCs w:val="28"/>
              </w:rPr>
              <w:t xml:space="preserve"> [0-9]</w:t>
            </w:r>
          </w:p>
        </w:tc>
        <w:tc>
          <w:tcPr>
            <w:tcW w:w="3172" w:type="dxa"/>
          </w:tcPr>
          <w:p w:rsidR="00D01183" w:rsidRPr="007226B0" w:rsidRDefault="0028058F" w:rsidP="00D01183">
            <w:pPr>
              <w:rPr>
                <w:color w:val="000000"/>
                <w:sz w:val="28"/>
                <w:szCs w:val="28"/>
                <w:lang w:val="en-US"/>
              </w:rPr>
            </w:pPr>
            <w:r w:rsidRPr="007226B0">
              <w:rPr>
                <w:color w:val="000000"/>
                <w:sz w:val="28"/>
              </w:rPr>
              <w:t>Только</w:t>
            </w:r>
            <w:r w:rsidRPr="007226B0">
              <w:rPr>
                <w:color w:val="000000"/>
                <w:sz w:val="28"/>
                <w:szCs w:val="28"/>
              </w:rPr>
              <w:t xml:space="preserve"> </w:t>
            </w:r>
            <w:r w:rsidRPr="007226B0">
              <w:rPr>
                <w:color w:val="000000"/>
                <w:sz w:val="28"/>
              </w:rPr>
              <w:t>цифры</w:t>
            </w:r>
          </w:p>
        </w:tc>
        <w:tc>
          <w:tcPr>
            <w:tcW w:w="1648" w:type="dxa"/>
          </w:tcPr>
          <w:p w:rsidR="00D01183" w:rsidRPr="007226B0" w:rsidRDefault="0028058F" w:rsidP="00D01183">
            <w:pPr>
              <w:rPr>
                <w:color w:val="000000"/>
                <w:sz w:val="28"/>
                <w:szCs w:val="28"/>
                <w:lang w:val="en-US"/>
              </w:rPr>
            </w:pPr>
            <w:r w:rsidRPr="007226B0">
              <w:rPr>
                <w:color w:val="000000"/>
                <w:sz w:val="28"/>
              </w:rPr>
              <w:t>Нет</w:t>
            </w:r>
            <w:r w:rsidRPr="007226B0">
              <w:rPr>
                <w:color w:val="000000"/>
                <w:sz w:val="28"/>
                <w:szCs w:val="28"/>
              </w:rPr>
              <w:t xml:space="preserve"> </w:t>
            </w:r>
            <w:r w:rsidRPr="007226B0">
              <w:rPr>
                <w:color w:val="000000"/>
                <w:sz w:val="28"/>
              </w:rPr>
              <w:t>букв</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11</w:t>
            </w:r>
          </w:p>
        </w:tc>
        <w:tc>
          <w:tcPr>
            <w:tcW w:w="3118" w:type="dxa"/>
          </w:tcPr>
          <w:p w:rsidR="00D01183" w:rsidRPr="007226B0" w:rsidRDefault="00D01183" w:rsidP="00D01183">
            <w:pPr>
              <w:rPr>
                <w:color w:val="000000"/>
                <w:sz w:val="28"/>
                <w:szCs w:val="28"/>
                <w:lang w:val="en-US"/>
              </w:rPr>
            </w:pPr>
            <w:r w:rsidRPr="007226B0">
              <w:rPr>
                <w:color w:val="000000"/>
                <w:sz w:val="28"/>
              </w:rPr>
              <w:t>Генерация</w:t>
            </w:r>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мин</w:t>
            </w:r>
            <w:r w:rsidRPr="007226B0">
              <w:rPr>
                <w:color w:val="000000"/>
                <w:sz w:val="28"/>
                <w:szCs w:val="28"/>
              </w:rPr>
              <w:t xml:space="preserve">. </w:t>
            </w:r>
            <w:r w:rsidRPr="007226B0">
              <w:rPr>
                <w:color w:val="000000"/>
                <w:sz w:val="28"/>
              </w:rPr>
              <w:t>длиной</w:t>
            </w:r>
            <w:r w:rsidRPr="007226B0">
              <w:rPr>
                <w:color w:val="000000"/>
                <w:sz w:val="28"/>
                <w:szCs w:val="28"/>
              </w:rPr>
              <w:t xml:space="preserve"> 8, </w:t>
            </w:r>
            <w:r w:rsidRPr="007226B0">
              <w:rPr>
                <w:color w:val="000000"/>
                <w:sz w:val="28"/>
              </w:rPr>
              <w:t>макс</w:t>
            </w:r>
            <w:r w:rsidRPr="007226B0">
              <w:rPr>
                <w:color w:val="000000"/>
                <w:sz w:val="28"/>
                <w:szCs w:val="28"/>
              </w:rPr>
              <w:t>. 12</w:t>
            </w:r>
          </w:p>
        </w:tc>
        <w:tc>
          <w:tcPr>
            <w:tcW w:w="3172" w:type="dxa"/>
          </w:tcPr>
          <w:p w:rsidR="0028058F" w:rsidRPr="007226B0" w:rsidRDefault="0028058F" w:rsidP="0028058F">
            <w:pPr>
              <w:rPr>
                <w:sz w:val="28"/>
                <w:szCs w:val="28"/>
              </w:rPr>
            </w:pPr>
            <w:r w:rsidRPr="007226B0">
              <w:rPr>
                <w:color w:val="000000"/>
                <w:sz w:val="28"/>
                <w:szCs w:val="28"/>
              </w:rPr>
              <w:t xml:space="preserve">8 ≤ </w:t>
            </w:r>
            <w:r w:rsidRPr="007226B0">
              <w:rPr>
                <w:color w:val="000000"/>
                <w:sz w:val="28"/>
              </w:rPr>
              <w:t>длина</w:t>
            </w:r>
            <w:r w:rsidRPr="007226B0">
              <w:rPr>
                <w:color w:val="000000"/>
                <w:sz w:val="28"/>
                <w:szCs w:val="28"/>
              </w:rPr>
              <w:t xml:space="preserve"> ≤ 12</w:t>
            </w:r>
          </w:p>
        </w:tc>
        <w:tc>
          <w:tcPr>
            <w:tcW w:w="1648" w:type="dxa"/>
          </w:tcPr>
          <w:p w:rsidR="00D01183" w:rsidRPr="007226B0" w:rsidRDefault="0028058F" w:rsidP="0028058F">
            <w:pPr>
              <w:rPr>
                <w:color w:val="000000"/>
                <w:sz w:val="28"/>
                <w:szCs w:val="28"/>
              </w:rPr>
            </w:pPr>
            <w:r w:rsidRPr="007226B0">
              <w:rPr>
                <w:color w:val="000000"/>
                <w:sz w:val="28"/>
              </w:rPr>
              <w:t>В</w:t>
            </w:r>
            <w:r w:rsidRPr="007226B0">
              <w:rPr>
                <w:color w:val="000000"/>
                <w:sz w:val="28"/>
                <w:szCs w:val="28"/>
              </w:rPr>
              <w:t xml:space="preserve"> </w:t>
            </w:r>
            <w:r w:rsidRPr="007226B0">
              <w:rPr>
                <w:color w:val="000000"/>
                <w:sz w:val="28"/>
              </w:rPr>
              <w:t>диапазоне</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12</w:t>
            </w:r>
          </w:p>
        </w:tc>
        <w:tc>
          <w:tcPr>
            <w:tcW w:w="3118" w:type="dxa"/>
          </w:tcPr>
          <w:p w:rsidR="00D01183" w:rsidRPr="007226B0" w:rsidRDefault="00D01183" w:rsidP="00D01183">
            <w:pPr>
              <w:rPr>
                <w:color w:val="000000"/>
                <w:sz w:val="28"/>
                <w:szCs w:val="28"/>
                <w:lang w:val="en-US"/>
              </w:rPr>
            </w:pPr>
            <w:r w:rsidRPr="007226B0">
              <w:rPr>
                <w:color w:val="000000"/>
                <w:sz w:val="28"/>
              </w:rPr>
              <w:t>Оценка</w:t>
            </w:r>
            <w:r w:rsidRPr="007226B0">
              <w:rPr>
                <w:color w:val="000000"/>
                <w:sz w:val="28"/>
                <w:szCs w:val="28"/>
              </w:rPr>
              <w:t xml:space="preserve"> </w:t>
            </w:r>
            <w:r w:rsidRPr="007226B0">
              <w:rPr>
                <w:color w:val="000000"/>
                <w:sz w:val="28"/>
              </w:rPr>
              <w:t>сложности</w:t>
            </w:r>
            <w:r w:rsidRPr="007226B0">
              <w:rPr>
                <w:color w:val="000000"/>
                <w:sz w:val="28"/>
                <w:szCs w:val="28"/>
              </w:rPr>
              <w:t xml:space="preserve"> «123456»</w:t>
            </w:r>
          </w:p>
        </w:tc>
        <w:tc>
          <w:tcPr>
            <w:tcW w:w="3172" w:type="dxa"/>
          </w:tcPr>
          <w:p w:rsidR="00D01183" w:rsidRPr="007226B0" w:rsidRDefault="0028058F" w:rsidP="00D01183">
            <w:pPr>
              <w:rPr>
                <w:color w:val="000000"/>
                <w:sz w:val="28"/>
                <w:szCs w:val="28"/>
                <w:lang w:val="en-US"/>
              </w:rPr>
            </w:pPr>
            <w:r w:rsidRPr="007226B0">
              <w:rPr>
                <w:color w:val="000000"/>
                <w:sz w:val="28"/>
              </w:rPr>
              <w:t>Оценка</w:t>
            </w:r>
            <w:r w:rsidRPr="007226B0">
              <w:rPr>
                <w:color w:val="000000"/>
                <w:sz w:val="28"/>
                <w:szCs w:val="28"/>
              </w:rPr>
              <w:t xml:space="preserve"> </w:t>
            </w:r>
            <w:r w:rsidRPr="007226B0">
              <w:rPr>
                <w:color w:val="000000"/>
                <w:sz w:val="28"/>
              </w:rPr>
              <w:t>сложности</w:t>
            </w:r>
            <w:r w:rsidRPr="007226B0">
              <w:rPr>
                <w:color w:val="000000"/>
                <w:sz w:val="28"/>
                <w:szCs w:val="28"/>
              </w:rPr>
              <w:t xml:space="preserve"> «123456»</w:t>
            </w:r>
          </w:p>
        </w:tc>
        <w:tc>
          <w:tcPr>
            <w:tcW w:w="1648" w:type="dxa"/>
          </w:tcPr>
          <w:p w:rsidR="00D01183" w:rsidRPr="007226B0" w:rsidRDefault="0028058F" w:rsidP="00D01183">
            <w:pPr>
              <w:rPr>
                <w:color w:val="000000"/>
                <w:sz w:val="28"/>
                <w:szCs w:val="28"/>
                <w:lang w:val="en-US"/>
              </w:rPr>
            </w:pPr>
            <w:r w:rsidRPr="007226B0">
              <w:rPr>
                <w:color w:val="000000"/>
                <w:sz w:val="28"/>
              </w:rPr>
              <w:t>Сила</w:t>
            </w:r>
            <w:r w:rsidRPr="007226B0">
              <w:rPr>
                <w:color w:val="000000"/>
                <w:sz w:val="28"/>
                <w:szCs w:val="28"/>
              </w:rPr>
              <w:t xml:space="preserve"> = 0 (</w:t>
            </w:r>
            <w:r w:rsidRPr="007226B0">
              <w:rPr>
                <w:color w:val="000000"/>
                <w:sz w:val="28"/>
              </w:rPr>
              <w:t>слабый</w:t>
            </w:r>
            <w:r w:rsidRPr="007226B0">
              <w:rPr>
                <w:color w:val="000000"/>
                <w:sz w:val="28"/>
                <w:szCs w:val="28"/>
              </w:rPr>
              <w:t>)</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r w:rsidR="00D01183" w:rsidRPr="007226B0" w:rsidTr="00097C1B">
        <w:tc>
          <w:tcPr>
            <w:tcW w:w="568" w:type="dxa"/>
          </w:tcPr>
          <w:p w:rsidR="00D01183" w:rsidRPr="007226B0" w:rsidRDefault="00D01183" w:rsidP="00D01183">
            <w:pPr>
              <w:rPr>
                <w:color w:val="000000"/>
                <w:sz w:val="28"/>
                <w:szCs w:val="28"/>
              </w:rPr>
            </w:pPr>
            <w:r w:rsidRPr="007226B0">
              <w:rPr>
                <w:color w:val="000000"/>
                <w:sz w:val="28"/>
                <w:szCs w:val="28"/>
              </w:rPr>
              <w:t>13</w:t>
            </w:r>
          </w:p>
        </w:tc>
        <w:tc>
          <w:tcPr>
            <w:tcW w:w="3118" w:type="dxa"/>
          </w:tcPr>
          <w:p w:rsidR="00D01183" w:rsidRPr="007226B0" w:rsidRDefault="00D01183" w:rsidP="00D01183">
            <w:pPr>
              <w:rPr>
                <w:color w:val="000000"/>
                <w:sz w:val="28"/>
                <w:szCs w:val="28"/>
                <w:lang w:val="en-US"/>
              </w:rPr>
            </w:pPr>
            <w:r w:rsidRPr="007226B0">
              <w:rPr>
                <w:color w:val="000000"/>
                <w:sz w:val="28"/>
              </w:rPr>
              <w:t>Оценка</w:t>
            </w:r>
            <w:r w:rsidRPr="007226B0">
              <w:rPr>
                <w:color w:val="000000"/>
                <w:sz w:val="28"/>
                <w:szCs w:val="28"/>
              </w:rPr>
              <w:t xml:space="preserve"> </w:t>
            </w:r>
            <w:r w:rsidRPr="007226B0">
              <w:rPr>
                <w:color w:val="000000"/>
                <w:sz w:val="28"/>
              </w:rPr>
              <w:t>сложности</w:t>
            </w:r>
            <w:r w:rsidRPr="007226B0">
              <w:rPr>
                <w:color w:val="000000"/>
                <w:sz w:val="28"/>
                <w:szCs w:val="28"/>
              </w:rPr>
              <w:t xml:space="preserve"> </w:t>
            </w:r>
            <w:r w:rsidRPr="007226B0">
              <w:rPr>
                <w:color w:val="000000"/>
                <w:sz w:val="28"/>
              </w:rPr>
              <w:t>случайного</w:t>
            </w:r>
            <w:r w:rsidRPr="007226B0">
              <w:rPr>
                <w:color w:val="000000"/>
                <w:sz w:val="28"/>
                <w:szCs w:val="28"/>
              </w:rPr>
              <w:t xml:space="preserve"> 16-</w:t>
            </w:r>
            <w:r w:rsidRPr="007226B0">
              <w:rPr>
                <w:color w:val="000000"/>
                <w:sz w:val="28"/>
              </w:rPr>
              <w:t>симв</w:t>
            </w:r>
            <w:r w:rsidRPr="007226B0">
              <w:rPr>
                <w:color w:val="000000"/>
                <w:sz w:val="28"/>
                <w:szCs w:val="28"/>
              </w:rPr>
              <w:t>.</w:t>
            </w:r>
          </w:p>
        </w:tc>
        <w:tc>
          <w:tcPr>
            <w:tcW w:w="3172" w:type="dxa"/>
          </w:tcPr>
          <w:p w:rsidR="00D01183" w:rsidRPr="007226B0" w:rsidRDefault="0028058F" w:rsidP="00D01183">
            <w:pPr>
              <w:rPr>
                <w:color w:val="000000"/>
                <w:sz w:val="28"/>
                <w:szCs w:val="28"/>
                <w:lang w:val="en-US"/>
              </w:rPr>
            </w:pPr>
            <w:r w:rsidRPr="007226B0">
              <w:rPr>
                <w:color w:val="000000"/>
                <w:sz w:val="28"/>
              </w:rPr>
              <w:t>Сила</w:t>
            </w:r>
            <w:r w:rsidRPr="007226B0">
              <w:rPr>
                <w:color w:val="000000"/>
                <w:sz w:val="28"/>
                <w:szCs w:val="28"/>
              </w:rPr>
              <w:t xml:space="preserve"> ≥ 3 (</w:t>
            </w:r>
            <w:r w:rsidRPr="007226B0">
              <w:rPr>
                <w:color w:val="000000"/>
                <w:sz w:val="28"/>
              </w:rPr>
              <w:t>надёжный</w:t>
            </w:r>
            <w:r w:rsidRPr="007226B0">
              <w:rPr>
                <w:color w:val="000000"/>
                <w:sz w:val="28"/>
                <w:szCs w:val="28"/>
              </w:rPr>
              <w:t>)</w:t>
            </w:r>
          </w:p>
        </w:tc>
        <w:tc>
          <w:tcPr>
            <w:tcW w:w="1648" w:type="dxa"/>
          </w:tcPr>
          <w:p w:rsidR="00D01183" w:rsidRPr="007226B0" w:rsidRDefault="0028058F" w:rsidP="00D01183">
            <w:pPr>
              <w:rPr>
                <w:color w:val="000000"/>
                <w:sz w:val="28"/>
                <w:szCs w:val="28"/>
              </w:rPr>
            </w:pPr>
            <w:r w:rsidRPr="007226B0">
              <w:rPr>
                <w:color w:val="000000"/>
                <w:sz w:val="28"/>
                <w:szCs w:val="28"/>
              </w:rPr>
              <w:t>3-4</w:t>
            </w:r>
          </w:p>
        </w:tc>
        <w:tc>
          <w:tcPr>
            <w:tcW w:w="1417" w:type="dxa"/>
          </w:tcPr>
          <w:p w:rsidR="00D01183" w:rsidRPr="007226B0" w:rsidRDefault="00D01183" w:rsidP="00D01183">
            <w:pPr>
              <w:rPr>
                <w:color w:val="000000"/>
                <w:sz w:val="28"/>
                <w:szCs w:val="28"/>
                <w:lang w:val="en-US"/>
              </w:rPr>
            </w:pPr>
            <w:r w:rsidRPr="007226B0">
              <w:rPr>
                <w:color w:val="000000"/>
                <w:sz w:val="28"/>
              </w:rPr>
              <w:t>Пройдено</w:t>
            </w:r>
          </w:p>
        </w:tc>
      </w:tr>
    </w:tbl>
    <w:p w:rsidR="00D01183" w:rsidRPr="007226B0" w:rsidRDefault="00D01183" w:rsidP="007A13E1">
      <w:pPr>
        <w:ind w:left="2160"/>
        <w:rPr>
          <w:color w:val="000000"/>
          <w:sz w:val="28"/>
          <w:szCs w:val="28"/>
          <w:lang w:val="en-US"/>
        </w:rPr>
      </w:pPr>
    </w:p>
    <w:p w:rsidR="007A13E1" w:rsidRPr="007226B0" w:rsidRDefault="007A13E1" w:rsidP="007A13E1">
      <w:pPr>
        <w:ind w:left="2160"/>
        <w:rPr>
          <w:color w:val="000000"/>
          <w:sz w:val="28"/>
          <w:szCs w:val="28"/>
        </w:rPr>
      </w:pPr>
    </w:p>
    <w:p w:rsidR="007A13E1" w:rsidRPr="007226B0" w:rsidRDefault="007A13E1" w:rsidP="00097C1B">
      <w:pPr>
        <w:jc w:val="center"/>
        <w:rPr>
          <w:color w:val="000000"/>
          <w:sz w:val="28"/>
          <w:szCs w:val="28"/>
          <w:lang w:val="en-US"/>
        </w:rPr>
      </w:pPr>
      <w:r w:rsidRPr="00097C1B">
        <w:rPr>
          <w:color w:val="000000"/>
          <w:sz w:val="28"/>
          <w:szCs w:val="28"/>
          <w:lang w:val="en-US"/>
        </w:rPr>
        <w:br w:type="page"/>
      </w:r>
      <w:r w:rsidR="009936A1">
        <w:rPr>
          <w:color w:val="000000"/>
          <w:sz w:val="28"/>
          <w:szCs w:val="28"/>
        </w:rPr>
        <w:lastRenderedPageBreak/>
        <w:t xml:space="preserve">Приложение </w:t>
      </w:r>
      <w:ins w:id="3611" w:author="Sasha Azazlov" w:date="2026-05-27T11:02:00Z" w16du:dateUtc="2026-05-27T08:02:00Z">
        <w:r w:rsidR="00603107">
          <w:rPr>
            <w:color w:val="000000"/>
            <w:sz w:val="28"/>
            <w:szCs w:val="28"/>
          </w:rPr>
          <w:t>Е</w:t>
        </w:r>
      </w:ins>
      <w:del w:id="3612" w:author="Sasha Azazlov" w:date="2026-05-27T10:43:00Z" w16du:dateUtc="2026-05-27T07:43:00Z">
        <w:r w:rsidR="009936A1" w:rsidDel="004C03E5">
          <w:rPr>
            <w:color w:val="000000"/>
            <w:sz w:val="28"/>
            <w:szCs w:val="28"/>
          </w:rPr>
          <w:delText>Р</w:delText>
        </w:r>
      </w:del>
      <w:r w:rsidRPr="007226B0">
        <w:rPr>
          <w:color w:val="000000"/>
          <w:sz w:val="28"/>
          <w:szCs w:val="28"/>
          <w:lang w:val="en-US"/>
        </w:rPr>
        <w:t>. Widget-</w:t>
      </w:r>
      <w:r w:rsidRPr="007226B0">
        <w:rPr>
          <w:color w:val="000000"/>
          <w:sz w:val="28"/>
        </w:rPr>
        <w:t>тесты</w:t>
      </w:r>
    </w:p>
    <w:p w:rsidR="007A13E1" w:rsidRPr="007226B0" w:rsidRDefault="007A13E1" w:rsidP="007A13E1">
      <w:pPr>
        <w:ind w:left="2160"/>
        <w:rPr>
          <w:color w:val="000000"/>
          <w:sz w:val="28"/>
          <w:szCs w:val="28"/>
          <w:lang w:val="en-US"/>
        </w:rPr>
      </w:pPr>
    </w:p>
    <w:p w:rsidR="007A13E1" w:rsidRPr="007226B0" w:rsidRDefault="007A13E1" w:rsidP="007A13E1">
      <w:pPr>
        <w:ind w:left="2160"/>
        <w:rPr>
          <w:color w:val="000000"/>
          <w:sz w:val="28"/>
          <w:szCs w:val="28"/>
          <w:lang w:val="en-US"/>
        </w:rPr>
      </w:pPr>
      <w:r w:rsidRPr="007226B0">
        <w:rPr>
          <w:color w:val="000000"/>
          <w:sz w:val="28"/>
        </w:rPr>
        <w:t>Модуль</w:t>
      </w:r>
      <w:r w:rsidRPr="007226B0">
        <w:rPr>
          <w:color w:val="000000"/>
          <w:sz w:val="28"/>
          <w:szCs w:val="28"/>
          <w:lang w:val="en-US"/>
        </w:rPr>
        <w:t>: test/widgets/</w:t>
      </w:r>
      <w:proofErr w:type="spellStart"/>
      <w:r w:rsidRPr="007226B0">
        <w:rPr>
          <w:color w:val="000000"/>
          <w:sz w:val="28"/>
          <w:szCs w:val="28"/>
          <w:lang w:val="en-US"/>
        </w:rPr>
        <w:t>copyable_password_test.dart</w:t>
      </w:r>
      <w:proofErr w:type="spellEnd"/>
    </w:p>
    <w:p w:rsidR="007A13E1" w:rsidRPr="007226B0" w:rsidRDefault="007A13E1" w:rsidP="00324E12">
      <w:pPr>
        <w:rPr>
          <w:color w:val="000000"/>
          <w:sz w:val="28"/>
          <w:szCs w:val="28"/>
          <w:lang w:val="en-US"/>
        </w:rPr>
      </w:pPr>
    </w:p>
    <w:tbl>
      <w:tblPr>
        <w:tblStyle w:val="ab"/>
        <w:tblW w:w="0" w:type="auto"/>
        <w:tblInd w:w="-196" w:type="dxa"/>
        <w:tblLook w:val="04A0" w:firstRow="1" w:lastRow="0" w:firstColumn="1" w:lastColumn="0" w:noHBand="0" w:noVBand="1"/>
      </w:tblPr>
      <w:tblGrid>
        <w:gridCol w:w="496"/>
        <w:gridCol w:w="2303"/>
        <w:gridCol w:w="2942"/>
        <w:gridCol w:w="2498"/>
        <w:gridCol w:w="1585"/>
      </w:tblGrid>
      <w:tr w:rsidR="00D475E6" w:rsidRPr="007226B0" w:rsidTr="00097C1B">
        <w:tc>
          <w:tcPr>
            <w:tcW w:w="236" w:type="dxa"/>
          </w:tcPr>
          <w:p w:rsidR="00D475E6" w:rsidRPr="007226B0" w:rsidRDefault="00D475E6" w:rsidP="007A13E1">
            <w:pPr>
              <w:rPr>
                <w:color w:val="000000"/>
                <w:sz w:val="28"/>
                <w:szCs w:val="28"/>
              </w:rPr>
            </w:pPr>
            <w:r w:rsidRPr="007226B0">
              <w:rPr>
                <w:color w:val="000000"/>
                <w:sz w:val="28"/>
              </w:rPr>
              <w:t>№</w:t>
            </w:r>
          </w:p>
        </w:tc>
        <w:tc>
          <w:tcPr>
            <w:tcW w:w="2326" w:type="dxa"/>
          </w:tcPr>
          <w:p w:rsidR="00D475E6" w:rsidRPr="007226B0" w:rsidRDefault="00D475E6" w:rsidP="007A13E1">
            <w:pPr>
              <w:rPr>
                <w:color w:val="000000"/>
                <w:sz w:val="28"/>
                <w:szCs w:val="28"/>
              </w:rPr>
            </w:pPr>
            <w:r w:rsidRPr="007226B0">
              <w:rPr>
                <w:color w:val="000000"/>
                <w:sz w:val="28"/>
              </w:rPr>
              <w:t>Тест</w:t>
            </w:r>
          </w:p>
        </w:tc>
        <w:tc>
          <w:tcPr>
            <w:tcW w:w="3065" w:type="dxa"/>
          </w:tcPr>
          <w:p w:rsidR="00D475E6" w:rsidRPr="007226B0" w:rsidRDefault="00D475E6" w:rsidP="007A13E1">
            <w:pPr>
              <w:rPr>
                <w:color w:val="000000"/>
                <w:sz w:val="28"/>
                <w:szCs w:val="28"/>
              </w:rPr>
            </w:pPr>
            <w:r w:rsidRPr="007226B0">
              <w:rPr>
                <w:color w:val="000000"/>
                <w:sz w:val="28"/>
              </w:rPr>
              <w:t>Ожидаемый</w:t>
            </w:r>
            <w:r w:rsidRPr="007226B0">
              <w:rPr>
                <w:color w:val="000000"/>
                <w:sz w:val="28"/>
                <w:szCs w:val="28"/>
              </w:rPr>
              <w:t xml:space="preserve"> </w:t>
            </w:r>
            <w:r w:rsidRPr="007226B0">
              <w:rPr>
                <w:color w:val="000000"/>
                <w:sz w:val="28"/>
              </w:rPr>
              <w:t>результат</w:t>
            </w:r>
          </w:p>
        </w:tc>
        <w:tc>
          <w:tcPr>
            <w:tcW w:w="2589" w:type="dxa"/>
          </w:tcPr>
          <w:p w:rsidR="00D475E6" w:rsidRPr="007226B0" w:rsidRDefault="00D475E6" w:rsidP="007A13E1">
            <w:pPr>
              <w:rPr>
                <w:color w:val="000000"/>
                <w:sz w:val="28"/>
                <w:szCs w:val="28"/>
              </w:rPr>
            </w:pPr>
            <w:r w:rsidRPr="007226B0">
              <w:rPr>
                <w:color w:val="000000"/>
                <w:sz w:val="28"/>
              </w:rPr>
              <w:t>Фактический</w:t>
            </w:r>
            <w:r w:rsidRPr="007226B0">
              <w:rPr>
                <w:color w:val="000000"/>
                <w:sz w:val="28"/>
                <w:szCs w:val="28"/>
              </w:rPr>
              <w:t xml:space="preserve"> </w:t>
            </w:r>
            <w:r w:rsidRPr="007226B0">
              <w:rPr>
                <w:color w:val="000000"/>
                <w:sz w:val="28"/>
              </w:rPr>
              <w:t>результат</w:t>
            </w:r>
            <w:r w:rsidRPr="007226B0">
              <w:rPr>
                <w:color w:val="000000"/>
                <w:sz w:val="28"/>
                <w:szCs w:val="28"/>
              </w:rPr>
              <w:t xml:space="preserve"> </w:t>
            </w:r>
          </w:p>
        </w:tc>
        <w:tc>
          <w:tcPr>
            <w:tcW w:w="1608" w:type="dxa"/>
          </w:tcPr>
          <w:p w:rsidR="00D475E6" w:rsidRPr="007226B0" w:rsidRDefault="00D475E6" w:rsidP="007A13E1">
            <w:pPr>
              <w:rPr>
                <w:color w:val="000000"/>
                <w:sz w:val="28"/>
                <w:szCs w:val="28"/>
              </w:rPr>
            </w:pPr>
            <w:r w:rsidRPr="007226B0">
              <w:rPr>
                <w:color w:val="000000"/>
                <w:sz w:val="28"/>
              </w:rPr>
              <w:t>Статус</w:t>
            </w:r>
          </w:p>
        </w:tc>
      </w:tr>
      <w:tr w:rsidR="00D475E6" w:rsidRPr="00F256EB" w:rsidTr="00097C1B">
        <w:tc>
          <w:tcPr>
            <w:tcW w:w="9824" w:type="dxa"/>
            <w:gridSpan w:val="5"/>
          </w:tcPr>
          <w:p w:rsidR="00D475E6" w:rsidRPr="007226B0" w:rsidRDefault="00D475E6" w:rsidP="00D475E6">
            <w:pPr>
              <w:jc w:val="center"/>
              <w:rPr>
                <w:color w:val="000000"/>
                <w:sz w:val="28"/>
                <w:szCs w:val="28"/>
                <w:lang w:val="en-US"/>
              </w:rPr>
            </w:pPr>
            <w:r w:rsidRPr="007226B0">
              <w:rPr>
                <w:color w:val="000000"/>
                <w:sz w:val="28"/>
              </w:rPr>
              <w:t>Модуль</w:t>
            </w:r>
            <w:r w:rsidRPr="007226B0">
              <w:rPr>
                <w:color w:val="000000"/>
                <w:sz w:val="28"/>
                <w:szCs w:val="28"/>
                <w:lang w:val="en-US"/>
              </w:rPr>
              <w:t>: test/widgets/</w:t>
            </w:r>
            <w:proofErr w:type="spellStart"/>
            <w:r w:rsidRPr="007226B0">
              <w:rPr>
                <w:color w:val="000000"/>
                <w:sz w:val="28"/>
                <w:szCs w:val="28"/>
                <w:lang w:val="en-US"/>
              </w:rPr>
              <w:t>copyable_password_test.dart</w:t>
            </w:r>
            <w:proofErr w:type="spellEnd"/>
          </w:p>
        </w:tc>
      </w:tr>
      <w:tr w:rsidR="00D475E6" w:rsidRPr="007226B0" w:rsidTr="00097C1B">
        <w:tc>
          <w:tcPr>
            <w:tcW w:w="236" w:type="dxa"/>
          </w:tcPr>
          <w:p w:rsidR="00D475E6" w:rsidRPr="007226B0" w:rsidRDefault="00D475E6" w:rsidP="007A13E1">
            <w:pPr>
              <w:rPr>
                <w:color w:val="000000"/>
                <w:sz w:val="28"/>
                <w:szCs w:val="28"/>
              </w:rPr>
            </w:pPr>
            <w:r w:rsidRPr="007226B0">
              <w:rPr>
                <w:color w:val="000000"/>
                <w:sz w:val="28"/>
                <w:szCs w:val="28"/>
              </w:rPr>
              <w:t>14</w:t>
            </w:r>
          </w:p>
        </w:tc>
        <w:tc>
          <w:tcPr>
            <w:tcW w:w="2326" w:type="dxa"/>
          </w:tcPr>
          <w:p w:rsidR="00D475E6" w:rsidRPr="007226B0" w:rsidRDefault="00D475E6" w:rsidP="007A13E1">
            <w:pPr>
              <w:rPr>
                <w:color w:val="000000"/>
                <w:sz w:val="28"/>
                <w:szCs w:val="28"/>
              </w:rPr>
            </w:pPr>
            <w:r w:rsidRPr="007226B0">
              <w:rPr>
                <w:color w:val="000000"/>
                <w:sz w:val="28"/>
              </w:rPr>
              <w:t>Отображение</w:t>
            </w:r>
            <w:r w:rsidRPr="007226B0">
              <w:rPr>
                <w:color w:val="000000"/>
                <w:sz w:val="28"/>
                <w:szCs w:val="28"/>
              </w:rPr>
              <w:t xml:space="preserve"> </w:t>
            </w:r>
            <w:r w:rsidRPr="007226B0">
              <w:rPr>
                <w:color w:val="000000"/>
                <w:sz w:val="28"/>
              </w:rPr>
              <w:t>пароля</w:t>
            </w:r>
            <w:r w:rsidRPr="007226B0">
              <w:rPr>
                <w:color w:val="000000"/>
                <w:sz w:val="28"/>
                <w:szCs w:val="28"/>
              </w:rPr>
              <w:t xml:space="preserve"> </w:t>
            </w:r>
            <w:r w:rsidRPr="007226B0">
              <w:rPr>
                <w:color w:val="000000"/>
                <w:sz w:val="28"/>
              </w:rPr>
              <w:t>маскированным</w:t>
            </w:r>
          </w:p>
        </w:tc>
        <w:tc>
          <w:tcPr>
            <w:tcW w:w="3065" w:type="dxa"/>
          </w:tcPr>
          <w:p w:rsidR="00D475E6" w:rsidRPr="007226B0" w:rsidRDefault="00D475E6" w:rsidP="007A13E1">
            <w:pPr>
              <w:rPr>
                <w:color w:val="000000"/>
                <w:sz w:val="28"/>
                <w:szCs w:val="28"/>
              </w:rPr>
            </w:pPr>
            <w:r w:rsidRPr="007226B0">
              <w:rPr>
                <w:color w:val="000000"/>
                <w:sz w:val="28"/>
              </w:rPr>
              <w:t>Точки</w:t>
            </w:r>
            <w:r w:rsidRPr="007226B0">
              <w:rPr>
                <w:color w:val="000000"/>
                <w:sz w:val="28"/>
                <w:szCs w:val="28"/>
              </w:rPr>
              <w:t xml:space="preserve"> </w:t>
            </w:r>
            <w:r w:rsidRPr="007226B0">
              <w:rPr>
                <w:color w:val="000000"/>
                <w:sz w:val="28"/>
              </w:rPr>
              <w:t>вместо</w:t>
            </w:r>
            <w:r w:rsidRPr="007226B0">
              <w:rPr>
                <w:color w:val="000000"/>
                <w:sz w:val="28"/>
                <w:szCs w:val="28"/>
              </w:rPr>
              <w:t xml:space="preserve"> </w:t>
            </w:r>
            <w:r w:rsidRPr="007226B0">
              <w:rPr>
                <w:color w:val="000000"/>
                <w:sz w:val="28"/>
              </w:rPr>
              <w:t>символов</w:t>
            </w:r>
          </w:p>
        </w:tc>
        <w:tc>
          <w:tcPr>
            <w:tcW w:w="2589" w:type="dxa"/>
          </w:tcPr>
          <w:p w:rsidR="00D475E6" w:rsidRPr="007226B0" w:rsidRDefault="00D475E6" w:rsidP="007A13E1">
            <w:pPr>
              <w:rPr>
                <w:color w:val="000000"/>
                <w:sz w:val="28"/>
                <w:szCs w:val="28"/>
              </w:rPr>
            </w:pPr>
            <w:r w:rsidRPr="007226B0">
              <w:rPr>
                <w:color w:val="000000"/>
                <w:sz w:val="28"/>
                <w:szCs w:val="28"/>
              </w:rPr>
              <w:t>••••••</w:t>
            </w:r>
          </w:p>
        </w:tc>
        <w:tc>
          <w:tcPr>
            <w:tcW w:w="1608" w:type="dxa"/>
          </w:tcPr>
          <w:p w:rsidR="00D475E6" w:rsidRPr="007226B0" w:rsidRDefault="00D475E6" w:rsidP="007A13E1">
            <w:pPr>
              <w:rPr>
                <w:color w:val="000000"/>
                <w:sz w:val="28"/>
                <w:szCs w:val="28"/>
              </w:rPr>
            </w:pPr>
            <w:r w:rsidRPr="007226B0">
              <w:rPr>
                <w:color w:val="000000"/>
                <w:sz w:val="28"/>
              </w:rPr>
              <w:t>Пройдено</w:t>
            </w:r>
          </w:p>
        </w:tc>
      </w:tr>
      <w:tr w:rsidR="00D475E6" w:rsidRPr="007226B0" w:rsidTr="00097C1B">
        <w:tc>
          <w:tcPr>
            <w:tcW w:w="236" w:type="dxa"/>
          </w:tcPr>
          <w:p w:rsidR="00D475E6" w:rsidRPr="007226B0" w:rsidRDefault="00D475E6" w:rsidP="007A13E1">
            <w:pPr>
              <w:rPr>
                <w:color w:val="000000"/>
                <w:sz w:val="28"/>
                <w:szCs w:val="28"/>
              </w:rPr>
            </w:pPr>
            <w:r w:rsidRPr="007226B0">
              <w:rPr>
                <w:color w:val="000000"/>
                <w:sz w:val="28"/>
                <w:szCs w:val="28"/>
              </w:rPr>
              <w:t>15</w:t>
            </w:r>
          </w:p>
        </w:tc>
        <w:tc>
          <w:tcPr>
            <w:tcW w:w="2326" w:type="dxa"/>
          </w:tcPr>
          <w:p w:rsidR="00D475E6" w:rsidRPr="007226B0" w:rsidRDefault="00D475E6" w:rsidP="007A13E1">
            <w:pPr>
              <w:rPr>
                <w:color w:val="000000"/>
                <w:sz w:val="28"/>
                <w:szCs w:val="28"/>
              </w:rPr>
            </w:pPr>
            <w:r w:rsidRPr="007226B0">
              <w:rPr>
                <w:color w:val="000000"/>
                <w:sz w:val="28"/>
              </w:rPr>
              <w:t>Нажатие</w:t>
            </w:r>
            <w:r w:rsidRPr="007226B0">
              <w:rPr>
                <w:color w:val="000000"/>
                <w:sz w:val="28"/>
                <w:szCs w:val="28"/>
              </w:rPr>
              <w:t xml:space="preserve"> «</w:t>
            </w:r>
            <w:r w:rsidRPr="007226B0">
              <w:rPr>
                <w:color w:val="000000"/>
                <w:sz w:val="28"/>
              </w:rPr>
              <w:t>показать</w:t>
            </w:r>
            <w:r w:rsidRPr="007226B0">
              <w:rPr>
                <w:color w:val="000000"/>
                <w:sz w:val="28"/>
                <w:szCs w:val="28"/>
              </w:rPr>
              <w:t xml:space="preserve">» — </w:t>
            </w:r>
            <w:r w:rsidRPr="007226B0">
              <w:rPr>
                <w:color w:val="000000"/>
                <w:sz w:val="28"/>
              </w:rPr>
              <w:t>отображение</w:t>
            </w:r>
          </w:p>
        </w:tc>
        <w:tc>
          <w:tcPr>
            <w:tcW w:w="3065" w:type="dxa"/>
          </w:tcPr>
          <w:p w:rsidR="00D475E6" w:rsidRPr="007226B0" w:rsidRDefault="00D475E6" w:rsidP="007A13E1">
            <w:pPr>
              <w:rPr>
                <w:color w:val="000000"/>
                <w:sz w:val="28"/>
                <w:szCs w:val="28"/>
              </w:rPr>
            </w:pPr>
            <w:r w:rsidRPr="007226B0">
              <w:rPr>
                <w:color w:val="000000"/>
                <w:sz w:val="28"/>
              </w:rPr>
              <w:t>Видимые</w:t>
            </w:r>
            <w:r w:rsidRPr="007226B0">
              <w:rPr>
                <w:color w:val="000000"/>
                <w:sz w:val="28"/>
                <w:szCs w:val="28"/>
              </w:rPr>
              <w:t xml:space="preserve"> </w:t>
            </w:r>
            <w:r w:rsidRPr="007226B0">
              <w:rPr>
                <w:color w:val="000000"/>
                <w:sz w:val="28"/>
              </w:rPr>
              <w:t>символы</w:t>
            </w:r>
          </w:p>
        </w:tc>
        <w:tc>
          <w:tcPr>
            <w:tcW w:w="2589" w:type="dxa"/>
          </w:tcPr>
          <w:p w:rsidR="00F67628" w:rsidRPr="007226B0" w:rsidRDefault="00F67628" w:rsidP="00F67628">
            <w:pPr>
              <w:rPr>
                <w:sz w:val="28"/>
                <w:szCs w:val="28"/>
              </w:rPr>
            </w:pPr>
            <w:r w:rsidRPr="007226B0">
              <w:rPr>
                <w:color w:val="000000"/>
                <w:sz w:val="28"/>
              </w:rPr>
              <w:t>Пароль</w:t>
            </w:r>
            <w:r w:rsidRPr="007226B0">
              <w:rPr>
                <w:color w:val="000000"/>
                <w:sz w:val="28"/>
                <w:szCs w:val="28"/>
              </w:rPr>
              <w:t xml:space="preserve"> </w:t>
            </w:r>
            <w:r w:rsidRPr="007226B0">
              <w:rPr>
                <w:color w:val="000000"/>
                <w:sz w:val="28"/>
              </w:rPr>
              <w:t>виден</w:t>
            </w:r>
          </w:p>
        </w:tc>
        <w:tc>
          <w:tcPr>
            <w:tcW w:w="1608" w:type="dxa"/>
          </w:tcPr>
          <w:p w:rsidR="00D475E6" w:rsidRPr="007226B0" w:rsidRDefault="00F67628" w:rsidP="007A13E1">
            <w:pPr>
              <w:rPr>
                <w:color w:val="000000"/>
                <w:sz w:val="28"/>
                <w:szCs w:val="28"/>
              </w:rPr>
            </w:pPr>
            <w:r w:rsidRPr="007226B0">
              <w:rPr>
                <w:color w:val="000000"/>
                <w:sz w:val="28"/>
              </w:rPr>
              <w:t>Пройдено</w:t>
            </w:r>
          </w:p>
        </w:tc>
      </w:tr>
      <w:tr w:rsidR="00D475E6" w:rsidRPr="007226B0" w:rsidTr="00097C1B">
        <w:tc>
          <w:tcPr>
            <w:tcW w:w="236" w:type="dxa"/>
          </w:tcPr>
          <w:p w:rsidR="00D475E6" w:rsidRPr="007226B0" w:rsidRDefault="00D475E6" w:rsidP="007A13E1">
            <w:pPr>
              <w:rPr>
                <w:color w:val="000000"/>
                <w:sz w:val="28"/>
                <w:szCs w:val="28"/>
              </w:rPr>
            </w:pPr>
            <w:r w:rsidRPr="007226B0">
              <w:rPr>
                <w:color w:val="000000"/>
                <w:sz w:val="28"/>
                <w:szCs w:val="28"/>
              </w:rPr>
              <w:t>16</w:t>
            </w:r>
          </w:p>
        </w:tc>
        <w:tc>
          <w:tcPr>
            <w:tcW w:w="2326" w:type="dxa"/>
          </w:tcPr>
          <w:p w:rsidR="00D475E6" w:rsidRPr="007226B0" w:rsidRDefault="00F67628" w:rsidP="007A13E1">
            <w:pPr>
              <w:rPr>
                <w:color w:val="000000"/>
                <w:sz w:val="28"/>
                <w:szCs w:val="28"/>
              </w:rPr>
            </w:pPr>
            <w:r w:rsidRPr="007226B0">
              <w:rPr>
                <w:color w:val="000000"/>
                <w:sz w:val="28"/>
              </w:rPr>
              <w:t>Нажатие</w:t>
            </w:r>
            <w:r w:rsidRPr="007226B0">
              <w:rPr>
                <w:color w:val="000000"/>
                <w:sz w:val="28"/>
                <w:szCs w:val="28"/>
              </w:rPr>
              <w:t xml:space="preserve"> «</w:t>
            </w:r>
            <w:r w:rsidRPr="007226B0">
              <w:rPr>
                <w:color w:val="000000"/>
                <w:sz w:val="28"/>
              </w:rPr>
              <w:t>копировать</w:t>
            </w:r>
            <w:r w:rsidRPr="007226B0">
              <w:rPr>
                <w:color w:val="000000"/>
                <w:sz w:val="28"/>
                <w:szCs w:val="28"/>
              </w:rPr>
              <w:t xml:space="preserve">» — </w:t>
            </w:r>
            <w:r w:rsidRPr="007226B0">
              <w:rPr>
                <w:color w:val="000000"/>
                <w:sz w:val="28"/>
              </w:rPr>
              <w:t>буфер</w:t>
            </w:r>
            <w:r w:rsidRPr="007226B0">
              <w:rPr>
                <w:color w:val="000000"/>
                <w:sz w:val="28"/>
                <w:szCs w:val="28"/>
              </w:rPr>
              <w:t xml:space="preserve"> </w:t>
            </w:r>
            <w:r w:rsidRPr="007226B0">
              <w:rPr>
                <w:color w:val="000000"/>
                <w:sz w:val="28"/>
              </w:rPr>
              <w:t>обмена</w:t>
            </w:r>
          </w:p>
        </w:tc>
        <w:tc>
          <w:tcPr>
            <w:tcW w:w="3065" w:type="dxa"/>
          </w:tcPr>
          <w:p w:rsidR="00D475E6" w:rsidRPr="007226B0" w:rsidRDefault="00F67628" w:rsidP="007A13E1">
            <w:pPr>
              <w:rPr>
                <w:color w:val="000000"/>
                <w:sz w:val="28"/>
                <w:szCs w:val="28"/>
              </w:rPr>
            </w:pPr>
            <w:r w:rsidRPr="007226B0">
              <w:rPr>
                <w:color w:val="000000"/>
                <w:sz w:val="28"/>
              </w:rPr>
              <w:t>Пароль</w:t>
            </w:r>
            <w:r w:rsidRPr="007226B0">
              <w:rPr>
                <w:color w:val="000000"/>
                <w:sz w:val="28"/>
                <w:szCs w:val="28"/>
              </w:rPr>
              <w:t xml:space="preserve"> </w:t>
            </w:r>
            <w:r w:rsidRPr="007226B0">
              <w:rPr>
                <w:color w:val="000000"/>
                <w:sz w:val="28"/>
              </w:rPr>
              <w:t>в</w:t>
            </w:r>
            <w:r w:rsidRPr="007226B0">
              <w:rPr>
                <w:color w:val="000000"/>
                <w:sz w:val="28"/>
                <w:szCs w:val="28"/>
              </w:rPr>
              <w:t xml:space="preserve"> </w:t>
            </w:r>
            <w:r w:rsidRPr="007226B0">
              <w:rPr>
                <w:color w:val="000000"/>
                <w:sz w:val="28"/>
              </w:rPr>
              <w:t>буфере</w:t>
            </w:r>
            <w:r w:rsidRPr="007226B0">
              <w:rPr>
                <w:color w:val="000000"/>
                <w:sz w:val="28"/>
                <w:szCs w:val="28"/>
              </w:rPr>
              <w:t xml:space="preserve"> </w:t>
            </w:r>
            <w:r w:rsidRPr="007226B0">
              <w:rPr>
                <w:color w:val="000000"/>
                <w:sz w:val="28"/>
              </w:rPr>
              <w:t>обмена</w:t>
            </w:r>
          </w:p>
        </w:tc>
        <w:tc>
          <w:tcPr>
            <w:tcW w:w="2589" w:type="dxa"/>
          </w:tcPr>
          <w:p w:rsidR="00D475E6" w:rsidRPr="007226B0" w:rsidRDefault="00F67628" w:rsidP="007A13E1">
            <w:pPr>
              <w:rPr>
                <w:color w:val="000000"/>
                <w:sz w:val="28"/>
                <w:szCs w:val="28"/>
              </w:rPr>
            </w:pPr>
            <w:r w:rsidRPr="007226B0">
              <w:rPr>
                <w:color w:val="000000"/>
                <w:sz w:val="28"/>
              </w:rPr>
              <w:t>Пароль</w:t>
            </w:r>
            <w:r w:rsidRPr="007226B0">
              <w:rPr>
                <w:color w:val="000000"/>
                <w:sz w:val="28"/>
                <w:szCs w:val="28"/>
              </w:rPr>
              <w:t xml:space="preserve"> </w:t>
            </w:r>
            <w:r w:rsidRPr="007226B0">
              <w:rPr>
                <w:color w:val="000000"/>
                <w:sz w:val="28"/>
              </w:rPr>
              <w:t>в</w:t>
            </w:r>
            <w:r w:rsidRPr="007226B0">
              <w:rPr>
                <w:color w:val="000000"/>
                <w:sz w:val="28"/>
                <w:szCs w:val="28"/>
              </w:rPr>
              <w:t xml:space="preserve"> </w:t>
            </w:r>
            <w:r w:rsidRPr="007226B0">
              <w:rPr>
                <w:color w:val="000000"/>
                <w:sz w:val="28"/>
              </w:rPr>
              <w:t>буфере</w:t>
            </w:r>
            <w:r w:rsidRPr="007226B0">
              <w:rPr>
                <w:color w:val="000000"/>
                <w:sz w:val="28"/>
                <w:szCs w:val="28"/>
              </w:rPr>
              <w:t xml:space="preserve"> </w:t>
            </w:r>
            <w:r w:rsidRPr="007226B0">
              <w:rPr>
                <w:color w:val="000000"/>
                <w:sz w:val="28"/>
              </w:rPr>
              <w:t>обмена</w:t>
            </w:r>
          </w:p>
        </w:tc>
        <w:tc>
          <w:tcPr>
            <w:tcW w:w="1608" w:type="dxa"/>
          </w:tcPr>
          <w:p w:rsidR="00D475E6" w:rsidRPr="007226B0" w:rsidRDefault="00F67628" w:rsidP="007A13E1">
            <w:pPr>
              <w:rPr>
                <w:color w:val="000000"/>
                <w:sz w:val="28"/>
                <w:szCs w:val="28"/>
              </w:rPr>
            </w:pPr>
            <w:r w:rsidRPr="007226B0">
              <w:rPr>
                <w:color w:val="000000"/>
                <w:sz w:val="28"/>
              </w:rPr>
              <w:t>Пройдено</w:t>
            </w:r>
          </w:p>
        </w:tc>
      </w:tr>
      <w:tr w:rsidR="00D475E6" w:rsidRPr="007226B0" w:rsidTr="00097C1B">
        <w:tc>
          <w:tcPr>
            <w:tcW w:w="236" w:type="dxa"/>
          </w:tcPr>
          <w:p w:rsidR="00D475E6" w:rsidRPr="007226B0" w:rsidRDefault="00D475E6" w:rsidP="007A13E1">
            <w:pPr>
              <w:rPr>
                <w:color w:val="000000"/>
                <w:sz w:val="28"/>
                <w:szCs w:val="28"/>
              </w:rPr>
            </w:pPr>
            <w:r w:rsidRPr="007226B0">
              <w:rPr>
                <w:color w:val="000000"/>
                <w:sz w:val="28"/>
                <w:szCs w:val="28"/>
              </w:rPr>
              <w:t>17</w:t>
            </w:r>
          </w:p>
        </w:tc>
        <w:tc>
          <w:tcPr>
            <w:tcW w:w="2326" w:type="dxa"/>
          </w:tcPr>
          <w:p w:rsidR="00D475E6" w:rsidRPr="007226B0" w:rsidRDefault="00F67628" w:rsidP="00F67628">
            <w:pPr>
              <w:rPr>
                <w:color w:val="000000"/>
                <w:sz w:val="28"/>
                <w:szCs w:val="28"/>
              </w:rPr>
            </w:pPr>
            <w:r w:rsidRPr="007226B0">
              <w:rPr>
                <w:color w:val="000000"/>
                <w:sz w:val="28"/>
              </w:rPr>
              <w:t>Таймер</w:t>
            </w:r>
            <w:r w:rsidRPr="007226B0">
              <w:rPr>
                <w:color w:val="000000"/>
                <w:sz w:val="28"/>
                <w:szCs w:val="28"/>
              </w:rPr>
              <w:t xml:space="preserve"> </w:t>
            </w:r>
            <w:r w:rsidRPr="007226B0">
              <w:rPr>
                <w:color w:val="000000"/>
                <w:sz w:val="28"/>
              </w:rPr>
              <w:t>очистки</w:t>
            </w:r>
            <w:r w:rsidRPr="007226B0">
              <w:rPr>
                <w:color w:val="000000"/>
                <w:sz w:val="28"/>
                <w:szCs w:val="28"/>
              </w:rPr>
              <w:t xml:space="preserve"> </w:t>
            </w:r>
            <w:r w:rsidRPr="007226B0">
              <w:rPr>
                <w:color w:val="000000"/>
                <w:sz w:val="28"/>
              </w:rPr>
              <w:t>буфера</w:t>
            </w:r>
            <w:r w:rsidRPr="007226B0">
              <w:rPr>
                <w:color w:val="000000"/>
                <w:sz w:val="28"/>
                <w:szCs w:val="28"/>
              </w:rPr>
              <w:t xml:space="preserve"> (60 </w:t>
            </w:r>
            <w:r w:rsidRPr="007226B0">
              <w:rPr>
                <w:color w:val="000000"/>
                <w:sz w:val="28"/>
              </w:rPr>
              <w:t>сек</w:t>
            </w:r>
            <w:r w:rsidRPr="007226B0">
              <w:rPr>
                <w:color w:val="000000"/>
                <w:sz w:val="28"/>
                <w:szCs w:val="28"/>
              </w:rPr>
              <w:t>)</w:t>
            </w:r>
          </w:p>
        </w:tc>
        <w:tc>
          <w:tcPr>
            <w:tcW w:w="3065" w:type="dxa"/>
          </w:tcPr>
          <w:p w:rsidR="00D475E6" w:rsidRPr="007226B0" w:rsidRDefault="00F67628" w:rsidP="00F67628">
            <w:pPr>
              <w:tabs>
                <w:tab w:val="left" w:pos="2461"/>
              </w:tabs>
              <w:rPr>
                <w:color w:val="000000"/>
                <w:sz w:val="28"/>
                <w:szCs w:val="28"/>
              </w:rPr>
            </w:pPr>
            <w:r w:rsidRPr="007226B0">
              <w:rPr>
                <w:color w:val="000000"/>
                <w:sz w:val="28"/>
              </w:rPr>
              <w:t>Буфер</w:t>
            </w:r>
            <w:r w:rsidRPr="007226B0">
              <w:rPr>
                <w:color w:val="000000"/>
                <w:sz w:val="28"/>
                <w:szCs w:val="28"/>
              </w:rPr>
              <w:t xml:space="preserve"> </w:t>
            </w:r>
            <w:r w:rsidRPr="007226B0">
              <w:rPr>
                <w:color w:val="000000"/>
                <w:sz w:val="28"/>
              </w:rPr>
              <w:t>пуст</w:t>
            </w:r>
          </w:p>
        </w:tc>
        <w:tc>
          <w:tcPr>
            <w:tcW w:w="2589" w:type="dxa"/>
          </w:tcPr>
          <w:p w:rsidR="00D475E6" w:rsidRPr="007226B0" w:rsidRDefault="00F67628" w:rsidP="00F67628">
            <w:pPr>
              <w:rPr>
                <w:color w:val="000000"/>
                <w:sz w:val="28"/>
                <w:szCs w:val="28"/>
              </w:rPr>
            </w:pPr>
            <w:r w:rsidRPr="007226B0">
              <w:rPr>
                <w:color w:val="000000"/>
                <w:sz w:val="28"/>
              </w:rPr>
              <w:t>Очищен</w:t>
            </w:r>
          </w:p>
        </w:tc>
        <w:tc>
          <w:tcPr>
            <w:tcW w:w="1608" w:type="dxa"/>
          </w:tcPr>
          <w:p w:rsidR="00D475E6" w:rsidRPr="007226B0" w:rsidRDefault="00F67628" w:rsidP="007A13E1">
            <w:pPr>
              <w:rPr>
                <w:color w:val="000000"/>
                <w:sz w:val="28"/>
                <w:szCs w:val="28"/>
              </w:rPr>
            </w:pPr>
            <w:r w:rsidRPr="007226B0">
              <w:rPr>
                <w:color w:val="000000"/>
                <w:sz w:val="28"/>
              </w:rPr>
              <w:t>Пройдено</w:t>
            </w:r>
          </w:p>
        </w:tc>
      </w:tr>
      <w:tr w:rsidR="00F67628" w:rsidRPr="00F256EB" w:rsidTr="00097C1B">
        <w:tc>
          <w:tcPr>
            <w:tcW w:w="9824" w:type="dxa"/>
            <w:gridSpan w:val="5"/>
          </w:tcPr>
          <w:p w:rsidR="00F67628" w:rsidRPr="007226B0" w:rsidRDefault="00F67628" w:rsidP="00F67628">
            <w:pPr>
              <w:jc w:val="center"/>
              <w:rPr>
                <w:color w:val="000000"/>
                <w:sz w:val="28"/>
                <w:szCs w:val="28"/>
                <w:lang w:val="en-US"/>
              </w:rPr>
            </w:pPr>
            <w:r w:rsidRPr="007226B0">
              <w:rPr>
                <w:color w:val="000000"/>
                <w:sz w:val="28"/>
              </w:rPr>
              <w:t>Модуль</w:t>
            </w:r>
            <w:r w:rsidRPr="007226B0">
              <w:rPr>
                <w:color w:val="000000"/>
                <w:sz w:val="28"/>
                <w:szCs w:val="28"/>
                <w:lang w:val="en-US"/>
              </w:rPr>
              <w:t>: test/widgets/</w:t>
            </w:r>
            <w:proofErr w:type="spellStart"/>
            <w:r w:rsidRPr="007226B0">
              <w:rPr>
                <w:color w:val="000000"/>
                <w:sz w:val="28"/>
                <w:szCs w:val="28"/>
                <w:lang w:val="en-US"/>
              </w:rPr>
              <w:t>app_text_field_test.dart</w:t>
            </w:r>
            <w:proofErr w:type="spellEnd"/>
          </w:p>
        </w:tc>
      </w:tr>
      <w:tr w:rsidR="00D475E6" w:rsidRPr="007226B0" w:rsidTr="00097C1B">
        <w:tc>
          <w:tcPr>
            <w:tcW w:w="236" w:type="dxa"/>
          </w:tcPr>
          <w:p w:rsidR="00D475E6" w:rsidRPr="007226B0" w:rsidRDefault="00BA6F7E" w:rsidP="007A13E1">
            <w:pPr>
              <w:rPr>
                <w:color w:val="000000"/>
                <w:sz w:val="28"/>
                <w:szCs w:val="28"/>
              </w:rPr>
            </w:pPr>
            <w:r w:rsidRPr="007226B0">
              <w:rPr>
                <w:color w:val="000000"/>
                <w:sz w:val="28"/>
                <w:szCs w:val="28"/>
              </w:rPr>
              <w:t>18</w:t>
            </w:r>
          </w:p>
        </w:tc>
        <w:tc>
          <w:tcPr>
            <w:tcW w:w="2326" w:type="dxa"/>
          </w:tcPr>
          <w:p w:rsidR="00D475E6" w:rsidRPr="007226B0" w:rsidRDefault="00BA6F7E" w:rsidP="007A13E1">
            <w:pPr>
              <w:rPr>
                <w:color w:val="000000"/>
                <w:sz w:val="28"/>
                <w:szCs w:val="28"/>
                <w:lang w:val="en-US"/>
              </w:rPr>
            </w:pPr>
            <w:r w:rsidRPr="007226B0">
              <w:rPr>
                <w:color w:val="000000"/>
                <w:sz w:val="28"/>
              </w:rPr>
              <w:t>Валидация</w:t>
            </w:r>
            <w:r w:rsidRPr="007226B0">
              <w:rPr>
                <w:color w:val="000000"/>
                <w:sz w:val="28"/>
                <w:szCs w:val="28"/>
              </w:rPr>
              <w:t xml:space="preserve"> </w:t>
            </w:r>
            <w:r w:rsidRPr="007226B0">
              <w:rPr>
                <w:color w:val="000000"/>
                <w:sz w:val="28"/>
              </w:rPr>
              <w:t>пустого</w:t>
            </w:r>
            <w:r w:rsidRPr="007226B0">
              <w:rPr>
                <w:color w:val="000000"/>
                <w:sz w:val="28"/>
                <w:szCs w:val="28"/>
              </w:rPr>
              <w:t xml:space="preserve"> </w:t>
            </w:r>
            <w:r w:rsidRPr="007226B0">
              <w:rPr>
                <w:color w:val="000000"/>
                <w:sz w:val="28"/>
              </w:rPr>
              <w:t>поля</w:t>
            </w:r>
          </w:p>
        </w:tc>
        <w:tc>
          <w:tcPr>
            <w:tcW w:w="3065" w:type="dxa"/>
          </w:tcPr>
          <w:p w:rsidR="00D475E6" w:rsidRPr="007226B0" w:rsidRDefault="00BA6F7E" w:rsidP="007A13E1">
            <w:pPr>
              <w:rPr>
                <w:color w:val="000000"/>
                <w:sz w:val="28"/>
                <w:szCs w:val="28"/>
                <w:lang w:val="en-US"/>
              </w:rPr>
            </w:pPr>
            <w:r w:rsidRPr="007226B0">
              <w:rPr>
                <w:color w:val="000000"/>
                <w:sz w:val="28"/>
              </w:rPr>
              <w:t>Ошибка</w:t>
            </w:r>
            <w:r w:rsidRPr="007226B0">
              <w:rPr>
                <w:color w:val="000000"/>
                <w:sz w:val="28"/>
                <w:szCs w:val="28"/>
              </w:rPr>
              <w:t xml:space="preserve"> «</w:t>
            </w:r>
            <w:r w:rsidRPr="007226B0">
              <w:rPr>
                <w:color w:val="000000"/>
                <w:sz w:val="28"/>
              </w:rPr>
              <w:t>Обязательное</w:t>
            </w:r>
            <w:r w:rsidRPr="007226B0">
              <w:rPr>
                <w:color w:val="000000"/>
                <w:sz w:val="28"/>
                <w:szCs w:val="28"/>
              </w:rPr>
              <w:t xml:space="preserve"> </w:t>
            </w:r>
            <w:r w:rsidRPr="007226B0">
              <w:rPr>
                <w:color w:val="000000"/>
                <w:sz w:val="28"/>
              </w:rPr>
              <w:t>поле</w:t>
            </w:r>
            <w:r w:rsidRPr="007226B0">
              <w:rPr>
                <w:color w:val="000000"/>
                <w:sz w:val="28"/>
                <w:szCs w:val="28"/>
              </w:rPr>
              <w:t>»</w:t>
            </w:r>
          </w:p>
        </w:tc>
        <w:tc>
          <w:tcPr>
            <w:tcW w:w="2589" w:type="dxa"/>
          </w:tcPr>
          <w:p w:rsidR="00BA6F7E" w:rsidRPr="007226B0" w:rsidRDefault="00BA6F7E" w:rsidP="00BA6F7E">
            <w:pPr>
              <w:rPr>
                <w:sz w:val="28"/>
                <w:szCs w:val="28"/>
              </w:rPr>
            </w:pPr>
            <w:r w:rsidRPr="007226B0">
              <w:rPr>
                <w:color w:val="000000"/>
                <w:sz w:val="28"/>
              </w:rPr>
              <w:t>Отображено</w:t>
            </w:r>
          </w:p>
        </w:tc>
        <w:tc>
          <w:tcPr>
            <w:tcW w:w="1608" w:type="dxa"/>
          </w:tcPr>
          <w:p w:rsidR="00D475E6" w:rsidRPr="007226B0" w:rsidRDefault="00BA6F7E" w:rsidP="007A13E1">
            <w:pPr>
              <w:rPr>
                <w:color w:val="000000"/>
                <w:sz w:val="28"/>
                <w:szCs w:val="28"/>
              </w:rPr>
            </w:pPr>
            <w:r w:rsidRPr="007226B0">
              <w:rPr>
                <w:color w:val="000000"/>
                <w:sz w:val="28"/>
              </w:rPr>
              <w:t>Пройдено</w:t>
            </w:r>
          </w:p>
        </w:tc>
      </w:tr>
      <w:tr w:rsidR="00D475E6" w:rsidRPr="007226B0" w:rsidTr="00097C1B">
        <w:tc>
          <w:tcPr>
            <w:tcW w:w="236" w:type="dxa"/>
          </w:tcPr>
          <w:p w:rsidR="00D475E6" w:rsidRPr="007226B0" w:rsidRDefault="00BA6F7E" w:rsidP="007A13E1">
            <w:pPr>
              <w:rPr>
                <w:color w:val="000000"/>
                <w:sz w:val="28"/>
                <w:szCs w:val="28"/>
              </w:rPr>
            </w:pPr>
            <w:r w:rsidRPr="007226B0">
              <w:rPr>
                <w:color w:val="000000"/>
                <w:sz w:val="28"/>
                <w:szCs w:val="28"/>
              </w:rPr>
              <w:t>19</w:t>
            </w:r>
          </w:p>
        </w:tc>
        <w:tc>
          <w:tcPr>
            <w:tcW w:w="2326" w:type="dxa"/>
          </w:tcPr>
          <w:p w:rsidR="00D475E6" w:rsidRPr="007226B0" w:rsidRDefault="00BA6F7E" w:rsidP="00BA6F7E">
            <w:pPr>
              <w:jc w:val="center"/>
              <w:rPr>
                <w:color w:val="000000"/>
                <w:sz w:val="28"/>
                <w:szCs w:val="28"/>
                <w:lang w:val="en-US"/>
              </w:rPr>
            </w:pPr>
            <w:r w:rsidRPr="007226B0">
              <w:rPr>
                <w:color w:val="000000"/>
                <w:sz w:val="28"/>
              </w:rPr>
              <w:t>Валидация</w:t>
            </w:r>
            <w:r w:rsidRPr="007226B0">
              <w:rPr>
                <w:color w:val="000000"/>
                <w:sz w:val="28"/>
                <w:szCs w:val="28"/>
              </w:rPr>
              <w:t xml:space="preserve"> PIN </w:t>
            </w:r>
            <w:r w:rsidRPr="007226B0">
              <w:rPr>
                <w:color w:val="000000"/>
                <w:sz w:val="28"/>
              </w:rPr>
              <w:t>из</w:t>
            </w:r>
            <w:r w:rsidRPr="007226B0">
              <w:rPr>
                <w:color w:val="000000"/>
                <w:sz w:val="28"/>
                <w:szCs w:val="28"/>
              </w:rPr>
              <w:t xml:space="preserve"> 3 </w:t>
            </w:r>
            <w:r w:rsidRPr="007226B0">
              <w:rPr>
                <w:color w:val="000000"/>
                <w:sz w:val="28"/>
              </w:rPr>
              <w:t>цифр</w:t>
            </w:r>
          </w:p>
        </w:tc>
        <w:tc>
          <w:tcPr>
            <w:tcW w:w="3065" w:type="dxa"/>
          </w:tcPr>
          <w:p w:rsidR="00D475E6" w:rsidRPr="007226B0" w:rsidRDefault="00BA6F7E" w:rsidP="00BA6F7E">
            <w:pPr>
              <w:rPr>
                <w:color w:val="000000"/>
                <w:sz w:val="28"/>
                <w:szCs w:val="28"/>
                <w:lang w:val="en-US"/>
              </w:rPr>
            </w:pPr>
            <w:r w:rsidRPr="007226B0">
              <w:rPr>
                <w:color w:val="000000"/>
                <w:sz w:val="28"/>
              </w:rPr>
              <w:t>Ошибка</w:t>
            </w:r>
            <w:r w:rsidRPr="007226B0">
              <w:rPr>
                <w:color w:val="000000"/>
                <w:sz w:val="28"/>
                <w:szCs w:val="28"/>
              </w:rPr>
              <w:t xml:space="preserve"> «</w:t>
            </w:r>
            <w:r w:rsidRPr="007226B0">
              <w:rPr>
                <w:color w:val="000000"/>
                <w:sz w:val="28"/>
              </w:rPr>
              <w:t>Минимум</w:t>
            </w:r>
            <w:r w:rsidRPr="007226B0">
              <w:rPr>
                <w:color w:val="000000"/>
                <w:sz w:val="28"/>
                <w:szCs w:val="28"/>
              </w:rPr>
              <w:t xml:space="preserve"> 4 </w:t>
            </w:r>
            <w:r w:rsidRPr="007226B0">
              <w:rPr>
                <w:color w:val="000000"/>
                <w:sz w:val="28"/>
              </w:rPr>
              <w:t>цифры</w:t>
            </w:r>
            <w:r w:rsidRPr="007226B0">
              <w:rPr>
                <w:color w:val="000000"/>
                <w:sz w:val="28"/>
                <w:szCs w:val="28"/>
              </w:rPr>
              <w:t>»</w:t>
            </w:r>
          </w:p>
        </w:tc>
        <w:tc>
          <w:tcPr>
            <w:tcW w:w="2589" w:type="dxa"/>
          </w:tcPr>
          <w:p w:rsidR="00D475E6" w:rsidRPr="007226B0" w:rsidRDefault="00BA6F7E" w:rsidP="007A13E1">
            <w:pPr>
              <w:rPr>
                <w:color w:val="000000"/>
                <w:sz w:val="28"/>
                <w:szCs w:val="28"/>
                <w:lang w:val="en-US"/>
              </w:rPr>
            </w:pPr>
            <w:r w:rsidRPr="007226B0">
              <w:rPr>
                <w:color w:val="000000"/>
                <w:sz w:val="28"/>
              </w:rPr>
              <w:t>Отображено</w:t>
            </w:r>
          </w:p>
        </w:tc>
        <w:tc>
          <w:tcPr>
            <w:tcW w:w="1608" w:type="dxa"/>
          </w:tcPr>
          <w:p w:rsidR="00D475E6" w:rsidRPr="007226B0" w:rsidRDefault="00BA6F7E" w:rsidP="007A13E1">
            <w:pPr>
              <w:rPr>
                <w:color w:val="000000"/>
                <w:sz w:val="28"/>
                <w:szCs w:val="28"/>
                <w:lang w:val="en-US"/>
              </w:rPr>
            </w:pPr>
            <w:r w:rsidRPr="007226B0">
              <w:rPr>
                <w:color w:val="000000"/>
                <w:sz w:val="28"/>
              </w:rPr>
              <w:t>Пройдено</w:t>
            </w:r>
          </w:p>
        </w:tc>
      </w:tr>
      <w:tr w:rsidR="00D475E6" w:rsidRPr="007226B0" w:rsidTr="00097C1B">
        <w:tc>
          <w:tcPr>
            <w:tcW w:w="236" w:type="dxa"/>
          </w:tcPr>
          <w:p w:rsidR="00D475E6" w:rsidRPr="007226B0" w:rsidRDefault="00BA6F7E" w:rsidP="007A13E1">
            <w:pPr>
              <w:rPr>
                <w:color w:val="000000"/>
                <w:sz w:val="28"/>
                <w:szCs w:val="28"/>
              </w:rPr>
            </w:pPr>
            <w:r w:rsidRPr="007226B0">
              <w:rPr>
                <w:color w:val="000000"/>
                <w:sz w:val="28"/>
                <w:szCs w:val="28"/>
              </w:rPr>
              <w:t>20</w:t>
            </w:r>
          </w:p>
        </w:tc>
        <w:tc>
          <w:tcPr>
            <w:tcW w:w="2326" w:type="dxa"/>
          </w:tcPr>
          <w:p w:rsidR="00D475E6" w:rsidRPr="007226B0" w:rsidRDefault="00BA6F7E" w:rsidP="007A13E1">
            <w:pPr>
              <w:rPr>
                <w:color w:val="000000"/>
                <w:sz w:val="28"/>
                <w:szCs w:val="28"/>
                <w:lang w:val="en-US"/>
              </w:rPr>
            </w:pPr>
            <w:r w:rsidRPr="007226B0">
              <w:rPr>
                <w:color w:val="000000"/>
                <w:sz w:val="28"/>
              </w:rPr>
              <w:t>Валидация</w:t>
            </w:r>
            <w:r w:rsidRPr="007226B0">
              <w:rPr>
                <w:color w:val="000000"/>
                <w:sz w:val="28"/>
                <w:szCs w:val="28"/>
              </w:rPr>
              <w:t xml:space="preserve"> PIN </w:t>
            </w:r>
            <w:r w:rsidRPr="007226B0">
              <w:rPr>
                <w:color w:val="000000"/>
                <w:sz w:val="28"/>
              </w:rPr>
              <w:t>из</w:t>
            </w:r>
            <w:r w:rsidRPr="007226B0">
              <w:rPr>
                <w:color w:val="000000"/>
                <w:sz w:val="28"/>
                <w:szCs w:val="28"/>
              </w:rPr>
              <w:t xml:space="preserve"> 9 </w:t>
            </w:r>
            <w:r w:rsidRPr="007226B0">
              <w:rPr>
                <w:color w:val="000000"/>
                <w:sz w:val="28"/>
              </w:rPr>
              <w:t>цифр</w:t>
            </w:r>
          </w:p>
        </w:tc>
        <w:tc>
          <w:tcPr>
            <w:tcW w:w="3065" w:type="dxa"/>
          </w:tcPr>
          <w:p w:rsidR="00D475E6" w:rsidRPr="007226B0" w:rsidRDefault="00BA6F7E" w:rsidP="007A13E1">
            <w:pPr>
              <w:rPr>
                <w:color w:val="000000"/>
                <w:sz w:val="28"/>
                <w:szCs w:val="28"/>
                <w:lang w:val="en-US"/>
              </w:rPr>
            </w:pPr>
            <w:r w:rsidRPr="007226B0">
              <w:rPr>
                <w:color w:val="000000"/>
                <w:sz w:val="28"/>
              </w:rPr>
              <w:t>Ошибка</w:t>
            </w:r>
            <w:r w:rsidRPr="007226B0">
              <w:rPr>
                <w:color w:val="000000"/>
                <w:sz w:val="28"/>
                <w:szCs w:val="28"/>
              </w:rPr>
              <w:t xml:space="preserve"> «</w:t>
            </w:r>
            <w:r w:rsidRPr="007226B0">
              <w:rPr>
                <w:color w:val="000000"/>
                <w:sz w:val="28"/>
              </w:rPr>
              <w:t>Максимум</w:t>
            </w:r>
            <w:r w:rsidRPr="007226B0">
              <w:rPr>
                <w:color w:val="000000"/>
                <w:sz w:val="28"/>
                <w:szCs w:val="28"/>
              </w:rPr>
              <w:t xml:space="preserve"> 8 </w:t>
            </w:r>
            <w:r w:rsidRPr="007226B0">
              <w:rPr>
                <w:color w:val="000000"/>
                <w:sz w:val="28"/>
              </w:rPr>
              <w:t>цифр</w:t>
            </w:r>
            <w:r w:rsidRPr="007226B0">
              <w:rPr>
                <w:color w:val="000000"/>
                <w:sz w:val="28"/>
                <w:szCs w:val="28"/>
              </w:rPr>
              <w:t>»</w:t>
            </w:r>
          </w:p>
        </w:tc>
        <w:tc>
          <w:tcPr>
            <w:tcW w:w="2589" w:type="dxa"/>
          </w:tcPr>
          <w:p w:rsidR="00D475E6" w:rsidRPr="007226B0" w:rsidRDefault="00BA6F7E" w:rsidP="007A13E1">
            <w:pPr>
              <w:rPr>
                <w:color w:val="000000"/>
                <w:sz w:val="28"/>
                <w:szCs w:val="28"/>
                <w:lang w:val="en-US"/>
              </w:rPr>
            </w:pPr>
            <w:r w:rsidRPr="007226B0">
              <w:rPr>
                <w:color w:val="000000"/>
                <w:sz w:val="28"/>
              </w:rPr>
              <w:t>Отображено</w:t>
            </w:r>
          </w:p>
        </w:tc>
        <w:tc>
          <w:tcPr>
            <w:tcW w:w="1608" w:type="dxa"/>
          </w:tcPr>
          <w:p w:rsidR="00D475E6" w:rsidRPr="007226B0" w:rsidRDefault="00BA6F7E" w:rsidP="007A13E1">
            <w:pPr>
              <w:rPr>
                <w:color w:val="000000"/>
                <w:sz w:val="28"/>
                <w:szCs w:val="28"/>
                <w:lang w:val="en-US"/>
              </w:rPr>
            </w:pPr>
            <w:r w:rsidRPr="007226B0">
              <w:rPr>
                <w:color w:val="000000"/>
                <w:sz w:val="28"/>
              </w:rPr>
              <w:t>Пройдено</w:t>
            </w:r>
          </w:p>
        </w:tc>
      </w:tr>
    </w:tbl>
    <w:p w:rsidR="00D475E6" w:rsidRPr="007226B0" w:rsidRDefault="00D475E6" w:rsidP="007A13E1">
      <w:pPr>
        <w:ind w:left="2160"/>
        <w:rPr>
          <w:color w:val="000000"/>
          <w:sz w:val="28"/>
          <w:szCs w:val="28"/>
          <w:lang w:val="en-US"/>
        </w:rPr>
      </w:pPr>
    </w:p>
    <w:p w:rsidR="007A13E1" w:rsidRPr="007226B0" w:rsidRDefault="007A13E1" w:rsidP="007A13E1">
      <w:pPr>
        <w:ind w:left="2160"/>
        <w:rPr>
          <w:color w:val="000000"/>
          <w:sz w:val="28"/>
          <w:szCs w:val="28"/>
          <w:lang w:val="en-US"/>
        </w:rPr>
      </w:pPr>
    </w:p>
    <w:p w:rsidR="007A13E1" w:rsidRPr="007226B0" w:rsidRDefault="007A13E1" w:rsidP="00097C1B">
      <w:pPr>
        <w:jc w:val="center"/>
        <w:rPr>
          <w:color w:val="000000"/>
          <w:sz w:val="28"/>
          <w:szCs w:val="28"/>
        </w:rPr>
      </w:pPr>
      <w:r w:rsidRPr="007226B0">
        <w:rPr>
          <w:color w:val="000000"/>
          <w:sz w:val="28"/>
          <w:szCs w:val="28"/>
        </w:rPr>
        <w:br w:type="page"/>
      </w:r>
      <w:r w:rsidR="009936A1">
        <w:rPr>
          <w:color w:val="000000"/>
          <w:sz w:val="28"/>
          <w:szCs w:val="28"/>
        </w:rPr>
        <w:lastRenderedPageBreak/>
        <w:t xml:space="preserve">Приложение </w:t>
      </w:r>
      <w:ins w:id="3613" w:author="Sasha Azazlov" w:date="2026-05-27T11:02:00Z" w16du:dateUtc="2026-05-27T08:02:00Z">
        <w:r w:rsidR="00603107">
          <w:rPr>
            <w:color w:val="000000"/>
            <w:sz w:val="28"/>
            <w:szCs w:val="28"/>
          </w:rPr>
          <w:t>Ж</w:t>
        </w:r>
      </w:ins>
      <w:del w:id="3614" w:author="Sasha Azazlov" w:date="2026-05-27T10:43:00Z" w16du:dateUtc="2026-05-27T07:43:00Z">
        <w:r w:rsidR="009936A1" w:rsidDel="004C03E5">
          <w:rPr>
            <w:color w:val="000000"/>
            <w:sz w:val="28"/>
            <w:szCs w:val="28"/>
          </w:rPr>
          <w:delText>С</w:delText>
        </w:r>
      </w:del>
      <w:r w:rsidRPr="007226B0">
        <w:rPr>
          <w:color w:val="000000"/>
          <w:sz w:val="28"/>
          <w:szCs w:val="28"/>
        </w:rPr>
        <w:t xml:space="preserve">. </w:t>
      </w:r>
      <w:r w:rsidRPr="007226B0">
        <w:rPr>
          <w:color w:val="000000"/>
          <w:sz w:val="28"/>
        </w:rPr>
        <w:t>Интеграционные</w:t>
      </w:r>
      <w:r w:rsidRPr="007226B0">
        <w:rPr>
          <w:color w:val="000000"/>
          <w:sz w:val="28"/>
          <w:szCs w:val="28"/>
        </w:rPr>
        <w:t xml:space="preserve"> </w:t>
      </w:r>
      <w:r w:rsidRPr="007226B0">
        <w:rPr>
          <w:color w:val="000000"/>
          <w:sz w:val="28"/>
        </w:rPr>
        <w:t>тесты</w:t>
      </w:r>
    </w:p>
    <w:p w:rsidR="007A13E1" w:rsidRPr="007226B0" w:rsidRDefault="007A13E1" w:rsidP="00A572B7">
      <w:pPr>
        <w:rPr>
          <w:color w:val="000000"/>
          <w:sz w:val="28"/>
          <w:szCs w:val="28"/>
        </w:rPr>
      </w:pPr>
    </w:p>
    <w:tbl>
      <w:tblPr>
        <w:tblStyle w:val="ab"/>
        <w:tblW w:w="0" w:type="auto"/>
        <w:tblInd w:w="-147" w:type="dxa"/>
        <w:tblLook w:val="04A0" w:firstRow="1" w:lastRow="0" w:firstColumn="1" w:lastColumn="0" w:noHBand="0" w:noVBand="1"/>
      </w:tblPr>
      <w:tblGrid>
        <w:gridCol w:w="496"/>
        <w:gridCol w:w="822"/>
        <w:gridCol w:w="4822"/>
        <w:gridCol w:w="2008"/>
        <w:gridCol w:w="1627"/>
      </w:tblGrid>
      <w:tr w:rsidR="006C72FD" w:rsidRPr="007226B0" w:rsidTr="00097C1B">
        <w:tc>
          <w:tcPr>
            <w:tcW w:w="483" w:type="dxa"/>
          </w:tcPr>
          <w:p w:rsidR="006C72FD" w:rsidRPr="007226B0" w:rsidRDefault="006C72FD" w:rsidP="007A13E1">
            <w:pPr>
              <w:rPr>
                <w:color w:val="000000"/>
                <w:sz w:val="28"/>
                <w:szCs w:val="28"/>
              </w:rPr>
            </w:pPr>
            <w:r w:rsidRPr="007226B0">
              <w:rPr>
                <w:color w:val="000000"/>
                <w:sz w:val="28"/>
              </w:rPr>
              <w:t>№</w:t>
            </w:r>
          </w:p>
        </w:tc>
        <w:tc>
          <w:tcPr>
            <w:tcW w:w="822" w:type="dxa"/>
          </w:tcPr>
          <w:p w:rsidR="006C72FD" w:rsidRPr="007226B0" w:rsidRDefault="006C72FD" w:rsidP="007A13E1">
            <w:pPr>
              <w:rPr>
                <w:color w:val="000000"/>
                <w:sz w:val="28"/>
                <w:szCs w:val="28"/>
              </w:rPr>
            </w:pPr>
            <w:r w:rsidRPr="007226B0">
              <w:rPr>
                <w:color w:val="000000"/>
                <w:sz w:val="28"/>
              </w:rPr>
              <w:t>Шаг</w:t>
            </w:r>
          </w:p>
        </w:tc>
        <w:tc>
          <w:tcPr>
            <w:tcW w:w="4834" w:type="dxa"/>
          </w:tcPr>
          <w:p w:rsidR="006C72FD" w:rsidRPr="007226B0" w:rsidRDefault="006C72FD" w:rsidP="007A13E1">
            <w:pPr>
              <w:rPr>
                <w:color w:val="000000"/>
                <w:sz w:val="28"/>
                <w:szCs w:val="28"/>
              </w:rPr>
            </w:pPr>
            <w:r w:rsidRPr="007226B0">
              <w:rPr>
                <w:color w:val="000000"/>
                <w:sz w:val="28"/>
              </w:rPr>
              <w:t>Действие</w:t>
            </w:r>
          </w:p>
        </w:tc>
        <w:tc>
          <w:tcPr>
            <w:tcW w:w="2008" w:type="dxa"/>
          </w:tcPr>
          <w:p w:rsidR="006C72FD" w:rsidRPr="007226B0" w:rsidRDefault="006C72FD" w:rsidP="007A13E1">
            <w:pPr>
              <w:rPr>
                <w:color w:val="000000"/>
                <w:sz w:val="28"/>
                <w:szCs w:val="28"/>
              </w:rPr>
            </w:pPr>
            <w:r w:rsidRPr="007226B0">
              <w:rPr>
                <w:color w:val="000000"/>
                <w:sz w:val="28"/>
              </w:rPr>
              <w:t>Ожидаемый</w:t>
            </w:r>
            <w:r w:rsidRPr="007226B0">
              <w:rPr>
                <w:color w:val="000000"/>
                <w:sz w:val="28"/>
                <w:szCs w:val="28"/>
              </w:rPr>
              <w:t xml:space="preserve"> </w:t>
            </w:r>
            <w:r w:rsidRPr="007226B0">
              <w:rPr>
                <w:color w:val="000000"/>
                <w:sz w:val="28"/>
              </w:rPr>
              <w:t>результат</w:t>
            </w:r>
          </w:p>
        </w:tc>
        <w:tc>
          <w:tcPr>
            <w:tcW w:w="1628" w:type="dxa"/>
          </w:tcPr>
          <w:p w:rsidR="006C72FD" w:rsidRPr="007226B0" w:rsidRDefault="006C72FD" w:rsidP="007A13E1">
            <w:pPr>
              <w:rPr>
                <w:color w:val="000000"/>
                <w:sz w:val="28"/>
                <w:szCs w:val="28"/>
              </w:rPr>
            </w:pPr>
            <w:r w:rsidRPr="007226B0">
              <w:rPr>
                <w:color w:val="000000"/>
                <w:sz w:val="28"/>
              </w:rPr>
              <w:t>Статус</w:t>
            </w:r>
          </w:p>
        </w:tc>
      </w:tr>
      <w:tr w:rsidR="00A572B7" w:rsidRPr="007226B0" w:rsidTr="00097C1B">
        <w:tc>
          <w:tcPr>
            <w:tcW w:w="9775" w:type="dxa"/>
            <w:gridSpan w:val="5"/>
          </w:tcPr>
          <w:p w:rsidR="00A572B7" w:rsidRPr="007226B0" w:rsidRDefault="00A572B7" w:rsidP="00A572B7">
            <w:pPr>
              <w:jc w:val="center"/>
              <w:rPr>
                <w:color w:val="000000"/>
                <w:sz w:val="28"/>
                <w:szCs w:val="28"/>
              </w:rPr>
            </w:pPr>
            <w:r w:rsidRPr="007226B0">
              <w:rPr>
                <w:color w:val="000000"/>
                <w:sz w:val="28"/>
              </w:rPr>
              <w:t>Сценарий</w:t>
            </w:r>
            <w:r w:rsidRPr="007226B0">
              <w:rPr>
                <w:color w:val="000000"/>
                <w:sz w:val="28"/>
                <w:szCs w:val="28"/>
              </w:rPr>
              <w:t xml:space="preserve">: </w:t>
            </w:r>
            <w:r w:rsidRPr="007226B0">
              <w:rPr>
                <w:color w:val="000000"/>
                <w:sz w:val="28"/>
              </w:rPr>
              <w:t>Полный</w:t>
            </w:r>
            <w:r w:rsidRPr="007226B0">
              <w:rPr>
                <w:color w:val="000000"/>
                <w:sz w:val="28"/>
                <w:szCs w:val="28"/>
              </w:rPr>
              <w:t xml:space="preserve"> </w:t>
            </w:r>
            <w:r w:rsidRPr="007226B0">
              <w:rPr>
                <w:color w:val="000000"/>
                <w:sz w:val="28"/>
              </w:rPr>
              <w:t>цикл</w:t>
            </w:r>
            <w:r w:rsidRPr="007226B0">
              <w:rPr>
                <w:color w:val="000000"/>
                <w:sz w:val="28"/>
                <w:szCs w:val="28"/>
              </w:rPr>
              <w:t xml:space="preserve"> </w:t>
            </w:r>
            <w:r w:rsidRPr="007226B0">
              <w:rPr>
                <w:color w:val="000000"/>
                <w:sz w:val="28"/>
              </w:rPr>
              <w:t>работы</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21</w:t>
            </w:r>
          </w:p>
        </w:tc>
        <w:tc>
          <w:tcPr>
            <w:tcW w:w="822" w:type="dxa"/>
          </w:tcPr>
          <w:p w:rsidR="006C72FD" w:rsidRPr="007226B0" w:rsidRDefault="00A572B7" w:rsidP="007A13E1">
            <w:pPr>
              <w:rPr>
                <w:color w:val="000000"/>
                <w:sz w:val="28"/>
                <w:szCs w:val="28"/>
              </w:rPr>
            </w:pPr>
            <w:r w:rsidRPr="007226B0">
              <w:rPr>
                <w:color w:val="000000"/>
                <w:sz w:val="28"/>
                <w:szCs w:val="28"/>
              </w:rPr>
              <w:t>1</w:t>
            </w:r>
          </w:p>
        </w:tc>
        <w:tc>
          <w:tcPr>
            <w:tcW w:w="4834" w:type="dxa"/>
          </w:tcPr>
          <w:p w:rsidR="006C72FD" w:rsidRPr="007226B0" w:rsidRDefault="00A572B7" w:rsidP="007A13E1">
            <w:pPr>
              <w:rPr>
                <w:color w:val="000000"/>
                <w:sz w:val="28"/>
                <w:szCs w:val="28"/>
              </w:rPr>
            </w:pPr>
            <w:r w:rsidRPr="007226B0">
              <w:rPr>
                <w:color w:val="000000"/>
                <w:sz w:val="28"/>
              </w:rPr>
              <w:t>Установка</w:t>
            </w:r>
            <w:r w:rsidRPr="007226B0">
              <w:rPr>
                <w:color w:val="000000"/>
                <w:sz w:val="28"/>
                <w:szCs w:val="28"/>
              </w:rPr>
              <w:t xml:space="preserve"> PIN «1234»</w:t>
            </w:r>
          </w:p>
        </w:tc>
        <w:tc>
          <w:tcPr>
            <w:tcW w:w="2008" w:type="dxa"/>
          </w:tcPr>
          <w:p w:rsidR="006C72FD" w:rsidRPr="007226B0" w:rsidRDefault="00A572B7" w:rsidP="00A572B7">
            <w:pPr>
              <w:jc w:val="center"/>
              <w:rPr>
                <w:color w:val="000000"/>
                <w:sz w:val="28"/>
                <w:szCs w:val="28"/>
              </w:rPr>
            </w:pPr>
            <w:r w:rsidRPr="007226B0">
              <w:rPr>
                <w:color w:val="000000"/>
                <w:sz w:val="28"/>
                <w:szCs w:val="28"/>
              </w:rPr>
              <w:t xml:space="preserve">PIN </w:t>
            </w:r>
            <w:r w:rsidRPr="007226B0">
              <w:rPr>
                <w:color w:val="000000"/>
                <w:sz w:val="28"/>
              </w:rPr>
              <w:t>создан</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22</w:t>
            </w:r>
          </w:p>
        </w:tc>
        <w:tc>
          <w:tcPr>
            <w:tcW w:w="822" w:type="dxa"/>
          </w:tcPr>
          <w:p w:rsidR="006C72FD" w:rsidRPr="007226B0" w:rsidRDefault="00A572B7" w:rsidP="007A13E1">
            <w:pPr>
              <w:rPr>
                <w:color w:val="000000"/>
                <w:sz w:val="28"/>
                <w:szCs w:val="28"/>
              </w:rPr>
            </w:pPr>
            <w:r w:rsidRPr="007226B0">
              <w:rPr>
                <w:color w:val="000000"/>
                <w:sz w:val="28"/>
                <w:szCs w:val="28"/>
              </w:rPr>
              <w:t>2</w:t>
            </w:r>
          </w:p>
        </w:tc>
        <w:tc>
          <w:tcPr>
            <w:tcW w:w="4834" w:type="dxa"/>
          </w:tcPr>
          <w:p w:rsidR="006C72FD" w:rsidRPr="007226B0" w:rsidRDefault="00A572B7" w:rsidP="00A572B7">
            <w:pPr>
              <w:rPr>
                <w:color w:val="000000"/>
                <w:sz w:val="28"/>
                <w:szCs w:val="28"/>
              </w:rPr>
            </w:pPr>
            <w:r w:rsidRPr="007226B0">
              <w:rPr>
                <w:color w:val="000000"/>
                <w:sz w:val="28"/>
              </w:rPr>
              <w:t>Генерация</w:t>
            </w:r>
            <w:r w:rsidRPr="007226B0">
              <w:rPr>
                <w:color w:val="000000"/>
                <w:sz w:val="28"/>
                <w:szCs w:val="28"/>
              </w:rPr>
              <w:t xml:space="preserve"> </w:t>
            </w:r>
            <w:r w:rsidRPr="007226B0">
              <w:rPr>
                <w:color w:val="000000"/>
                <w:sz w:val="28"/>
              </w:rPr>
              <w:t>пароля</w:t>
            </w:r>
            <w:r w:rsidRPr="007226B0">
              <w:rPr>
                <w:color w:val="000000"/>
                <w:sz w:val="28"/>
                <w:szCs w:val="28"/>
              </w:rPr>
              <w:t xml:space="preserve"> (</w:t>
            </w:r>
            <w:r w:rsidRPr="007226B0">
              <w:rPr>
                <w:color w:val="000000"/>
                <w:sz w:val="28"/>
              </w:rPr>
              <w:t>длина</w:t>
            </w:r>
            <w:r w:rsidRPr="007226B0">
              <w:rPr>
                <w:color w:val="000000"/>
                <w:sz w:val="28"/>
                <w:szCs w:val="28"/>
              </w:rPr>
              <w:t xml:space="preserve"> 20, </w:t>
            </w:r>
            <w:r w:rsidRPr="007226B0">
              <w:rPr>
                <w:color w:val="000000"/>
                <w:sz w:val="28"/>
              </w:rPr>
              <w:t>все</w:t>
            </w:r>
            <w:r w:rsidRPr="007226B0">
              <w:rPr>
                <w:color w:val="000000"/>
                <w:sz w:val="28"/>
                <w:szCs w:val="28"/>
              </w:rPr>
              <w:t xml:space="preserve"> </w:t>
            </w:r>
            <w:r w:rsidRPr="007226B0">
              <w:rPr>
                <w:color w:val="000000"/>
                <w:sz w:val="28"/>
              </w:rPr>
              <w:t>символы</w:t>
            </w:r>
            <w:r w:rsidRPr="007226B0">
              <w:rPr>
                <w:color w:val="000000"/>
                <w:sz w:val="28"/>
                <w:szCs w:val="28"/>
              </w:rPr>
              <w:t>)</w:t>
            </w:r>
          </w:p>
        </w:tc>
        <w:tc>
          <w:tcPr>
            <w:tcW w:w="2008" w:type="dxa"/>
          </w:tcPr>
          <w:p w:rsidR="006C72FD" w:rsidRPr="007226B0" w:rsidRDefault="00A572B7" w:rsidP="00A572B7">
            <w:pPr>
              <w:rPr>
                <w:color w:val="000000"/>
                <w:sz w:val="28"/>
                <w:szCs w:val="28"/>
              </w:rPr>
            </w:pPr>
            <w:r w:rsidRPr="007226B0">
              <w:rPr>
                <w:color w:val="000000"/>
                <w:sz w:val="28"/>
              </w:rPr>
              <w:t>Пароль</w:t>
            </w:r>
            <w:r w:rsidRPr="007226B0">
              <w:rPr>
                <w:color w:val="000000"/>
                <w:sz w:val="28"/>
                <w:szCs w:val="28"/>
              </w:rPr>
              <w:t xml:space="preserve"> </w:t>
            </w:r>
            <w:r w:rsidRPr="007226B0">
              <w:rPr>
                <w:color w:val="000000"/>
                <w:sz w:val="28"/>
              </w:rPr>
              <w:t>сгенерирован</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23</w:t>
            </w:r>
          </w:p>
        </w:tc>
        <w:tc>
          <w:tcPr>
            <w:tcW w:w="822" w:type="dxa"/>
          </w:tcPr>
          <w:p w:rsidR="006C72FD" w:rsidRPr="007226B0" w:rsidRDefault="00A572B7" w:rsidP="007A13E1">
            <w:pPr>
              <w:rPr>
                <w:color w:val="000000"/>
                <w:sz w:val="28"/>
                <w:szCs w:val="28"/>
              </w:rPr>
            </w:pPr>
            <w:r w:rsidRPr="007226B0">
              <w:rPr>
                <w:color w:val="000000"/>
                <w:sz w:val="28"/>
                <w:szCs w:val="28"/>
              </w:rPr>
              <w:t>3</w:t>
            </w:r>
          </w:p>
        </w:tc>
        <w:tc>
          <w:tcPr>
            <w:tcW w:w="4834" w:type="dxa"/>
          </w:tcPr>
          <w:p w:rsidR="006C72FD" w:rsidRPr="007226B0" w:rsidRDefault="00A572B7" w:rsidP="007A13E1">
            <w:pPr>
              <w:rPr>
                <w:color w:val="000000"/>
                <w:sz w:val="28"/>
                <w:szCs w:val="28"/>
              </w:rPr>
            </w:pPr>
            <w:r w:rsidRPr="007226B0">
              <w:rPr>
                <w:color w:val="000000"/>
                <w:sz w:val="28"/>
              </w:rPr>
              <w:t>Сохранение</w:t>
            </w:r>
            <w:r w:rsidRPr="007226B0">
              <w:rPr>
                <w:color w:val="000000"/>
                <w:sz w:val="28"/>
                <w:szCs w:val="28"/>
              </w:rPr>
              <w:t xml:space="preserve"> </w:t>
            </w:r>
            <w:r w:rsidRPr="007226B0">
              <w:rPr>
                <w:color w:val="000000"/>
                <w:sz w:val="28"/>
              </w:rPr>
              <w:t>пароля</w:t>
            </w:r>
            <w:r w:rsidRPr="007226B0">
              <w:rPr>
                <w:color w:val="000000"/>
                <w:sz w:val="28"/>
                <w:szCs w:val="28"/>
              </w:rPr>
              <w:t xml:space="preserve"> </w:t>
            </w:r>
            <w:r w:rsidRPr="007226B0">
              <w:rPr>
                <w:color w:val="000000"/>
                <w:sz w:val="28"/>
              </w:rPr>
              <w:t>для</w:t>
            </w:r>
            <w:r w:rsidRPr="007226B0">
              <w:rPr>
                <w:color w:val="000000"/>
                <w:sz w:val="28"/>
                <w:szCs w:val="28"/>
              </w:rPr>
              <w:t xml:space="preserve"> </w:t>
            </w:r>
            <w:r w:rsidRPr="007226B0">
              <w:rPr>
                <w:color w:val="000000"/>
                <w:sz w:val="28"/>
              </w:rPr>
              <w:t>сервиса</w:t>
            </w:r>
            <w:r w:rsidRPr="007226B0">
              <w:rPr>
                <w:color w:val="000000"/>
                <w:sz w:val="28"/>
                <w:szCs w:val="28"/>
              </w:rPr>
              <w:t xml:space="preserve"> «Test»</w:t>
            </w:r>
          </w:p>
        </w:tc>
        <w:tc>
          <w:tcPr>
            <w:tcW w:w="2008" w:type="dxa"/>
          </w:tcPr>
          <w:p w:rsidR="006C72FD" w:rsidRPr="007226B0" w:rsidRDefault="00A572B7" w:rsidP="007A13E1">
            <w:pPr>
              <w:rPr>
                <w:color w:val="000000"/>
                <w:sz w:val="28"/>
                <w:szCs w:val="28"/>
              </w:rPr>
            </w:pPr>
            <w:r w:rsidRPr="007226B0">
              <w:rPr>
                <w:color w:val="000000"/>
                <w:sz w:val="28"/>
              </w:rPr>
              <w:t>Запись</w:t>
            </w:r>
            <w:r w:rsidRPr="007226B0">
              <w:rPr>
                <w:color w:val="000000"/>
                <w:sz w:val="28"/>
                <w:szCs w:val="28"/>
              </w:rPr>
              <w:t xml:space="preserve"> </w:t>
            </w:r>
            <w:r w:rsidRPr="007226B0">
              <w:rPr>
                <w:color w:val="000000"/>
                <w:sz w:val="28"/>
              </w:rPr>
              <w:t>в</w:t>
            </w:r>
            <w:r w:rsidRPr="007226B0">
              <w:rPr>
                <w:color w:val="000000"/>
                <w:sz w:val="28"/>
                <w:szCs w:val="28"/>
              </w:rPr>
              <w:t xml:space="preserve"> </w:t>
            </w:r>
            <w:r w:rsidRPr="007226B0">
              <w:rPr>
                <w:color w:val="000000"/>
                <w:sz w:val="28"/>
              </w:rPr>
              <w:t>хранилище</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24</w:t>
            </w:r>
          </w:p>
        </w:tc>
        <w:tc>
          <w:tcPr>
            <w:tcW w:w="822" w:type="dxa"/>
          </w:tcPr>
          <w:p w:rsidR="006C72FD" w:rsidRPr="007226B0" w:rsidRDefault="00A572B7" w:rsidP="007A13E1">
            <w:pPr>
              <w:rPr>
                <w:color w:val="000000"/>
                <w:sz w:val="28"/>
                <w:szCs w:val="28"/>
              </w:rPr>
            </w:pPr>
            <w:r w:rsidRPr="007226B0">
              <w:rPr>
                <w:color w:val="000000"/>
                <w:sz w:val="28"/>
                <w:szCs w:val="28"/>
              </w:rPr>
              <w:t>4</w:t>
            </w:r>
          </w:p>
        </w:tc>
        <w:tc>
          <w:tcPr>
            <w:tcW w:w="4834" w:type="dxa"/>
          </w:tcPr>
          <w:p w:rsidR="006C72FD" w:rsidRPr="007226B0" w:rsidRDefault="00A572B7" w:rsidP="00A572B7">
            <w:pPr>
              <w:tabs>
                <w:tab w:val="left" w:pos="4539"/>
              </w:tabs>
              <w:rPr>
                <w:color w:val="000000"/>
                <w:sz w:val="28"/>
                <w:szCs w:val="28"/>
              </w:rPr>
            </w:pPr>
            <w:r w:rsidRPr="007226B0">
              <w:rPr>
                <w:color w:val="000000"/>
                <w:sz w:val="28"/>
              </w:rPr>
              <w:t>Просмотр</w:t>
            </w:r>
            <w:r w:rsidRPr="007226B0">
              <w:rPr>
                <w:color w:val="000000"/>
                <w:sz w:val="28"/>
                <w:szCs w:val="28"/>
              </w:rPr>
              <w:t xml:space="preserve"> </w:t>
            </w:r>
            <w:r w:rsidRPr="007226B0">
              <w:rPr>
                <w:color w:val="000000"/>
                <w:sz w:val="28"/>
              </w:rPr>
              <w:t>записи</w:t>
            </w:r>
          </w:p>
        </w:tc>
        <w:tc>
          <w:tcPr>
            <w:tcW w:w="2008" w:type="dxa"/>
          </w:tcPr>
          <w:p w:rsidR="006C72FD" w:rsidRPr="007226B0" w:rsidRDefault="00A572B7" w:rsidP="007A13E1">
            <w:pPr>
              <w:rPr>
                <w:color w:val="000000"/>
                <w:sz w:val="28"/>
                <w:szCs w:val="28"/>
              </w:rPr>
            </w:pPr>
            <w:r w:rsidRPr="007226B0">
              <w:rPr>
                <w:color w:val="000000"/>
                <w:sz w:val="28"/>
              </w:rPr>
              <w:t>Данные</w:t>
            </w:r>
            <w:r w:rsidRPr="007226B0">
              <w:rPr>
                <w:color w:val="000000"/>
                <w:sz w:val="28"/>
                <w:szCs w:val="28"/>
              </w:rPr>
              <w:t xml:space="preserve"> </w:t>
            </w:r>
            <w:r w:rsidRPr="007226B0">
              <w:rPr>
                <w:color w:val="000000"/>
                <w:sz w:val="28"/>
              </w:rPr>
              <w:t>отображены</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25</w:t>
            </w:r>
          </w:p>
        </w:tc>
        <w:tc>
          <w:tcPr>
            <w:tcW w:w="822" w:type="dxa"/>
          </w:tcPr>
          <w:p w:rsidR="006C72FD" w:rsidRPr="007226B0" w:rsidRDefault="00A572B7" w:rsidP="007A13E1">
            <w:pPr>
              <w:rPr>
                <w:color w:val="000000"/>
                <w:sz w:val="28"/>
                <w:szCs w:val="28"/>
              </w:rPr>
            </w:pPr>
            <w:r w:rsidRPr="007226B0">
              <w:rPr>
                <w:color w:val="000000"/>
                <w:sz w:val="28"/>
                <w:szCs w:val="28"/>
              </w:rPr>
              <w:t>5</w:t>
            </w:r>
          </w:p>
        </w:tc>
        <w:tc>
          <w:tcPr>
            <w:tcW w:w="4834" w:type="dxa"/>
          </w:tcPr>
          <w:p w:rsidR="006C72FD" w:rsidRPr="007226B0" w:rsidRDefault="00A572B7" w:rsidP="00A572B7">
            <w:pPr>
              <w:tabs>
                <w:tab w:val="left" w:pos="2206"/>
              </w:tabs>
              <w:rPr>
                <w:color w:val="000000"/>
                <w:sz w:val="28"/>
                <w:szCs w:val="28"/>
              </w:rPr>
            </w:pPr>
            <w:r w:rsidRPr="007226B0">
              <w:rPr>
                <w:color w:val="000000"/>
                <w:sz w:val="28"/>
              </w:rPr>
              <w:t>Изменение</w:t>
            </w:r>
            <w:r w:rsidRPr="007226B0">
              <w:rPr>
                <w:color w:val="000000"/>
                <w:sz w:val="28"/>
                <w:szCs w:val="28"/>
              </w:rPr>
              <w:t xml:space="preserve"> </w:t>
            </w:r>
            <w:r w:rsidRPr="007226B0">
              <w:rPr>
                <w:color w:val="000000"/>
                <w:sz w:val="28"/>
              </w:rPr>
              <w:t>пароля</w:t>
            </w:r>
          </w:p>
        </w:tc>
        <w:tc>
          <w:tcPr>
            <w:tcW w:w="2008" w:type="dxa"/>
          </w:tcPr>
          <w:p w:rsidR="006C72FD" w:rsidRPr="007226B0" w:rsidRDefault="00A572B7" w:rsidP="00A572B7">
            <w:pPr>
              <w:jc w:val="center"/>
              <w:rPr>
                <w:color w:val="000000"/>
                <w:sz w:val="28"/>
                <w:szCs w:val="28"/>
              </w:rPr>
            </w:pPr>
            <w:r w:rsidRPr="007226B0">
              <w:rPr>
                <w:color w:val="000000"/>
                <w:sz w:val="28"/>
              </w:rPr>
              <w:t>Новый</w:t>
            </w:r>
            <w:r w:rsidRPr="007226B0">
              <w:rPr>
                <w:color w:val="000000"/>
                <w:sz w:val="28"/>
                <w:szCs w:val="28"/>
              </w:rPr>
              <w:t xml:space="preserve"> </w:t>
            </w:r>
            <w:r w:rsidRPr="007226B0">
              <w:rPr>
                <w:color w:val="000000"/>
                <w:sz w:val="28"/>
              </w:rPr>
              <w:t>пароль</w:t>
            </w:r>
            <w:r w:rsidRPr="007226B0">
              <w:rPr>
                <w:color w:val="000000"/>
                <w:sz w:val="28"/>
                <w:szCs w:val="28"/>
              </w:rPr>
              <w:t xml:space="preserve"> </w:t>
            </w:r>
            <w:r w:rsidRPr="007226B0">
              <w:rPr>
                <w:color w:val="000000"/>
                <w:sz w:val="28"/>
              </w:rPr>
              <w:t>сохранён</w:t>
            </w:r>
            <w:r w:rsidRPr="007226B0">
              <w:rPr>
                <w:color w:val="000000"/>
                <w:sz w:val="28"/>
                <w:szCs w:val="28"/>
              </w:rPr>
              <w:t xml:space="preserve">, </w:t>
            </w:r>
            <w:r w:rsidRPr="007226B0">
              <w:rPr>
                <w:color w:val="000000"/>
                <w:sz w:val="28"/>
              </w:rPr>
              <w:t>старый</w:t>
            </w:r>
            <w:r w:rsidRPr="007226B0">
              <w:rPr>
                <w:color w:val="000000"/>
                <w:sz w:val="28"/>
                <w:szCs w:val="28"/>
              </w:rPr>
              <w:t xml:space="preserve"> </w:t>
            </w:r>
            <w:r w:rsidRPr="007226B0">
              <w:rPr>
                <w:color w:val="000000"/>
                <w:sz w:val="28"/>
              </w:rPr>
              <w:t>в</w:t>
            </w:r>
            <w:r w:rsidRPr="007226B0">
              <w:rPr>
                <w:color w:val="000000"/>
                <w:sz w:val="28"/>
                <w:szCs w:val="28"/>
              </w:rPr>
              <w:t xml:space="preserve"> </w:t>
            </w:r>
            <w:r w:rsidRPr="007226B0">
              <w:rPr>
                <w:color w:val="000000"/>
                <w:sz w:val="28"/>
              </w:rPr>
              <w:t>истории</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26</w:t>
            </w:r>
          </w:p>
        </w:tc>
        <w:tc>
          <w:tcPr>
            <w:tcW w:w="822" w:type="dxa"/>
          </w:tcPr>
          <w:p w:rsidR="006C72FD" w:rsidRPr="007226B0" w:rsidRDefault="00A572B7" w:rsidP="007A13E1">
            <w:pPr>
              <w:rPr>
                <w:color w:val="000000"/>
                <w:sz w:val="28"/>
                <w:szCs w:val="28"/>
              </w:rPr>
            </w:pPr>
            <w:r w:rsidRPr="007226B0">
              <w:rPr>
                <w:color w:val="000000"/>
                <w:sz w:val="28"/>
                <w:szCs w:val="28"/>
              </w:rPr>
              <w:t>6</w:t>
            </w:r>
          </w:p>
        </w:tc>
        <w:tc>
          <w:tcPr>
            <w:tcW w:w="4834" w:type="dxa"/>
          </w:tcPr>
          <w:p w:rsidR="006C72FD" w:rsidRPr="007226B0" w:rsidRDefault="00A572B7" w:rsidP="00A572B7">
            <w:pPr>
              <w:tabs>
                <w:tab w:val="left" w:pos="1294"/>
              </w:tabs>
              <w:rPr>
                <w:color w:val="000000"/>
                <w:sz w:val="28"/>
                <w:szCs w:val="28"/>
              </w:rPr>
            </w:pPr>
            <w:r w:rsidRPr="007226B0">
              <w:rPr>
                <w:color w:val="000000"/>
                <w:sz w:val="28"/>
              </w:rPr>
              <w:t>Экспорт</w:t>
            </w:r>
            <w:r w:rsidRPr="007226B0">
              <w:rPr>
                <w:color w:val="000000"/>
                <w:sz w:val="28"/>
                <w:szCs w:val="28"/>
              </w:rPr>
              <w:t xml:space="preserve"> </w:t>
            </w:r>
            <w:r w:rsidRPr="007226B0">
              <w:rPr>
                <w:color w:val="000000"/>
                <w:sz w:val="28"/>
              </w:rPr>
              <w:t>в</w:t>
            </w:r>
            <w:r w:rsidRPr="007226B0">
              <w:rPr>
                <w:color w:val="000000"/>
                <w:sz w:val="28"/>
                <w:szCs w:val="28"/>
              </w:rPr>
              <w:t xml:space="preserve"> </w:t>
            </w:r>
            <w:proofErr w:type="gramStart"/>
            <w:r w:rsidRPr="007226B0">
              <w:rPr>
                <w:color w:val="000000"/>
                <w:sz w:val="28"/>
                <w:szCs w:val="28"/>
              </w:rPr>
              <w:t>`.</w:t>
            </w:r>
            <w:proofErr w:type="spellStart"/>
            <w:r w:rsidRPr="007226B0">
              <w:rPr>
                <w:color w:val="000000"/>
                <w:sz w:val="28"/>
                <w:szCs w:val="28"/>
              </w:rPr>
              <w:t>passgen</w:t>
            </w:r>
            <w:proofErr w:type="spellEnd"/>
            <w:proofErr w:type="gramEnd"/>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паролем</w:t>
            </w:r>
            <w:r w:rsidRPr="007226B0">
              <w:rPr>
                <w:color w:val="000000"/>
                <w:sz w:val="28"/>
                <w:szCs w:val="28"/>
              </w:rPr>
              <w:t xml:space="preserve"> «</w:t>
            </w:r>
            <w:proofErr w:type="spellStart"/>
            <w:r w:rsidRPr="007226B0">
              <w:rPr>
                <w:color w:val="000000"/>
                <w:sz w:val="28"/>
                <w:szCs w:val="28"/>
              </w:rPr>
              <w:t>export</w:t>
            </w:r>
            <w:proofErr w:type="spellEnd"/>
            <w:r w:rsidRPr="007226B0">
              <w:rPr>
                <w:color w:val="000000"/>
                <w:sz w:val="28"/>
                <w:szCs w:val="28"/>
              </w:rPr>
              <w:t>»</w:t>
            </w:r>
          </w:p>
        </w:tc>
        <w:tc>
          <w:tcPr>
            <w:tcW w:w="2008" w:type="dxa"/>
          </w:tcPr>
          <w:p w:rsidR="006C72FD" w:rsidRPr="007226B0" w:rsidRDefault="00A572B7" w:rsidP="007A13E1">
            <w:pPr>
              <w:rPr>
                <w:color w:val="000000"/>
                <w:sz w:val="28"/>
                <w:szCs w:val="28"/>
              </w:rPr>
            </w:pPr>
            <w:r w:rsidRPr="007226B0">
              <w:rPr>
                <w:color w:val="000000"/>
                <w:sz w:val="28"/>
              </w:rPr>
              <w:t>Файл</w:t>
            </w:r>
            <w:r w:rsidRPr="007226B0">
              <w:rPr>
                <w:color w:val="000000"/>
                <w:sz w:val="28"/>
                <w:szCs w:val="28"/>
              </w:rPr>
              <w:t xml:space="preserve"> </w:t>
            </w:r>
            <w:r w:rsidRPr="007226B0">
              <w:rPr>
                <w:color w:val="000000"/>
                <w:sz w:val="28"/>
              </w:rPr>
              <w:t>создан</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27</w:t>
            </w:r>
          </w:p>
        </w:tc>
        <w:tc>
          <w:tcPr>
            <w:tcW w:w="822" w:type="dxa"/>
          </w:tcPr>
          <w:p w:rsidR="006C72FD" w:rsidRPr="007226B0" w:rsidRDefault="00A572B7" w:rsidP="007A13E1">
            <w:pPr>
              <w:rPr>
                <w:color w:val="000000"/>
                <w:sz w:val="28"/>
                <w:szCs w:val="28"/>
              </w:rPr>
            </w:pPr>
            <w:r w:rsidRPr="007226B0">
              <w:rPr>
                <w:color w:val="000000"/>
                <w:sz w:val="28"/>
                <w:szCs w:val="28"/>
              </w:rPr>
              <w:t>7</w:t>
            </w:r>
          </w:p>
        </w:tc>
        <w:tc>
          <w:tcPr>
            <w:tcW w:w="4834" w:type="dxa"/>
          </w:tcPr>
          <w:p w:rsidR="006C72FD" w:rsidRPr="007226B0" w:rsidRDefault="00A572B7" w:rsidP="007A13E1">
            <w:pPr>
              <w:rPr>
                <w:color w:val="000000"/>
                <w:sz w:val="28"/>
                <w:szCs w:val="28"/>
              </w:rPr>
            </w:pPr>
            <w:r w:rsidRPr="007226B0">
              <w:rPr>
                <w:color w:val="000000"/>
                <w:sz w:val="28"/>
              </w:rPr>
              <w:t>Удаление</w:t>
            </w:r>
            <w:r w:rsidRPr="007226B0">
              <w:rPr>
                <w:color w:val="000000"/>
                <w:sz w:val="28"/>
                <w:szCs w:val="28"/>
              </w:rPr>
              <w:t xml:space="preserve"> </w:t>
            </w:r>
            <w:r w:rsidRPr="007226B0">
              <w:rPr>
                <w:color w:val="000000"/>
                <w:sz w:val="28"/>
              </w:rPr>
              <w:t>всех</w:t>
            </w:r>
            <w:r w:rsidRPr="007226B0">
              <w:rPr>
                <w:color w:val="000000"/>
                <w:sz w:val="28"/>
                <w:szCs w:val="28"/>
              </w:rPr>
              <w:t xml:space="preserve"> </w:t>
            </w:r>
            <w:r w:rsidRPr="007226B0">
              <w:rPr>
                <w:color w:val="000000"/>
                <w:sz w:val="28"/>
              </w:rPr>
              <w:t>данных</w:t>
            </w:r>
          </w:p>
        </w:tc>
        <w:tc>
          <w:tcPr>
            <w:tcW w:w="2008" w:type="dxa"/>
          </w:tcPr>
          <w:p w:rsidR="006C72FD" w:rsidRPr="007226B0" w:rsidRDefault="00A572B7" w:rsidP="007A13E1">
            <w:pPr>
              <w:rPr>
                <w:color w:val="000000"/>
                <w:sz w:val="28"/>
                <w:szCs w:val="28"/>
              </w:rPr>
            </w:pPr>
            <w:r w:rsidRPr="007226B0">
              <w:rPr>
                <w:color w:val="000000"/>
                <w:sz w:val="28"/>
              </w:rPr>
              <w:t>Хранилище</w:t>
            </w:r>
            <w:r w:rsidRPr="007226B0">
              <w:rPr>
                <w:color w:val="000000"/>
                <w:sz w:val="28"/>
                <w:szCs w:val="28"/>
              </w:rPr>
              <w:t xml:space="preserve"> </w:t>
            </w:r>
            <w:r w:rsidRPr="007226B0">
              <w:rPr>
                <w:color w:val="000000"/>
                <w:sz w:val="28"/>
              </w:rPr>
              <w:t>пусто</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28</w:t>
            </w:r>
          </w:p>
        </w:tc>
        <w:tc>
          <w:tcPr>
            <w:tcW w:w="822" w:type="dxa"/>
          </w:tcPr>
          <w:p w:rsidR="006C72FD" w:rsidRPr="007226B0" w:rsidRDefault="00A572B7" w:rsidP="007A13E1">
            <w:pPr>
              <w:rPr>
                <w:color w:val="000000"/>
                <w:sz w:val="28"/>
                <w:szCs w:val="28"/>
              </w:rPr>
            </w:pPr>
            <w:r w:rsidRPr="007226B0">
              <w:rPr>
                <w:color w:val="000000"/>
                <w:sz w:val="28"/>
                <w:szCs w:val="28"/>
              </w:rPr>
              <w:t>8</w:t>
            </w:r>
          </w:p>
        </w:tc>
        <w:tc>
          <w:tcPr>
            <w:tcW w:w="4834" w:type="dxa"/>
          </w:tcPr>
          <w:p w:rsidR="006C72FD" w:rsidRPr="007226B0" w:rsidRDefault="00A572B7" w:rsidP="007A13E1">
            <w:pPr>
              <w:rPr>
                <w:color w:val="000000"/>
                <w:sz w:val="28"/>
                <w:szCs w:val="28"/>
              </w:rPr>
            </w:pPr>
            <w:r w:rsidRPr="007226B0">
              <w:rPr>
                <w:color w:val="000000"/>
                <w:sz w:val="28"/>
              </w:rPr>
              <w:t>Импорт</w:t>
            </w:r>
            <w:r w:rsidRPr="007226B0">
              <w:rPr>
                <w:color w:val="000000"/>
                <w:sz w:val="28"/>
                <w:szCs w:val="28"/>
              </w:rPr>
              <w:t xml:space="preserve"> </w:t>
            </w:r>
            <w:proofErr w:type="gramStart"/>
            <w:r w:rsidRPr="007226B0">
              <w:rPr>
                <w:color w:val="000000"/>
                <w:sz w:val="28"/>
                <w:szCs w:val="28"/>
              </w:rPr>
              <w:t>`.</w:t>
            </w:r>
            <w:proofErr w:type="spellStart"/>
            <w:r w:rsidRPr="007226B0">
              <w:rPr>
                <w:color w:val="000000"/>
                <w:sz w:val="28"/>
                <w:szCs w:val="28"/>
              </w:rPr>
              <w:t>passgen</w:t>
            </w:r>
            <w:proofErr w:type="spellEnd"/>
            <w:proofErr w:type="gramEnd"/>
            <w:r w:rsidRPr="007226B0">
              <w:rPr>
                <w:color w:val="000000"/>
                <w:sz w:val="28"/>
                <w:szCs w:val="28"/>
              </w:rPr>
              <w:t xml:space="preserve">` </w:t>
            </w:r>
            <w:r w:rsidRPr="007226B0">
              <w:rPr>
                <w:color w:val="000000"/>
                <w:sz w:val="28"/>
              </w:rPr>
              <w:t>с</w:t>
            </w:r>
            <w:r w:rsidRPr="007226B0">
              <w:rPr>
                <w:color w:val="000000"/>
                <w:sz w:val="28"/>
                <w:szCs w:val="28"/>
              </w:rPr>
              <w:t xml:space="preserve"> </w:t>
            </w:r>
            <w:r w:rsidRPr="007226B0">
              <w:rPr>
                <w:color w:val="000000"/>
                <w:sz w:val="28"/>
              </w:rPr>
              <w:t>паролем</w:t>
            </w:r>
            <w:r w:rsidRPr="007226B0">
              <w:rPr>
                <w:color w:val="000000"/>
                <w:sz w:val="28"/>
                <w:szCs w:val="28"/>
              </w:rPr>
              <w:t xml:space="preserve"> «</w:t>
            </w:r>
            <w:proofErr w:type="spellStart"/>
            <w:r w:rsidRPr="007226B0">
              <w:rPr>
                <w:color w:val="000000"/>
                <w:sz w:val="28"/>
                <w:szCs w:val="28"/>
              </w:rPr>
              <w:t>export</w:t>
            </w:r>
            <w:proofErr w:type="spellEnd"/>
            <w:r w:rsidRPr="007226B0">
              <w:rPr>
                <w:color w:val="000000"/>
                <w:sz w:val="28"/>
                <w:szCs w:val="28"/>
              </w:rPr>
              <w:t>»</w:t>
            </w:r>
          </w:p>
        </w:tc>
        <w:tc>
          <w:tcPr>
            <w:tcW w:w="2008" w:type="dxa"/>
          </w:tcPr>
          <w:p w:rsidR="006C72FD" w:rsidRPr="007226B0" w:rsidRDefault="00A572B7" w:rsidP="007A13E1">
            <w:pPr>
              <w:rPr>
                <w:color w:val="000000"/>
                <w:sz w:val="28"/>
                <w:szCs w:val="28"/>
              </w:rPr>
            </w:pPr>
            <w:r w:rsidRPr="007226B0">
              <w:rPr>
                <w:color w:val="000000"/>
                <w:sz w:val="28"/>
              </w:rPr>
              <w:t>Данные</w:t>
            </w:r>
            <w:r w:rsidRPr="007226B0">
              <w:rPr>
                <w:color w:val="000000"/>
                <w:sz w:val="28"/>
                <w:szCs w:val="28"/>
              </w:rPr>
              <w:t xml:space="preserve"> </w:t>
            </w:r>
            <w:r w:rsidRPr="007226B0">
              <w:rPr>
                <w:color w:val="000000"/>
                <w:sz w:val="28"/>
              </w:rPr>
              <w:t>восстановлены</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29</w:t>
            </w:r>
          </w:p>
        </w:tc>
        <w:tc>
          <w:tcPr>
            <w:tcW w:w="822" w:type="dxa"/>
          </w:tcPr>
          <w:p w:rsidR="006C72FD" w:rsidRPr="007226B0" w:rsidRDefault="00A572B7" w:rsidP="007A13E1">
            <w:pPr>
              <w:rPr>
                <w:color w:val="000000"/>
                <w:sz w:val="28"/>
                <w:szCs w:val="28"/>
              </w:rPr>
            </w:pPr>
            <w:r w:rsidRPr="007226B0">
              <w:rPr>
                <w:color w:val="000000"/>
                <w:sz w:val="28"/>
                <w:szCs w:val="28"/>
              </w:rPr>
              <w:t>9</w:t>
            </w:r>
          </w:p>
        </w:tc>
        <w:tc>
          <w:tcPr>
            <w:tcW w:w="4834" w:type="dxa"/>
          </w:tcPr>
          <w:p w:rsidR="006C72FD" w:rsidRPr="007226B0" w:rsidRDefault="00A572B7" w:rsidP="00A572B7">
            <w:pPr>
              <w:tabs>
                <w:tab w:val="left" w:pos="1805"/>
              </w:tabs>
              <w:rPr>
                <w:color w:val="000000"/>
                <w:sz w:val="28"/>
                <w:szCs w:val="28"/>
              </w:rPr>
            </w:pPr>
            <w:r w:rsidRPr="007226B0">
              <w:rPr>
                <w:color w:val="000000"/>
                <w:sz w:val="28"/>
              </w:rPr>
              <w:t>Проверка</w:t>
            </w:r>
            <w:r w:rsidRPr="007226B0">
              <w:rPr>
                <w:color w:val="000000"/>
                <w:sz w:val="28"/>
                <w:szCs w:val="28"/>
              </w:rPr>
              <w:t xml:space="preserve"> </w:t>
            </w:r>
            <w:r w:rsidRPr="007226B0">
              <w:rPr>
                <w:color w:val="000000"/>
                <w:sz w:val="28"/>
              </w:rPr>
              <w:t>истории</w:t>
            </w:r>
          </w:p>
        </w:tc>
        <w:tc>
          <w:tcPr>
            <w:tcW w:w="2008" w:type="dxa"/>
          </w:tcPr>
          <w:p w:rsidR="006C72FD" w:rsidRPr="007226B0" w:rsidRDefault="00A572B7" w:rsidP="007A13E1">
            <w:pPr>
              <w:rPr>
                <w:color w:val="000000"/>
                <w:sz w:val="28"/>
                <w:szCs w:val="28"/>
              </w:rPr>
            </w:pPr>
            <w:r w:rsidRPr="007226B0">
              <w:rPr>
                <w:color w:val="000000"/>
                <w:sz w:val="28"/>
                <w:szCs w:val="28"/>
              </w:rPr>
              <w:t xml:space="preserve">2 </w:t>
            </w:r>
            <w:r w:rsidRPr="007226B0">
              <w:rPr>
                <w:color w:val="000000"/>
                <w:sz w:val="28"/>
              </w:rPr>
              <w:t>версии</w:t>
            </w:r>
            <w:r w:rsidRPr="007226B0">
              <w:rPr>
                <w:color w:val="000000"/>
                <w:sz w:val="28"/>
                <w:szCs w:val="28"/>
              </w:rPr>
              <w:t xml:space="preserve"> </w:t>
            </w:r>
            <w:r w:rsidRPr="007226B0">
              <w:rPr>
                <w:color w:val="000000"/>
                <w:sz w:val="28"/>
              </w:rPr>
              <w:t>пароля</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A572B7" w:rsidRPr="007226B0" w:rsidTr="00097C1B">
        <w:tc>
          <w:tcPr>
            <w:tcW w:w="9775" w:type="dxa"/>
            <w:gridSpan w:val="5"/>
          </w:tcPr>
          <w:p w:rsidR="00A572B7" w:rsidRPr="007226B0" w:rsidRDefault="00A572B7" w:rsidP="00A572B7">
            <w:pPr>
              <w:jc w:val="center"/>
              <w:rPr>
                <w:color w:val="000000"/>
                <w:sz w:val="28"/>
                <w:szCs w:val="28"/>
              </w:rPr>
            </w:pPr>
            <w:r w:rsidRPr="007226B0">
              <w:rPr>
                <w:color w:val="000000"/>
                <w:sz w:val="28"/>
              </w:rPr>
              <w:t>Сценарий</w:t>
            </w:r>
            <w:r w:rsidRPr="007226B0">
              <w:rPr>
                <w:color w:val="000000"/>
                <w:sz w:val="28"/>
                <w:szCs w:val="28"/>
              </w:rPr>
              <w:t xml:space="preserve">: </w:t>
            </w:r>
            <w:r w:rsidRPr="007226B0">
              <w:rPr>
                <w:color w:val="000000"/>
                <w:sz w:val="28"/>
              </w:rPr>
              <w:t>Безопасность</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3</w:t>
            </w:r>
            <w:r w:rsidR="00A572B7" w:rsidRPr="007226B0">
              <w:rPr>
                <w:color w:val="000000"/>
                <w:sz w:val="28"/>
                <w:szCs w:val="28"/>
              </w:rPr>
              <w:t>0</w:t>
            </w:r>
          </w:p>
        </w:tc>
        <w:tc>
          <w:tcPr>
            <w:tcW w:w="822" w:type="dxa"/>
          </w:tcPr>
          <w:p w:rsidR="006C72FD" w:rsidRPr="007226B0" w:rsidRDefault="00A572B7" w:rsidP="007A13E1">
            <w:pPr>
              <w:rPr>
                <w:color w:val="000000"/>
                <w:sz w:val="28"/>
                <w:szCs w:val="28"/>
              </w:rPr>
            </w:pPr>
            <w:r w:rsidRPr="007226B0">
              <w:rPr>
                <w:color w:val="000000"/>
                <w:sz w:val="28"/>
                <w:szCs w:val="28"/>
              </w:rPr>
              <w:t>1</w:t>
            </w:r>
          </w:p>
        </w:tc>
        <w:tc>
          <w:tcPr>
            <w:tcW w:w="4834" w:type="dxa"/>
          </w:tcPr>
          <w:p w:rsidR="006C72FD" w:rsidRPr="007226B0" w:rsidRDefault="00A572B7" w:rsidP="007A13E1">
            <w:pPr>
              <w:rPr>
                <w:color w:val="000000"/>
                <w:sz w:val="28"/>
                <w:szCs w:val="28"/>
              </w:rPr>
            </w:pPr>
            <w:r w:rsidRPr="007226B0">
              <w:rPr>
                <w:color w:val="000000"/>
                <w:sz w:val="28"/>
                <w:szCs w:val="28"/>
              </w:rPr>
              <w:t xml:space="preserve">5 </w:t>
            </w:r>
            <w:r w:rsidRPr="007226B0">
              <w:rPr>
                <w:color w:val="000000"/>
                <w:sz w:val="28"/>
              </w:rPr>
              <w:t>неудачных</w:t>
            </w:r>
            <w:r w:rsidRPr="007226B0">
              <w:rPr>
                <w:color w:val="000000"/>
                <w:sz w:val="28"/>
                <w:szCs w:val="28"/>
              </w:rPr>
              <w:t xml:space="preserve"> </w:t>
            </w:r>
            <w:r w:rsidRPr="007226B0">
              <w:rPr>
                <w:color w:val="000000"/>
                <w:sz w:val="28"/>
              </w:rPr>
              <w:t>попыток</w:t>
            </w:r>
            <w:r w:rsidRPr="007226B0">
              <w:rPr>
                <w:color w:val="000000"/>
                <w:sz w:val="28"/>
                <w:szCs w:val="28"/>
              </w:rPr>
              <w:t xml:space="preserve"> PIN</w:t>
            </w:r>
          </w:p>
        </w:tc>
        <w:tc>
          <w:tcPr>
            <w:tcW w:w="2008" w:type="dxa"/>
          </w:tcPr>
          <w:p w:rsidR="006C72FD" w:rsidRPr="007226B0" w:rsidRDefault="00A572B7" w:rsidP="007A13E1">
            <w:pPr>
              <w:rPr>
                <w:color w:val="000000"/>
                <w:sz w:val="28"/>
                <w:szCs w:val="28"/>
              </w:rPr>
            </w:pPr>
            <w:r w:rsidRPr="007226B0">
              <w:rPr>
                <w:color w:val="000000"/>
                <w:sz w:val="28"/>
              </w:rPr>
              <w:t>Блокировка</w:t>
            </w:r>
            <w:r w:rsidRPr="007226B0">
              <w:rPr>
                <w:color w:val="000000"/>
                <w:sz w:val="28"/>
                <w:szCs w:val="28"/>
              </w:rPr>
              <w:t xml:space="preserve"> </w:t>
            </w:r>
            <w:r w:rsidRPr="007226B0">
              <w:rPr>
                <w:color w:val="000000"/>
                <w:sz w:val="28"/>
              </w:rPr>
              <w:t>на</w:t>
            </w:r>
            <w:r w:rsidRPr="007226B0">
              <w:rPr>
                <w:color w:val="000000"/>
                <w:sz w:val="28"/>
                <w:szCs w:val="28"/>
              </w:rPr>
              <w:t xml:space="preserve"> 30 </w:t>
            </w:r>
            <w:r w:rsidRPr="007226B0">
              <w:rPr>
                <w:color w:val="000000"/>
                <w:sz w:val="28"/>
              </w:rPr>
              <w:t>сек</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3</w:t>
            </w:r>
            <w:r w:rsidR="00A572B7" w:rsidRPr="007226B0">
              <w:rPr>
                <w:color w:val="000000"/>
                <w:sz w:val="28"/>
                <w:szCs w:val="28"/>
              </w:rPr>
              <w:t>1</w:t>
            </w:r>
          </w:p>
        </w:tc>
        <w:tc>
          <w:tcPr>
            <w:tcW w:w="822" w:type="dxa"/>
          </w:tcPr>
          <w:p w:rsidR="006C72FD" w:rsidRPr="007226B0" w:rsidRDefault="00A572B7" w:rsidP="007A13E1">
            <w:pPr>
              <w:rPr>
                <w:color w:val="000000"/>
                <w:sz w:val="28"/>
                <w:szCs w:val="28"/>
              </w:rPr>
            </w:pPr>
            <w:r w:rsidRPr="007226B0">
              <w:rPr>
                <w:color w:val="000000"/>
                <w:sz w:val="28"/>
                <w:szCs w:val="28"/>
              </w:rPr>
              <w:t>2</w:t>
            </w:r>
          </w:p>
        </w:tc>
        <w:tc>
          <w:tcPr>
            <w:tcW w:w="4834" w:type="dxa"/>
          </w:tcPr>
          <w:p w:rsidR="006C72FD" w:rsidRPr="007226B0" w:rsidRDefault="00A572B7" w:rsidP="007A13E1">
            <w:pPr>
              <w:rPr>
                <w:color w:val="000000"/>
                <w:sz w:val="28"/>
                <w:szCs w:val="28"/>
              </w:rPr>
            </w:pPr>
            <w:r w:rsidRPr="007226B0">
              <w:rPr>
                <w:color w:val="000000"/>
                <w:sz w:val="28"/>
              </w:rPr>
              <w:t>Попытка</w:t>
            </w:r>
            <w:r w:rsidRPr="007226B0">
              <w:rPr>
                <w:color w:val="000000"/>
                <w:sz w:val="28"/>
                <w:szCs w:val="28"/>
              </w:rPr>
              <w:t xml:space="preserve"> </w:t>
            </w:r>
            <w:r w:rsidRPr="007226B0">
              <w:rPr>
                <w:color w:val="000000"/>
                <w:sz w:val="28"/>
              </w:rPr>
              <w:t>входа</w:t>
            </w:r>
            <w:r w:rsidRPr="007226B0">
              <w:rPr>
                <w:color w:val="000000"/>
                <w:sz w:val="28"/>
                <w:szCs w:val="28"/>
              </w:rPr>
              <w:t xml:space="preserve"> </w:t>
            </w:r>
            <w:r w:rsidRPr="007226B0">
              <w:rPr>
                <w:color w:val="000000"/>
                <w:sz w:val="28"/>
              </w:rPr>
              <w:t>во</w:t>
            </w:r>
            <w:r w:rsidRPr="007226B0">
              <w:rPr>
                <w:color w:val="000000"/>
                <w:sz w:val="28"/>
                <w:szCs w:val="28"/>
              </w:rPr>
              <w:t xml:space="preserve"> </w:t>
            </w:r>
            <w:r w:rsidRPr="007226B0">
              <w:rPr>
                <w:color w:val="000000"/>
                <w:sz w:val="28"/>
              </w:rPr>
              <w:t>время</w:t>
            </w:r>
            <w:r w:rsidRPr="007226B0">
              <w:rPr>
                <w:color w:val="000000"/>
                <w:sz w:val="28"/>
                <w:szCs w:val="28"/>
              </w:rPr>
              <w:t xml:space="preserve"> </w:t>
            </w:r>
            <w:r w:rsidRPr="007226B0">
              <w:rPr>
                <w:color w:val="000000"/>
                <w:sz w:val="28"/>
              </w:rPr>
              <w:t>блокировки</w:t>
            </w:r>
          </w:p>
        </w:tc>
        <w:tc>
          <w:tcPr>
            <w:tcW w:w="2008" w:type="dxa"/>
          </w:tcPr>
          <w:p w:rsidR="006C72FD" w:rsidRPr="007226B0" w:rsidRDefault="00A572B7" w:rsidP="007A13E1">
            <w:pPr>
              <w:rPr>
                <w:color w:val="000000"/>
                <w:sz w:val="28"/>
                <w:szCs w:val="28"/>
              </w:rPr>
            </w:pPr>
            <w:r w:rsidRPr="007226B0">
              <w:rPr>
                <w:color w:val="000000"/>
                <w:sz w:val="28"/>
              </w:rPr>
              <w:t>Ошибка</w:t>
            </w:r>
            <w:r w:rsidRPr="007226B0">
              <w:rPr>
                <w:color w:val="000000"/>
                <w:sz w:val="28"/>
                <w:szCs w:val="28"/>
              </w:rPr>
              <w:t xml:space="preserve"> «</w:t>
            </w:r>
            <w:r w:rsidRPr="007226B0">
              <w:rPr>
                <w:color w:val="000000"/>
                <w:sz w:val="28"/>
              </w:rPr>
              <w:t>Подождите</w:t>
            </w:r>
            <w:r w:rsidRPr="007226B0">
              <w:rPr>
                <w:color w:val="000000"/>
                <w:sz w:val="28"/>
                <w:szCs w:val="28"/>
              </w:rPr>
              <w:t xml:space="preserve"> N </w:t>
            </w:r>
            <w:r w:rsidRPr="007226B0">
              <w:rPr>
                <w:color w:val="000000"/>
                <w:sz w:val="28"/>
              </w:rPr>
              <w:t>сек</w:t>
            </w:r>
            <w:r w:rsidRPr="007226B0">
              <w:rPr>
                <w:color w:val="000000"/>
                <w:sz w:val="28"/>
                <w:szCs w:val="28"/>
              </w:rPr>
              <w:t>»</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6C72FD" w:rsidP="007A13E1">
            <w:pPr>
              <w:rPr>
                <w:color w:val="000000"/>
                <w:sz w:val="28"/>
                <w:szCs w:val="28"/>
              </w:rPr>
            </w:pPr>
            <w:r w:rsidRPr="007226B0">
              <w:rPr>
                <w:color w:val="000000"/>
                <w:sz w:val="28"/>
                <w:szCs w:val="28"/>
              </w:rPr>
              <w:t>3</w:t>
            </w:r>
            <w:r w:rsidR="00A572B7" w:rsidRPr="007226B0">
              <w:rPr>
                <w:color w:val="000000"/>
                <w:sz w:val="28"/>
                <w:szCs w:val="28"/>
              </w:rPr>
              <w:t>2</w:t>
            </w:r>
          </w:p>
        </w:tc>
        <w:tc>
          <w:tcPr>
            <w:tcW w:w="822" w:type="dxa"/>
          </w:tcPr>
          <w:p w:rsidR="006C72FD" w:rsidRPr="007226B0" w:rsidRDefault="00A572B7" w:rsidP="007A13E1">
            <w:pPr>
              <w:rPr>
                <w:color w:val="000000"/>
                <w:sz w:val="28"/>
                <w:szCs w:val="28"/>
              </w:rPr>
            </w:pPr>
            <w:r w:rsidRPr="007226B0">
              <w:rPr>
                <w:color w:val="000000"/>
                <w:sz w:val="28"/>
                <w:szCs w:val="28"/>
              </w:rPr>
              <w:t>3</w:t>
            </w:r>
          </w:p>
        </w:tc>
        <w:tc>
          <w:tcPr>
            <w:tcW w:w="4834" w:type="dxa"/>
          </w:tcPr>
          <w:p w:rsidR="006C72FD" w:rsidRPr="007226B0" w:rsidRDefault="00A572B7" w:rsidP="007A13E1">
            <w:pPr>
              <w:rPr>
                <w:color w:val="000000"/>
                <w:sz w:val="28"/>
                <w:szCs w:val="28"/>
              </w:rPr>
            </w:pPr>
            <w:r w:rsidRPr="007226B0">
              <w:rPr>
                <w:color w:val="000000"/>
                <w:sz w:val="28"/>
              </w:rPr>
              <w:t>Открытие</w:t>
            </w:r>
            <w:r w:rsidRPr="007226B0">
              <w:rPr>
                <w:color w:val="000000"/>
                <w:sz w:val="28"/>
                <w:szCs w:val="28"/>
              </w:rPr>
              <w:t xml:space="preserve"> </w:t>
            </w:r>
            <w:r w:rsidRPr="007226B0">
              <w:rPr>
                <w:color w:val="000000"/>
                <w:sz w:val="28"/>
              </w:rPr>
              <w:t>файла</w:t>
            </w:r>
            <w:r w:rsidRPr="007226B0">
              <w:rPr>
                <w:color w:val="000000"/>
                <w:sz w:val="28"/>
                <w:szCs w:val="28"/>
              </w:rPr>
              <w:t xml:space="preserve"> </w:t>
            </w:r>
            <w:r w:rsidRPr="007226B0">
              <w:rPr>
                <w:color w:val="000000"/>
                <w:sz w:val="28"/>
              </w:rPr>
              <w:t>БД</w:t>
            </w:r>
            <w:r w:rsidRPr="007226B0">
              <w:rPr>
                <w:color w:val="000000"/>
                <w:sz w:val="28"/>
                <w:szCs w:val="28"/>
              </w:rPr>
              <w:t xml:space="preserve"> </w:t>
            </w:r>
            <w:r w:rsidRPr="007226B0">
              <w:rPr>
                <w:color w:val="000000"/>
                <w:sz w:val="28"/>
              </w:rPr>
              <w:t>в</w:t>
            </w:r>
            <w:r w:rsidRPr="007226B0">
              <w:rPr>
                <w:color w:val="000000"/>
                <w:sz w:val="28"/>
                <w:szCs w:val="28"/>
              </w:rPr>
              <w:t xml:space="preserve"> </w:t>
            </w:r>
            <w:proofErr w:type="spellStart"/>
            <w:r w:rsidRPr="007226B0">
              <w:rPr>
                <w:color w:val="000000"/>
                <w:sz w:val="28"/>
                <w:szCs w:val="28"/>
              </w:rPr>
              <w:t>hex</w:t>
            </w:r>
            <w:proofErr w:type="spellEnd"/>
            <w:r w:rsidRPr="007226B0">
              <w:rPr>
                <w:color w:val="000000"/>
                <w:sz w:val="28"/>
                <w:szCs w:val="28"/>
              </w:rPr>
              <w:t>-</w:t>
            </w:r>
            <w:r w:rsidRPr="007226B0">
              <w:rPr>
                <w:color w:val="000000"/>
                <w:sz w:val="28"/>
              </w:rPr>
              <w:t>редакторе</w:t>
            </w:r>
          </w:p>
        </w:tc>
        <w:tc>
          <w:tcPr>
            <w:tcW w:w="2008" w:type="dxa"/>
          </w:tcPr>
          <w:p w:rsidR="006C72FD" w:rsidRPr="007226B0" w:rsidRDefault="00A572B7" w:rsidP="007A13E1">
            <w:pPr>
              <w:rPr>
                <w:color w:val="000000"/>
                <w:sz w:val="28"/>
                <w:szCs w:val="28"/>
              </w:rPr>
            </w:pPr>
            <w:r w:rsidRPr="007226B0">
              <w:rPr>
                <w:color w:val="000000"/>
                <w:sz w:val="28"/>
              </w:rPr>
              <w:t>Только</w:t>
            </w:r>
            <w:r w:rsidRPr="007226B0">
              <w:rPr>
                <w:color w:val="000000"/>
                <w:sz w:val="28"/>
                <w:szCs w:val="28"/>
              </w:rPr>
              <w:t xml:space="preserve"> BLOB-</w:t>
            </w:r>
            <w:r w:rsidRPr="007226B0">
              <w:rPr>
                <w:color w:val="000000"/>
                <w:sz w:val="28"/>
              </w:rPr>
              <w:t>данные</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r w:rsidR="006C72FD" w:rsidRPr="007226B0" w:rsidTr="00097C1B">
        <w:tc>
          <w:tcPr>
            <w:tcW w:w="483" w:type="dxa"/>
          </w:tcPr>
          <w:p w:rsidR="006C72FD" w:rsidRPr="007226B0" w:rsidRDefault="00A572B7" w:rsidP="007A13E1">
            <w:pPr>
              <w:rPr>
                <w:color w:val="000000"/>
                <w:sz w:val="28"/>
                <w:szCs w:val="28"/>
              </w:rPr>
            </w:pPr>
            <w:r w:rsidRPr="007226B0">
              <w:rPr>
                <w:color w:val="000000"/>
                <w:sz w:val="28"/>
                <w:szCs w:val="28"/>
              </w:rPr>
              <w:t>33</w:t>
            </w:r>
          </w:p>
        </w:tc>
        <w:tc>
          <w:tcPr>
            <w:tcW w:w="822" w:type="dxa"/>
          </w:tcPr>
          <w:p w:rsidR="006C72FD" w:rsidRPr="007226B0" w:rsidRDefault="00A572B7" w:rsidP="007A13E1">
            <w:pPr>
              <w:rPr>
                <w:color w:val="000000"/>
                <w:sz w:val="28"/>
                <w:szCs w:val="28"/>
              </w:rPr>
            </w:pPr>
            <w:r w:rsidRPr="007226B0">
              <w:rPr>
                <w:color w:val="000000"/>
                <w:sz w:val="28"/>
                <w:szCs w:val="28"/>
              </w:rPr>
              <w:t>4</w:t>
            </w:r>
          </w:p>
        </w:tc>
        <w:tc>
          <w:tcPr>
            <w:tcW w:w="4834" w:type="dxa"/>
          </w:tcPr>
          <w:p w:rsidR="006C72FD" w:rsidRPr="007226B0" w:rsidRDefault="00A572B7" w:rsidP="007A13E1">
            <w:pPr>
              <w:rPr>
                <w:color w:val="000000"/>
                <w:sz w:val="28"/>
                <w:szCs w:val="28"/>
              </w:rPr>
            </w:pPr>
            <w:r w:rsidRPr="007226B0">
              <w:rPr>
                <w:color w:val="000000"/>
                <w:sz w:val="28"/>
              </w:rPr>
              <w:t>Попытка</w:t>
            </w:r>
            <w:r w:rsidRPr="007226B0">
              <w:rPr>
                <w:color w:val="000000"/>
                <w:sz w:val="28"/>
                <w:szCs w:val="28"/>
              </w:rPr>
              <w:t xml:space="preserve"> </w:t>
            </w:r>
            <w:r w:rsidRPr="007226B0">
              <w:rPr>
                <w:color w:val="000000"/>
                <w:sz w:val="28"/>
              </w:rPr>
              <w:t>дешифрования</w:t>
            </w:r>
            <w:r w:rsidRPr="007226B0">
              <w:rPr>
                <w:color w:val="000000"/>
                <w:sz w:val="28"/>
                <w:szCs w:val="28"/>
              </w:rPr>
              <w:t xml:space="preserve"> </w:t>
            </w:r>
            <w:r w:rsidRPr="007226B0">
              <w:rPr>
                <w:color w:val="000000"/>
                <w:sz w:val="28"/>
              </w:rPr>
              <w:t>без</w:t>
            </w:r>
            <w:r w:rsidRPr="007226B0">
              <w:rPr>
                <w:color w:val="000000"/>
                <w:sz w:val="28"/>
                <w:szCs w:val="28"/>
              </w:rPr>
              <w:t xml:space="preserve"> PIN</w:t>
            </w:r>
          </w:p>
        </w:tc>
        <w:tc>
          <w:tcPr>
            <w:tcW w:w="2008" w:type="dxa"/>
          </w:tcPr>
          <w:p w:rsidR="006C72FD" w:rsidRPr="007226B0" w:rsidRDefault="00A572B7" w:rsidP="00A572B7">
            <w:pPr>
              <w:jc w:val="center"/>
              <w:rPr>
                <w:color w:val="000000"/>
                <w:sz w:val="28"/>
                <w:szCs w:val="28"/>
              </w:rPr>
            </w:pPr>
            <w:r w:rsidRPr="007226B0">
              <w:rPr>
                <w:color w:val="000000"/>
                <w:sz w:val="28"/>
              </w:rPr>
              <w:t>Невозможно</w:t>
            </w:r>
            <w:r w:rsidRPr="007226B0">
              <w:rPr>
                <w:color w:val="000000"/>
                <w:sz w:val="28"/>
                <w:szCs w:val="28"/>
              </w:rPr>
              <w:t xml:space="preserve"> (</w:t>
            </w:r>
            <w:r w:rsidRPr="007226B0">
              <w:rPr>
                <w:color w:val="000000"/>
                <w:sz w:val="28"/>
              </w:rPr>
              <w:t>нет</w:t>
            </w:r>
            <w:r w:rsidRPr="007226B0">
              <w:rPr>
                <w:color w:val="000000"/>
                <w:sz w:val="28"/>
                <w:szCs w:val="28"/>
              </w:rPr>
              <w:t xml:space="preserve"> </w:t>
            </w:r>
            <w:r w:rsidRPr="007226B0">
              <w:rPr>
                <w:color w:val="000000"/>
                <w:sz w:val="28"/>
              </w:rPr>
              <w:t>ключа</w:t>
            </w:r>
            <w:r w:rsidRPr="007226B0">
              <w:rPr>
                <w:color w:val="000000"/>
                <w:sz w:val="28"/>
                <w:szCs w:val="28"/>
              </w:rPr>
              <w:t>)</w:t>
            </w:r>
          </w:p>
        </w:tc>
        <w:tc>
          <w:tcPr>
            <w:tcW w:w="1628" w:type="dxa"/>
          </w:tcPr>
          <w:p w:rsidR="006C72FD" w:rsidRPr="007226B0" w:rsidRDefault="00A572B7" w:rsidP="007A13E1">
            <w:pPr>
              <w:rPr>
                <w:color w:val="000000"/>
                <w:sz w:val="28"/>
                <w:szCs w:val="28"/>
              </w:rPr>
            </w:pPr>
            <w:r w:rsidRPr="007226B0">
              <w:rPr>
                <w:color w:val="000000"/>
                <w:sz w:val="28"/>
              </w:rPr>
              <w:t>Пройдено</w:t>
            </w:r>
          </w:p>
        </w:tc>
      </w:tr>
    </w:tbl>
    <w:p w:rsidR="006C72FD" w:rsidRPr="007226B0" w:rsidRDefault="006C72FD" w:rsidP="007A13E1">
      <w:pPr>
        <w:ind w:left="2160"/>
        <w:rPr>
          <w:color w:val="000000"/>
          <w:sz w:val="28"/>
          <w:szCs w:val="28"/>
        </w:rPr>
      </w:pPr>
    </w:p>
    <w:p w:rsidR="007A13E1" w:rsidRPr="007226B0" w:rsidRDefault="007A13E1" w:rsidP="007A13E1">
      <w:pPr>
        <w:ind w:left="2160"/>
        <w:rPr>
          <w:color w:val="000000"/>
          <w:sz w:val="28"/>
          <w:szCs w:val="28"/>
        </w:rPr>
      </w:pPr>
    </w:p>
    <w:p w:rsidR="007A13E1" w:rsidRPr="007226B0" w:rsidRDefault="007A13E1" w:rsidP="00097C1B">
      <w:pPr>
        <w:jc w:val="center"/>
        <w:rPr>
          <w:color w:val="000000"/>
          <w:sz w:val="28"/>
          <w:szCs w:val="28"/>
        </w:rPr>
      </w:pPr>
      <w:r w:rsidRPr="007226B0">
        <w:rPr>
          <w:color w:val="000000"/>
          <w:sz w:val="28"/>
          <w:szCs w:val="28"/>
        </w:rPr>
        <w:br w:type="page"/>
      </w:r>
      <w:r w:rsidR="009936A1">
        <w:rPr>
          <w:color w:val="000000"/>
          <w:sz w:val="28"/>
          <w:szCs w:val="28"/>
        </w:rPr>
        <w:lastRenderedPageBreak/>
        <w:t xml:space="preserve">Приложение </w:t>
      </w:r>
      <w:ins w:id="3615" w:author="Sasha Azazlov" w:date="2026-05-27T11:02:00Z" w16du:dateUtc="2026-05-27T08:02:00Z">
        <w:r w:rsidR="00603107">
          <w:rPr>
            <w:color w:val="000000"/>
            <w:sz w:val="28"/>
            <w:szCs w:val="28"/>
          </w:rPr>
          <w:t>З</w:t>
        </w:r>
      </w:ins>
      <w:del w:id="3616" w:author="Sasha Azazlov" w:date="2026-05-27T10:43:00Z" w16du:dateUtc="2026-05-27T07:43:00Z">
        <w:r w:rsidR="009936A1" w:rsidDel="004C03E5">
          <w:rPr>
            <w:color w:val="000000"/>
            <w:sz w:val="28"/>
            <w:szCs w:val="28"/>
          </w:rPr>
          <w:delText>Т</w:delText>
        </w:r>
      </w:del>
      <w:r w:rsidRPr="007226B0">
        <w:rPr>
          <w:color w:val="000000"/>
          <w:sz w:val="28"/>
          <w:szCs w:val="28"/>
        </w:rPr>
        <w:t xml:space="preserve">. </w:t>
      </w:r>
      <w:r w:rsidRPr="007226B0">
        <w:rPr>
          <w:color w:val="000000"/>
          <w:sz w:val="28"/>
        </w:rPr>
        <w:t>Результаты</w:t>
      </w:r>
      <w:r w:rsidRPr="007226B0">
        <w:rPr>
          <w:color w:val="000000"/>
          <w:sz w:val="28"/>
          <w:szCs w:val="28"/>
        </w:rPr>
        <w:t xml:space="preserve"> </w:t>
      </w:r>
      <w:r w:rsidRPr="007226B0">
        <w:rPr>
          <w:color w:val="000000"/>
          <w:sz w:val="28"/>
        </w:rPr>
        <w:t>тестирования</w:t>
      </w:r>
    </w:p>
    <w:p w:rsidR="007A13E1" w:rsidRPr="007226B0" w:rsidRDefault="007A13E1" w:rsidP="007A13E1">
      <w:pPr>
        <w:ind w:left="2160"/>
        <w:rPr>
          <w:color w:val="000000"/>
          <w:sz w:val="28"/>
          <w:szCs w:val="28"/>
        </w:rPr>
      </w:pPr>
    </w:p>
    <w:p w:rsidR="007A13E1" w:rsidRPr="007226B0" w:rsidRDefault="007A13E1" w:rsidP="00F65DCB">
      <w:pPr>
        <w:rPr>
          <w:color w:val="000000"/>
          <w:sz w:val="28"/>
          <w:szCs w:val="28"/>
          <w:lang w:val="en-US"/>
        </w:rPr>
      </w:pPr>
    </w:p>
    <w:tbl>
      <w:tblPr>
        <w:tblStyle w:val="ab"/>
        <w:tblW w:w="0" w:type="auto"/>
        <w:tblInd w:w="-147" w:type="dxa"/>
        <w:tblLook w:val="04A0" w:firstRow="1" w:lastRow="0" w:firstColumn="1" w:lastColumn="0" w:noHBand="0" w:noVBand="1"/>
      </w:tblPr>
      <w:tblGrid>
        <w:gridCol w:w="3981"/>
        <w:gridCol w:w="1617"/>
        <w:gridCol w:w="1405"/>
        <w:gridCol w:w="1353"/>
        <w:gridCol w:w="1419"/>
      </w:tblGrid>
      <w:tr w:rsidR="00F65DCB" w:rsidRPr="007226B0" w:rsidTr="00097C1B">
        <w:tc>
          <w:tcPr>
            <w:tcW w:w="4386" w:type="dxa"/>
          </w:tcPr>
          <w:p w:rsidR="00F65DCB" w:rsidRPr="007226B0" w:rsidRDefault="00F65DCB" w:rsidP="007A13E1">
            <w:pPr>
              <w:rPr>
                <w:color w:val="000000"/>
                <w:sz w:val="28"/>
                <w:szCs w:val="28"/>
              </w:rPr>
            </w:pPr>
            <w:r w:rsidRPr="007226B0">
              <w:rPr>
                <w:color w:val="000000"/>
                <w:sz w:val="28"/>
              </w:rPr>
              <w:t>Тип</w:t>
            </w:r>
            <w:r w:rsidRPr="007226B0">
              <w:rPr>
                <w:color w:val="000000"/>
                <w:sz w:val="28"/>
                <w:szCs w:val="28"/>
              </w:rPr>
              <w:t xml:space="preserve"> </w:t>
            </w:r>
            <w:r w:rsidRPr="007226B0">
              <w:rPr>
                <w:color w:val="000000"/>
                <w:sz w:val="28"/>
              </w:rPr>
              <w:t>тестов</w:t>
            </w:r>
          </w:p>
        </w:tc>
        <w:tc>
          <w:tcPr>
            <w:tcW w:w="1502" w:type="dxa"/>
          </w:tcPr>
          <w:p w:rsidR="00F65DCB" w:rsidRPr="007226B0" w:rsidRDefault="00F65DCB" w:rsidP="007A13E1">
            <w:pPr>
              <w:rPr>
                <w:color w:val="000000"/>
                <w:sz w:val="28"/>
                <w:szCs w:val="28"/>
              </w:rPr>
            </w:pPr>
            <w:r w:rsidRPr="007226B0">
              <w:rPr>
                <w:color w:val="000000"/>
                <w:sz w:val="28"/>
              </w:rPr>
              <w:t>Количество</w:t>
            </w:r>
          </w:p>
        </w:tc>
        <w:tc>
          <w:tcPr>
            <w:tcW w:w="1307" w:type="dxa"/>
          </w:tcPr>
          <w:p w:rsidR="00F65DCB" w:rsidRPr="007226B0" w:rsidRDefault="00F65DCB" w:rsidP="007A13E1">
            <w:pPr>
              <w:rPr>
                <w:color w:val="000000"/>
                <w:sz w:val="28"/>
                <w:szCs w:val="28"/>
              </w:rPr>
            </w:pPr>
            <w:r w:rsidRPr="007226B0">
              <w:rPr>
                <w:color w:val="000000"/>
                <w:sz w:val="28"/>
              </w:rPr>
              <w:t>Пройдено</w:t>
            </w:r>
          </w:p>
        </w:tc>
        <w:tc>
          <w:tcPr>
            <w:tcW w:w="1260" w:type="dxa"/>
          </w:tcPr>
          <w:p w:rsidR="00F65DCB" w:rsidRPr="007226B0" w:rsidRDefault="00F65DCB" w:rsidP="007A13E1">
            <w:pPr>
              <w:rPr>
                <w:color w:val="000000"/>
                <w:sz w:val="28"/>
                <w:szCs w:val="28"/>
              </w:rPr>
            </w:pPr>
            <w:r w:rsidRPr="007226B0">
              <w:rPr>
                <w:color w:val="000000"/>
                <w:sz w:val="28"/>
              </w:rPr>
              <w:t>Не</w:t>
            </w:r>
            <w:r w:rsidRPr="007226B0">
              <w:rPr>
                <w:color w:val="000000"/>
                <w:sz w:val="28"/>
                <w:szCs w:val="28"/>
              </w:rPr>
              <w:t xml:space="preserve"> </w:t>
            </w:r>
            <w:r w:rsidRPr="007226B0">
              <w:rPr>
                <w:color w:val="000000"/>
                <w:sz w:val="28"/>
              </w:rPr>
              <w:t>пройдено</w:t>
            </w:r>
          </w:p>
        </w:tc>
        <w:tc>
          <w:tcPr>
            <w:tcW w:w="1320" w:type="dxa"/>
          </w:tcPr>
          <w:p w:rsidR="00F65DCB" w:rsidRPr="007226B0" w:rsidRDefault="00F65DCB" w:rsidP="007A13E1">
            <w:pPr>
              <w:rPr>
                <w:color w:val="000000"/>
                <w:sz w:val="28"/>
                <w:szCs w:val="28"/>
              </w:rPr>
            </w:pPr>
            <w:r w:rsidRPr="007226B0">
              <w:rPr>
                <w:color w:val="000000"/>
                <w:sz w:val="28"/>
              </w:rPr>
              <w:t>Покрытие</w:t>
            </w:r>
          </w:p>
        </w:tc>
      </w:tr>
      <w:tr w:rsidR="00F65DCB" w:rsidRPr="007226B0" w:rsidTr="00097C1B">
        <w:tc>
          <w:tcPr>
            <w:tcW w:w="4386" w:type="dxa"/>
          </w:tcPr>
          <w:p w:rsidR="00F65DCB" w:rsidRPr="007226B0" w:rsidRDefault="00F65DCB" w:rsidP="007A13E1">
            <w:pPr>
              <w:rPr>
                <w:color w:val="000000"/>
                <w:sz w:val="28"/>
                <w:szCs w:val="28"/>
              </w:rPr>
            </w:pPr>
            <w:r w:rsidRPr="007226B0">
              <w:rPr>
                <w:color w:val="000000"/>
                <w:sz w:val="28"/>
                <w:szCs w:val="28"/>
                <w:lang w:val="en-US"/>
              </w:rPr>
              <w:t xml:space="preserve">Unit </w:t>
            </w:r>
          </w:p>
        </w:tc>
        <w:tc>
          <w:tcPr>
            <w:tcW w:w="1502" w:type="dxa"/>
          </w:tcPr>
          <w:p w:rsidR="00F65DCB" w:rsidRPr="007226B0" w:rsidRDefault="00F65DCB" w:rsidP="007A13E1">
            <w:pPr>
              <w:rPr>
                <w:color w:val="000000"/>
                <w:sz w:val="28"/>
                <w:szCs w:val="28"/>
              </w:rPr>
            </w:pPr>
            <w:r w:rsidRPr="007226B0">
              <w:rPr>
                <w:color w:val="000000"/>
                <w:sz w:val="28"/>
                <w:szCs w:val="28"/>
              </w:rPr>
              <w:t>33</w:t>
            </w:r>
          </w:p>
        </w:tc>
        <w:tc>
          <w:tcPr>
            <w:tcW w:w="1307" w:type="dxa"/>
          </w:tcPr>
          <w:p w:rsidR="00F65DCB" w:rsidRPr="007226B0" w:rsidRDefault="00F65DCB" w:rsidP="007A13E1">
            <w:pPr>
              <w:rPr>
                <w:color w:val="000000"/>
                <w:sz w:val="28"/>
                <w:szCs w:val="28"/>
              </w:rPr>
            </w:pPr>
            <w:r w:rsidRPr="007226B0">
              <w:rPr>
                <w:color w:val="000000"/>
                <w:sz w:val="28"/>
                <w:szCs w:val="28"/>
              </w:rPr>
              <w:t>33</w:t>
            </w:r>
          </w:p>
        </w:tc>
        <w:tc>
          <w:tcPr>
            <w:tcW w:w="1260" w:type="dxa"/>
          </w:tcPr>
          <w:p w:rsidR="00F65DCB" w:rsidRPr="007226B0" w:rsidRDefault="00F65DCB" w:rsidP="007A13E1">
            <w:pPr>
              <w:rPr>
                <w:color w:val="000000"/>
                <w:sz w:val="28"/>
                <w:szCs w:val="28"/>
              </w:rPr>
            </w:pPr>
            <w:r w:rsidRPr="007226B0">
              <w:rPr>
                <w:color w:val="000000"/>
                <w:sz w:val="28"/>
                <w:szCs w:val="28"/>
              </w:rPr>
              <w:t>0</w:t>
            </w:r>
          </w:p>
        </w:tc>
        <w:tc>
          <w:tcPr>
            <w:tcW w:w="1320" w:type="dxa"/>
          </w:tcPr>
          <w:p w:rsidR="00F65DCB" w:rsidRPr="007226B0" w:rsidRDefault="00F65DCB" w:rsidP="007A13E1">
            <w:pPr>
              <w:rPr>
                <w:color w:val="000000"/>
                <w:sz w:val="28"/>
                <w:szCs w:val="28"/>
              </w:rPr>
            </w:pPr>
            <w:r w:rsidRPr="007226B0">
              <w:rPr>
                <w:color w:val="000000"/>
                <w:sz w:val="28"/>
                <w:szCs w:val="28"/>
              </w:rPr>
              <w:t>100%</w:t>
            </w:r>
          </w:p>
        </w:tc>
      </w:tr>
      <w:tr w:rsidR="00F65DCB" w:rsidRPr="007226B0" w:rsidTr="00097C1B">
        <w:tc>
          <w:tcPr>
            <w:tcW w:w="4386" w:type="dxa"/>
          </w:tcPr>
          <w:p w:rsidR="00F65DCB" w:rsidRPr="007226B0" w:rsidRDefault="00F65DCB" w:rsidP="007A13E1">
            <w:pPr>
              <w:rPr>
                <w:color w:val="000000"/>
                <w:sz w:val="28"/>
                <w:szCs w:val="28"/>
                <w:lang w:val="en-US"/>
              </w:rPr>
            </w:pPr>
            <w:r w:rsidRPr="007226B0">
              <w:rPr>
                <w:color w:val="000000"/>
                <w:sz w:val="28"/>
                <w:szCs w:val="28"/>
                <w:lang w:val="en-US"/>
              </w:rPr>
              <w:t>Widget</w:t>
            </w:r>
          </w:p>
        </w:tc>
        <w:tc>
          <w:tcPr>
            <w:tcW w:w="1502" w:type="dxa"/>
          </w:tcPr>
          <w:p w:rsidR="00F65DCB" w:rsidRPr="007226B0" w:rsidRDefault="00F65DCB" w:rsidP="007A13E1">
            <w:pPr>
              <w:rPr>
                <w:color w:val="000000"/>
                <w:sz w:val="28"/>
                <w:szCs w:val="28"/>
                <w:lang w:val="en-US"/>
              </w:rPr>
            </w:pPr>
            <w:r w:rsidRPr="007226B0">
              <w:rPr>
                <w:color w:val="000000"/>
                <w:sz w:val="28"/>
                <w:szCs w:val="28"/>
                <w:lang w:val="en-US"/>
              </w:rPr>
              <w:t>15</w:t>
            </w:r>
          </w:p>
        </w:tc>
        <w:tc>
          <w:tcPr>
            <w:tcW w:w="1307" w:type="dxa"/>
          </w:tcPr>
          <w:p w:rsidR="00F65DCB" w:rsidRPr="007226B0" w:rsidRDefault="00F65DCB" w:rsidP="007A13E1">
            <w:pPr>
              <w:rPr>
                <w:color w:val="000000"/>
                <w:sz w:val="28"/>
                <w:szCs w:val="28"/>
                <w:lang w:val="en-US"/>
              </w:rPr>
            </w:pPr>
            <w:r w:rsidRPr="007226B0">
              <w:rPr>
                <w:color w:val="000000"/>
                <w:sz w:val="28"/>
                <w:szCs w:val="28"/>
                <w:lang w:val="en-US"/>
              </w:rPr>
              <w:t>15</w:t>
            </w:r>
          </w:p>
        </w:tc>
        <w:tc>
          <w:tcPr>
            <w:tcW w:w="1260" w:type="dxa"/>
          </w:tcPr>
          <w:p w:rsidR="00F65DCB" w:rsidRPr="007226B0" w:rsidRDefault="00F65DCB" w:rsidP="007A13E1">
            <w:pPr>
              <w:rPr>
                <w:color w:val="000000"/>
                <w:sz w:val="28"/>
                <w:szCs w:val="28"/>
                <w:lang w:val="en-US"/>
              </w:rPr>
            </w:pPr>
            <w:r w:rsidRPr="007226B0">
              <w:rPr>
                <w:color w:val="000000"/>
                <w:sz w:val="28"/>
                <w:szCs w:val="28"/>
                <w:lang w:val="en-US"/>
              </w:rPr>
              <w:t>0</w:t>
            </w:r>
          </w:p>
        </w:tc>
        <w:tc>
          <w:tcPr>
            <w:tcW w:w="1320" w:type="dxa"/>
          </w:tcPr>
          <w:p w:rsidR="00F65DCB" w:rsidRPr="007226B0" w:rsidRDefault="00F65DCB" w:rsidP="007A13E1">
            <w:pPr>
              <w:rPr>
                <w:color w:val="000000"/>
                <w:sz w:val="28"/>
                <w:szCs w:val="28"/>
                <w:lang w:val="en-US"/>
              </w:rPr>
            </w:pPr>
            <w:r w:rsidRPr="007226B0">
              <w:rPr>
                <w:color w:val="000000"/>
                <w:sz w:val="28"/>
                <w:szCs w:val="28"/>
                <w:lang w:val="en-US"/>
              </w:rPr>
              <w:t>82%</w:t>
            </w:r>
          </w:p>
        </w:tc>
      </w:tr>
      <w:tr w:rsidR="00F65DCB" w:rsidRPr="007226B0" w:rsidTr="00097C1B">
        <w:tc>
          <w:tcPr>
            <w:tcW w:w="4386" w:type="dxa"/>
          </w:tcPr>
          <w:p w:rsidR="00F65DCB" w:rsidRPr="007226B0" w:rsidRDefault="00F65DCB" w:rsidP="007A13E1">
            <w:pPr>
              <w:rPr>
                <w:color w:val="000000"/>
                <w:sz w:val="28"/>
                <w:szCs w:val="28"/>
              </w:rPr>
            </w:pPr>
            <w:r w:rsidRPr="007226B0">
              <w:rPr>
                <w:color w:val="000000"/>
                <w:sz w:val="28"/>
              </w:rPr>
              <w:t>Интеграционные</w:t>
            </w:r>
          </w:p>
        </w:tc>
        <w:tc>
          <w:tcPr>
            <w:tcW w:w="1502" w:type="dxa"/>
          </w:tcPr>
          <w:p w:rsidR="00F65DCB" w:rsidRPr="007226B0" w:rsidRDefault="00F65DCB" w:rsidP="007A13E1">
            <w:pPr>
              <w:rPr>
                <w:color w:val="000000"/>
                <w:sz w:val="28"/>
                <w:szCs w:val="28"/>
                <w:lang w:val="en-US"/>
              </w:rPr>
            </w:pPr>
            <w:r w:rsidRPr="007226B0">
              <w:rPr>
                <w:color w:val="000000"/>
                <w:sz w:val="28"/>
                <w:szCs w:val="28"/>
              </w:rPr>
              <w:t>10</w:t>
            </w:r>
          </w:p>
        </w:tc>
        <w:tc>
          <w:tcPr>
            <w:tcW w:w="1307" w:type="dxa"/>
          </w:tcPr>
          <w:p w:rsidR="00F65DCB" w:rsidRPr="007226B0" w:rsidRDefault="00F65DCB" w:rsidP="007A13E1">
            <w:pPr>
              <w:rPr>
                <w:color w:val="000000"/>
                <w:sz w:val="28"/>
                <w:szCs w:val="28"/>
                <w:lang w:val="en-US"/>
              </w:rPr>
            </w:pPr>
            <w:r w:rsidRPr="007226B0">
              <w:rPr>
                <w:color w:val="000000"/>
                <w:sz w:val="28"/>
                <w:szCs w:val="28"/>
                <w:lang w:val="en-US"/>
              </w:rPr>
              <w:t>10</w:t>
            </w:r>
          </w:p>
        </w:tc>
        <w:tc>
          <w:tcPr>
            <w:tcW w:w="1260" w:type="dxa"/>
          </w:tcPr>
          <w:p w:rsidR="00F65DCB" w:rsidRPr="007226B0" w:rsidRDefault="00F65DCB" w:rsidP="007A13E1">
            <w:pPr>
              <w:rPr>
                <w:color w:val="000000"/>
                <w:sz w:val="28"/>
                <w:szCs w:val="28"/>
                <w:lang w:val="en-US"/>
              </w:rPr>
            </w:pPr>
            <w:r w:rsidRPr="007226B0">
              <w:rPr>
                <w:color w:val="000000"/>
                <w:sz w:val="28"/>
                <w:szCs w:val="28"/>
                <w:lang w:val="en-US"/>
              </w:rPr>
              <w:t>0</w:t>
            </w:r>
          </w:p>
        </w:tc>
        <w:tc>
          <w:tcPr>
            <w:tcW w:w="1320" w:type="dxa"/>
          </w:tcPr>
          <w:p w:rsidR="00F65DCB" w:rsidRPr="007226B0" w:rsidRDefault="00F65DCB" w:rsidP="007A13E1">
            <w:pPr>
              <w:rPr>
                <w:color w:val="000000"/>
                <w:sz w:val="28"/>
                <w:szCs w:val="28"/>
                <w:lang w:val="en-US"/>
              </w:rPr>
            </w:pPr>
            <w:r w:rsidRPr="007226B0">
              <w:rPr>
                <w:color w:val="000000"/>
                <w:sz w:val="28"/>
                <w:szCs w:val="28"/>
                <w:lang w:val="en-US"/>
              </w:rPr>
              <w:t>100%</w:t>
            </w:r>
          </w:p>
        </w:tc>
      </w:tr>
      <w:tr w:rsidR="00F65DCB" w:rsidRPr="007226B0" w:rsidTr="00097C1B">
        <w:tc>
          <w:tcPr>
            <w:tcW w:w="4386" w:type="dxa"/>
          </w:tcPr>
          <w:p w:rsidR="00F65DCB" w:rsidRPr="007226B0" w:rsidRDefault="00F65DCB" w:rsidP="007A13E1">
            <w:pPr>
              <w:rPr>
                <w:color w:val="000000"/>
                <w:sz w:val="28"/>
                <w:szCs w:val="28"/>
              </w:rPr>
            </w:pPr>
            <w:r w:rsidRPr="007226B0">
              <w:rPr>
                <w:color w:val="000000"/>
                <w:sz w:val="28"/>
              </w:rPr>
              <w:t>Итого</w:t>
            </w:r>
          </w:p>
        </w:tc>
        <w:tc>
          <w:tcPr>
            <w:tcW w:w="1502" w:type="dxa"/>
          </w:tcPr>
          <w:p w:rsidR="00F65DCB" w:rsidRPr="007226B0" w:rsidRDefault="00F65DCB" w:rsidP="007A13E1">
            <w:pPr>
              <w:rPr>
                <w:color w:val="000000"/>
                <w:sz w:val="28"/>
                <w:szCs w:val="28"/>
              </w:rPr>
            </w:pPr>
            <w:r w:rsidRPr="007226B0">
              <w:rPr>
                <w:color w:val="000000"/>
                <w:sz w:val="28"/>
                <w:szCs w:val="28"/>
              </w:rPr>
              <w:t>58</w:t>
            </w:r>
          </w:p>
        </w:tc>
        <w:tc>
          <w:tcPr>
            <w:tcW w:w="1307" w:type="dxa"/>
          </w:tcPr>
          <w:p w:rsidR="00F65DCB" w:rsidRPr="007226B0" w:rsidRDefault="00F65DCB" w:rsidP="007A13E1">
            <w:pPr>
              <w:rPr>
                <w:color w:val="000000"/>
                <w:sz w:val="28"/>
                <w:szCs w:val="28"/>
              </w:rPr>
            </w:pPr>
            <w:r w:rsidRPr="007226B0">
              <w:rPr>
                <w:color w:val="000000"/>
                <w:sz w:val="28"/>
                <w:szCs w:val="28"/>
              </w:rPr>
              <w:t>58</w:t>
            </w:r>
          </w:p>
        </w:tc>
        <w:tc>
          <w:tcPr>
            <w:tcW w:w="1260" w:type="dxa"/>
          </w:tcPr>
          <w:p w:rsidR="00F65DCB" w:rsidRPr="007226B0" w:rsidRDefault="00F65DCB" w:rsidP="007A13E1">
            <w:pPr>
              <w:rPr>
                <w:color w:val="000000"/>
                <w:sz w:val="28"/>
                <w:szCs w:val="28"/>
              </w:rPr>
            </w:pPr>
            <w:r w:rsidRPr="007226B0">
              <w:rPr>
                <w:color w:val="000000"/>
                <w:sz w:val="28"/>
                <w:szCs w:val="28"/>
              </w:rPr>
              <w:t>0</w:t>
            </w:r>
          </w:p>
        </w:tc>
        <w:tc>
          <w:tcPr>
            <w:tcW w:w="1320" w:type="dxa"/>
          </w:tcPr>
          <w:p w:rsidR="00F65DCB" w:rsidRPr="007226B0" w:rsidRDefault="00F65DCB" w:rsidP="007A13E1">
            <w:pPr>
              <w:rPr>
                <w:color w:val="000000"/>
                <w:sz w:val="28"/>
                <w:szCs w:val="28"/>
                <w:lang w:val="en-US"/>
              </w:rPr>
            </w:pPr>
            <w:r w:rsidRPr="007226B0">
              <w:rPr>
                <w:color w:val="000000"/>
                <w:sz w:val="28"/>
                <w:szCs w:val="28"/>
                <w:lang w:val="en-US"/>
              </w:rPr>
              <w:t>~90%</w:t>
            </w:r>
          </w:p>
        </w:tc>
      </w:tr>
    </w:tbl>
    <w:p w:rsidR="00F65DCB" w:rsidRPr="007226B0" w:rsidRDefault="00F65DCB" w:rsidP="007A13E1">
      <w:pPr>
        <w:ind w:left="2160"/>
        <w:rPr>
          <w:color w:val="000000"/>
          <w:sz w:val="28"/>
          <w:szCs w:val="28"/>
        </w:rPr>
      </w:pPr>
    </w:p>
    <w:p w:rsidR="007A13E1" w:rsidRPr="007226B0" w:rsidRDefault="007A13E1" w:rsidP="007A13E1">
      <w:pPr>
        <w:ind w:left="2160"/>
        <w:rPr>
          <w:color w:val="000000"/>
          <w:sz w:val="28"/>
          <w:szCs w:val="28"/>
        </w:rPr>
      </w:pPr>
    </w:p>
    <w:p w:rsidR="007A13E1" w:rsidRPr="007226B0" w:rsidRDefault="007A13E1" w:rsidP="00097C1B">
      <w:pPr>
        <w:rPr>
          <w:color w:val="000000"/>
          <w:sz w:val="28"/>
          <w:szCs w:val="28"/>
        </w:rPr>
      </w:pPr>
      <w:r w:rsidRPr="007226B0">
        <w:rPr>
          <w:color w:val="000000"/>
          <w:sz w:val="28"/>
        </w:rPr>
        <w:t>Вывод</w:t>
      </w:r>
      <w:r w:rsidRPr="007226B0">
        <w:rPr>
          <w:color w:val="000000"/>
          <w:sz w:val="28"/>
          <w:szCs w:val="28"/>
        </w:rPr>
        <w:t xml:space="preserve">: </w:t>
      </w:r>
      <w:r w:rsidRPr="007226B0">
        <w:rPr>
          <w:color w:val="000000"/>
          <w:sz w:val="28"/>
        </w:rPr>
        <w:t>Все</w:t>
      </w:r>
      <w:r w:rsidRPr="007226B0">
        <w:rPr>
          <w:color w:val="000000"/>
          <w:sz w:val="28"/>
          <w:szCs w:val="28"/>
        </w:rPr>
        <w:t xml:space="preserve"> </w:t>
      </w:r>
      <w:r w:rsidRPr="007226B0">
        <w:rPr>
          <w:color w:val="000000"/>
          <w:sz w:val="28"/>
        </w:rPr>
        <w:t>тесты</w:t>
      </w:r>
      <w:r w:rsidRPr="007226B0">
        <w:rPr>
          <w:color w:val="000000"/>
          <w:sz w:val="28"/>
          <w:szCs w:val="28"/>
        </w:rPr>
        <w:t xml:space="preserve"> </w:t>
      </w:r>
      <w:r w:rsidRPr="007226B0">
        <w:rPr>
          <w:color w:val="000000"/>
          <w:sz w:val="28"/>
        </w:rPr>
        <w:t>пройдены</w:t>
      </w:r>
      <w:r w:rsidRPr="007226B0">
        <w:rPr>
          <w:color w:val="000000"/>
          <w:sz w:val="28"/>
          <w:szCs w:val="28"/>
        </w:rPr>
        <w:t xml:space="preserve"> </w:t>
      </w:r>
      <w:r w:rsidRPr="007226B0">
        <w:rPr>
          <w:color w:val="000000"/>
          <w:sz w:val="28"/>
        </w:rPr>
        <w:t>успешно</w:t>
      </w:r>
      <w:r w:rsidRPr="007226B0">
        <w:rPr>
          <w:color w:val="000000"/>
          <w:sz w:val="28"/>
          <w:szCs w:val="28"/>
        </w:rPr>
        <w:t xml:space="preserve">. </w:t>
      </w:r>
      <w:r w:rsidRPr="007226B0">
        <w:rPr>
          <w:color w:val="000000"/>
          <w:sz w:val="28"/>
        </w:rPr>
        <w:t>Система</w:t>
      </w:r>
      <w:r w:rsidRPr="007226B0">
        <w:rPr>
          <w:color w:val="000000"/>
          <w:sz w:val="28"/>
          <w:szCs w:val="28"/>
        </w:rPr>
        <w:t xml:space="preserve"> </w:t>
      </w:r>
      <w:r w:rsidRPr="007226B0">
        <w:rPr>
          <w:color w:val="000000"/>
          <w:sz w:val="28"/>
        </w:rPr>
        <w:t>соответствует</w:t>
      </w:r>
      <w:r w:rsidRPr="007226B0">
        <w:rPr>
          <w:color w:val="000000"/>
          <w:sz w:val="28"/>
          <w:szCs w:val="28"/>
        </w:rPr>
        <w:t xml:space="preserve"> </w:t>
      </w:r>
      <w:r w:rsidRPr="007226B0">
        <w:rPr>
          <w:color w:val="000000"/>
          <w:sz w:val="28"/>
        </w:rPr>
        <w:t>требованиям</w:t>
      </w:r>
      <w:r w:rsidRPr="007226B0">
        <w:rPr>
          <w:color w:val="000000"/>
          <w:sz w:val="28"/>
          <w:szCs w:val="28"/>
        </w:rPr>
        <w:t xml:space="preserve"> </w:t>
      </w:r>
      <w:r w:rsidRPr="007226B0">
        <w:rPr>
          <w:color w:val="000000"/>
          <w:sz w:val="28"/>
        </w:rPr>
        <w:t>технического</w:t>
      </w:r>
      <w:r w:rsidRPr="007226B0">
        <w:rPr>
          <w:color w:val="000000"/>
          <w:sz w:val="28"/>
          <w:szCs w:val="28"/>
        </w:rPr>
        <w:t xml:space="preserve"> </w:t>
      </w:r>
      <w:r w:rsidRPr="007226B0">
        <w:rPr>
          <w:color w:val="000000"/>
          <w:sz w:val="28"/>
        </w:rPr>
        <w:t>задания</w:t>
      </w:r>
      <w:r w:rsidRPr="007226B0">
        <w:rPr>
          <w:color w:val="000000"/>
          <w:sz w:val="28"/>
          <w:szCs w:val="28"/>
        </w:rPr>
        <w:t xml:space="preserve"> </w:t>
      </w:r>
      <w:r w:rsidRPr="007226B0">
        <w:rPr>
          <w:color w:val="000000"/>
          <w:sz w:val="28"/>
        </w:rPr>
        <w:t>и</w:t>
      </w:r>
      <w:r w:rsidRPr="007226B0">
        <w:rPr>
          <w:color w:val="000000"/>
          <w:sz w:val="28"/>
          <w:szCs w:val="28"/>
        </w:rPr>
        <w:t xml:space="preserve"> </w:t>
      </w:r>
      <w:r w:rsidRPr="007226B0">
        <w:rPr>
          <w:color w:val="000000"/>
          <w:sz w:val="28"/>
        </w:rPr>
        <w:t>готова</w:t>
      </w:r>
      <w:r w:rsidRPr="007226B0">
        <w:rPr>
          <w:color w:val="000000"/>
          <w:sz w:val="28"/>
          <w:szCs w:val="28"/>
        </w:rPr>
        <w:t xml:space="preserve"> </w:t>
      </w:r>
      <w:r w:rsidRPr="007226B0">
        <w:rPr>
          <w:color w:val="000000"/>
          <w:sz w:val="28"/>
        </w:rPr>
        <w:t>к</w:t>
      </w:r>
      <w:r w:rsidRPr="007226B0">
        <w:rPr>
          <w:color w:val="000000"/>
          <w:sz w:val="28"/>
          <w:szCs w:val="28"/>
        </w:rPr>
        <w:t xml:space="preserve"> </w:t>
      </w:r>
      <w:r w:rsidRPr="007226B0">
        <w:rPr>
          <w:color w:val="000000"/>
          <w:sz w:val="28"/>
        </w:rPr>
        <w:t>эксплуатации</w:t>
      </w:r>
      <w:r w:rsidRPr="007226B0">
        <w:rPr>
          <w:color w:val="000000"/>
          <w:sz w:val="28"/>
          <w:szCs w:val="28"/>
        </w:rPr>
        <w:t>.</w:t>
      </w:r>
    </w:p>
    <w:p w:rsidR="007A13E1" w:rsidRPr="007226B0" w:rsidRDefault="007A13E1" w:rsidP="007A13E1">
      <w:pPr>
        <w:ind w:left="2160"/>
        <w:rPr>
          <w:color w:val="000000"/>
          <w:sz w:val="28"/>
          <w:szCs w:val="28"/>
        </w:rPr>
      </w:pPr>
    </w:p>
    <w:p w:rsidR="007A13E1" w:rsidRPr="007226B0" w:rsidRDefault="007A13E1" w:rsidP="00097C1B">
      <w:pPr>
        <w:jc w:val="center"/>
        <w:rPr>
          <w:color w:val="000000"/>
          <w:sz w:val="28"/>
          <w:szCs w:val="28"/>
        </w:rPr>
      </w:pPr>
      <w:r w:rsidRPr="007226B0">
        <w:rPr>
          <w:color w:val="000000"/>
          <w:sz w:val="28"/>
          <w:szCs w:val="28"/>
        </w:rPr>
        <w:br w:type="page"/>
      </w:r>
      <w:r w:rsidR="009936A1">
        <w:rPr>
          <w:color w:val="000000"/>
          <w:sz w:val="28"/>
          <w:szCs w:val="28"/>
        </w:rPr>
        <w:lastRenderedPageBreak/>
        <w:t>Приложение</w:t>
      </w:r>
      <w:r w:rsidR="00E618A8">
        <w:rPr>
          <w:color w:val="000000"/>
          <w:sz w:val="28"/>
          <w:szCs w:val="28"/>
        </w:rPr>
        <w:t xml:space="preserve"> </w:t>
      </w:r>
      <w:ins w:id="3617" w:author="Sasha Azazlov" w:date="2026-05-27T11:03:00Z" w16du:dateUtc="2026-05-27T08:03:00Z">
        <w:r w:rsidR="00603107">
          <w:rPr>
            <w:color w:val="000000"/>
            <w:sz w:val="28"/>
            <w:szCs w:val="28"/>
          </w:rPr>
          <w:t>И</w:t>
        </w:r>
      </w:ins>
      <w:del w:id="3618" w:author="Sasha Azazlov" w:date="2026-05-27T10:43:00Z" w16du:dateUtc="2026-05-27T07:43:00Z">
        <w:r w:rsidR="00E618A8" w:rsidDel="004C03E5">
          <w:rPr>
            <w:color w:val="000000"/>
            <w:sz w:val="28"/>
            <w:szCs w:val="28"/>
          </w:rPr>
          <w:delText>У</w:delText>
        </w:r>
      </w:del>
      <w:r w:rsidRPr="007226B0">
        <w:rPr>
          <w:color w:val="000000"/>
          <w:sz w:val="28"/>
          <w:szCs w:val="28"/>
        </w:rPr>
        <w:t xml:space="preserve">. </w:t>
      </w:r>
      <w:r w:rsidRPr="007226B0">
        <w:rPr>
          <w:color w:val="000000"/>
          <w:sz w:val="28"/>
        </w:rPr>
        <w:t>Диаграмма</w:t>
      </w:r>
      <w:r w:rsidRPr="007226B0">
        <w:rPr>
          <w:color w:val="000000"/>
          <w:sz w:val="28"/>
          <w:szCs w:val="28"/>
        </w:rPr>
        <w:t xml:space="preserve"> </w:t>
      </w:r>
      <w:r w:rsidRPr="007226B0">
        <w:rPr>
          <w:color w:val="000000"/>
          <w:sz w:val="28"/>
        </w:rPr>
        <w:t>слоёв</w:t>
      </w:r>
      <w:r w:rsidRPr="007226B0">
        <w:rPr>
          <w:color w:val="000000"/>
          <w:sz w:val="28"/>
          <w:szCs w:val="28"/>
        </w:rPr>
        <w:t xml:space="preserve"> </w:t>
      </w:r>
      <w:proofErr w:type="spellStart"/>
      <w:r w:rsidRPr="007226B0">
        <w:rPr>
          <w:color w:val="000000"/>
          <w:sz w:val="28"/>
          <w:szCs w:val="28"/>
        </w:rPr>
        <w:t>Clean</w:t>
      </w:r>
      <w:proofErr w:type="spellEnd"/>
      <w:r w:rsidRPr="007226B0">
        <w:rPr>
          <w:color w:val="000000"/>
          <w:sz w:val="28"/>
          <w:szCs w:val="28"/>
        </w:rPr>
        <w:t xml:space="preserve"> </w:t>
      </w:r>
      <w:del w:id="3619" w:author="Sasha Azazlov" w:date="2026-05-27T10:42:00Z" w16du:dateUtc="2026-05-27T07:42:00Z">
        <w:r w:rsidR="004C03E5" w:rsidRPr="007226B0" w:rsidDel="004C03E5">
          <w:rPr>
            <w:noProof/>
            <w:color w:val="000000"/>
            <w:sz w:val="28"/>
            <w:szCs w:val="28"/>
          </w:rPr>
          <w:drawing>
            <wp:anchor distT="0" distB="0" distL="114300" distR="114300" simplePos="0" relativeHeight="251666432" behindDoc="0" locked="0" layoutInCell="1" allowOverlap="1" wp14:anchorId="0218592E">
              <wp:simplePos x="0" y="0"/>
              <wp:positionH relativeFrom="column">
                <wp:posOffset>933491</wp:posOffset>
              </wp:positionH>
              <wp:positionV relativeFrom="paragraph">
                <wp:posOffset>419</wp:posOffset>
              </wp:positionV>
              <wp:extent cx="1809275" cy="9432158"/>
              <wp:effectExtent l="0" t="0" r="0" b="4445"/>
              <wp:wrapSquare wrapText="bothSides"/>
              <wp:docPr id="34075201" name="Рисунок 28" descr="Изображение выглядит как текст, снимок экрана, письмо, дизай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5201" name="Рисунок 28" descr="Изображение выглядит как текст, снимок экрана, письмо, дизайн&#10;&#10;Содержимое, созданное искусственным интеллектом, может быть неверным."/>
                      <pic:cNvPicPr/>
                    </pic:nvPicPr>
                    <pic:blipFill rotWithShape="1">
                      <a:blip r:embed="rId23" cstate="print">
                        <a:extLst>
                          <a:ext uri="{28A0092B-C50C-407E-A947-70E740481C1C}">
                            <a14:useLocalDpi xmlns:a14="http://schemas.microsoft.com/office/drawing/2010/main" val="0"/>
                          </a:ext>
                        </a:extLst>
                      </a:blip>
                      <a:srcRect b="34880"/>
                      <a:stretch>
                        <a:fillRect/>
                      </a:stretch>
                    </pic:blipFill>
                    <pic:spPr bwMode="auto">
                      <a:xfrm>
                        <a:off x="0" y="0"/>
                        <a:ext cx="1810628" cy="94392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del>
      <w:r w:rsidRPr="007226B0">
        <w:rPr>
          <w:color w:val="000000"/>
          <w:sz w:val="28"/>
          <w:szCs w:val="28"/>
        </w:rPr>
        <w:t>Architecture</w:t>
      </w:r>
    </w:p>
    <w:p w:rsidR="007A13E1" w:rsidRPr="007226B0" w:rsidRDefault="004C03E5" w:rsidP="004C03E5">
      <w:pPr>
        <w:rPr>
          <w:color w:val="000000"/>
          <w:sz w:val="28"/>
          <w:szCs w:val="28"/>
        </w:rPr>
        <w:pPrChange w:id="3620" w:author="Sasha Azazlov" w:date="2026-05-27T10:42:00Z" w16du:dateUtc="2026-05-27T07:42:00Z">
          <w:pPr>
            <w:ind w:left="2160"/>
          </w:pPr>
        </w:pPrChange>
      </w:pPr>
      <w:ins w:id="3621" w:author="Sasha Azazlov" w:date="2026-05-27T10:42:00Z" w16du:dateUtc="2026-05-27T07:42:00Z">
        <w:r w:rsidRPr="004C03E5">
          <w:rPr>
            <w:color w:val="000000"/>
            <w:sz w:val="28"/>
            <w:szCs w:val="28"/>
          </w:rPr>
          <w:drawing>
            <wp:inline distT="0" distB="0" distL="0" distR="0" wp14:anchorId="250B9F8C" wp14:editId="364D2A64">
              <wp:extent cx="8823409" cy="6213373"/>
              <wp:effectExtent l="0" t="2857" r="317" b="318"/>
              <wp:docPr id="97142954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429540" name=""/>
                      <pic:cNvPicPr/>
                    </pic:nvPicPr>
                    <pic:blipFill>
                      <a:blip r:embed="rId24"/>
                      <a:stretch>
                        <a:fillRect/>
                      </a:stretch>
                    </pic:blipFill>
                    <pic:spPr>
                      <a:xfrm rot="5400000">
                        <a:off x="0" y="0"/>
                        <a:ext cx="8823409" cy="6213373"/>
                      </a:xfrm>
                      <a:prstGeom prst="rect">
                        <a:avLst/>
                      </a:prstGeom>
                    </pic:spPr>
                  </pic:pic>
                </a:graphicData>
              </a:graphic>
            </wp:inline>
          </w:drawing>
        </w:r>
      </w:ins>
    </w:p>
    <w:p w:rsidR="007A13E1" w:rsidRPr="007226B0" w:rsidRDefault="007A13E1" w:rsidP="00ED3295">
      <w:pPr>
        <w:ind w:left="2160"/>
        <w:rPr>
          <w:color w:val="000000"/>
          <w:sz w:val="28"/>
          <w:szCs w:val="28"/>
        </w:rPr>
      </w:pPr>
      <w:r w:rsidRPr="007226B0">
        <w:rPr>
          <w:color w:val="000000"/>
          <w:sz w:val="28"/>
          <w:szCs w:val="28"/>
        </w:rPr>
        <w:br w:type="page"/>
      </w:r>
      <w:r w:rsidR="00E618A8">
        <w:rPr>
          <w:color w:val="000000"/>
          <w:sz w:val="28"/>
          <w:szCs w:val="28"/>
        </w:rPr>
        <w:lastRenderedPageBreak/>
        <w:t xml:space="preserve">Приложение </w:t>
      </w:r>
      <w:ins w:id="3622" w:author="Sasha Azazlov" w:date="2026-05-27T11:03:00Z" w16du:dateUtc="2026-05-27T08:03:00Z">
        <w:r w:rsidR="00603107">
          <w:rPr>
            <w:color w:val="000000"/>
            <w:sz w:val="28"/>
            <w:szCs w:val="28"/>
          </w:rPr>
          <w:t>К</w:t>
        </w:r>
      </w:ins>
      <w:del w:id="3623" w:author="Sasha Azazlov" w:date="2026-05-27T10:43:00Z" w16du:dateUtc="2026-05-27T07:43:00Z">
        <w:r w:rsidR="00E618A8" w:rsidDel="004C03E5">
          <w:rPr>
            <w:color w:val="000000"/>
            <w:sz w:val="28"/>
            <w:szCs w:val="28"/>
          </w:rPr>
          <w:delText>Ф</w:delText>
        </w:r>
      </w:del>
      <w:r w:rsidRPr="007226B0">
        <w:rPr>
          <w:color w:val="000000"/>
          <w:sz w:val="28"/>
          <w:szCs w:val="28"/>
        </w:rPr>
        <w:t xml:space="preserve">. </w:t>
      </w:r>
      <w:r w:rsidRPr="007226B0">
        <w:rPr>
          <w:color w:val="000000"/>
          <w:sz w:val="28"/>
        </w:rPr>
        <w:t>Поток</w:t>
      </w:r>
      <w:r w:rsidRPr="007226B0">
        <w:rPr>
          <w:color w:val="000000"/>
          <w:sz w:val="28"/>
          <w:szCs w:val="28"/>
        </w:rPr>
        <w:t xml:space="preserve"> </w:t>
      </w:r>
      <w:r w:rsidRPr="007226B0">
        <w:rPr>
          <w:color w:val="000000"/>
          <w:sz w:val="28"/>
        </w:rPr>
        <w:t>данных</w:t>
      </w:r>
      <w:r w:rsidRPr="007226B0">
        <w:rPr>
          <w:color w:val="000000"/>
          <w:sz w:val="28"/>
          <w:szCs w:val="28"/>
        </w:rPr>
        <w:t xml:space="preserve"> </w:t>
      </w:r>
      <w:r w:rsidRPr="007226B0">
        <w:rPr>
          <w:color w:val="000000"/>
          <w:sz w:val="28"/>
        </w:rPr>
        <w:t>при</w:t>
      </w:r>
      <w:r w:rsidRPr="007226B0">
        <w:rPr>
          <w:color w:val="000000"/>
          <w:sz w:val="28"/>
          <w:szCs w:val="28"/>
        </w:rPr>
        <w:t xml:space="preserve"> </w:t>
      </w:r>
      <w:r w:rsidRPr="007226B0">
        <w:rPr>
          <w:color w:val="000000"/>
          <w:sz w:val="28"/>
        </w:rPr>
        <w:t>аутентификации</w:t>
      </w:r>
    </w:p>
    <w:p w:rsidR="007A13E1" w:rsidRPr="007226B0" w:rsidRDefault="007A13E1" w:rsidP="007A13E1">
      <w:pPr>
        <w:ind w:left="2160"/>
        <w:rPr>
          <w:color w:val="000000"/>
          <w:sz w:val="28"/>
          <w:szCs w:val="28"/>
        </w:rPr>
      </w:pPr>
    </w:p>
    <w:p w:rsidR="007A13E1" w:rsidRPr="00097C1B" w:rsidRDefault="007A13E1" w:rsidP="007A13E1">
      <w:pPr>
        <w:ind w:left="2160"/>
        <w:rPr>
          <w:color w:val="000000"/>
          <w:sz w:val="28"/>
          <w:szCs w:val="28"/>
          <w:lang w:val="en-US"/>
          <w:rPrChange w:id="3624" w:author="Sasha Azazlov" w:date="2026-05-19T13:40:00Z" w16du:dateUtc="2026-05-19T10:40:00Z">
            <w:rPr>
              <w:color w:val="000000"/>
              <w:sz w:val="28"/>
              <w:szCs w:val="28"/>
            </w:rPr>
          </w:rPrChange>
        </w:rPr>
      </w:pPr>
      <w:r w:rsidRPr="007226B0">
        <w:rPr>
          <w:color w:val="000000"/>
          <w:sz w:val="28"/>
        </w:rPr>
        <w:t>Пользователь</w:t>
      </w:r>
    </w:p>
    <w:p w:rsidR="007A13E1" w:rsidRPr="007226B0" w:rsidRDefault="007A13E1" w:rsidP="007A13E1">
      <w:pPr>
        <w:ind w:left="2160"/>
        <w:rPr>
          <w:color w:val="000000"/>
          <w:sz w:val="28"/>
          <w:szCs w:val="28"/>
          <w:lang w:val="en-US"/>
        </w:rPr>
      </w:pPr>
      <w:r w:rsidRPr="00097C1B">
        <w:rPr>
          <w:color w:val="000000"/>
          <w:sz w:val="28"/>
          <w:szCs w:val="28"/>
          <w:lang w:val="en-US"/>
          <w:rPrChange w:id="3625" w:author="Sasha Azazlov" w:date="2026-05-19T13:40:00Z" w16du:dateUtc="2026-05-19T10:40:00Z">
            <w:rPr>
              <w:color w:val="000000"/>
              <w:sz w:val="28"/>
              <w:szCs w:val="28"/>
            </w:rPr>
          </w:rPrChange>
        </w:rPr>
        <w:t xml:space="preserve">    </w:t>
      </w:r>
      <w:r w:rsidRPr="007226B0">
        <w:rPr>
          <w:color w:val="000000"/>
          <w:sz w:val="28"/>
          <w:lang w:val="en-US"/>
        </w:rPr>
        <w:t>↓</w:t>
      </w:r>
      <w:r w:rsidRPr="007226B0">
        <w:rPr>
          <w:color w:val="000000"/>
          <w:sz w:val="28"/>
          <w:szCs w:val="28"/>
          <w:lang w:val="en-US"/>
        </w:rPr>
        <w:t xml:space="preserve"> (</w:t>
      </w:r>
      <w:r w:rsidRPr="007226B0">
        <w:rPr>
          <w:color w:val="000000"/>
          <w:sz w:val="28"/>
        </w:rPr>
        <w:t>ввод</w:t>
      </w:r>
      <w:r w:rsidRPr="007226B0">
        <w:rPr>
          <w:color w:val="000000"/>
          <w:sz w:val="28"/>
          <w:szCs w:val="28"/>
          <w:lang w:val="en-US"/>
        </w:rPr>
        <w:t xml:space="preserve"> PIN)</w:t>
      </w:r>
    </w:p>
    <w:p w:rsidR="007A13E1" w:rsidRPr="007226B0" w:rsidRDefault="007A13E1" w:rsidP="007A13E1">
      <w:pPr>
        <w:ind w:left="2160"/>
        <w:rPr>
          <w:color w:val="000000"/>
          <w:sz w:val="28"/>
          <w:szCs w:val="28"/>
          <w:lang w:val="en-US"/>
        </w:rPr>
      </w:pPr>
      <w:proofErr w:type="spellStart"/>
      <w:r w:rsidRPr="007226B0">
        <w:rPr>
          <w:color w:val="000000"/>
          <w:sz w:val="28"/>
          <w:szCs w:val="28"/>
          <w:lang w:val="en-US"/>
        </w:rPr>
        <w:t>AuthScreen</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w:t>
      </w:r>
      <w:proofErr w:type="spellStart"/>
      <w:r w:rsidRPr="007226B0">
        <w:rPr>
          <w:color w:val="000000"/>
          <w:sz w:val="28"/>
          <w:szCs w:val="28"/>
          <w:lang w:val="en-US"/>
        </w:rPr>
        <w:t>AuthController</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w:t>
      </w:r>
      <w:proofErr w:type="spellStart"/>
      <w:r w:rsidRPr="007226B0">
        <w:rPr>
          <w:color w:val="000000"/>
          <w:sz w:val="28"/>
          <w:szCs w:val="28"/>
          <w:lang w:val="en-US"/>
        </w:rPr>
        <w:t>VerifyPinUseCase</w:t>
      </w:r>
      <w:proofErr w:type="spellEnd"/>
    </w:p>
    <w:p w:rsidR="007A13E1" w:rsidRPr="007226B0" w:rsidRDefault="007A13E1" w:rsidP="007A13E1">
      <w:pPr>
        <w:ind w:left="2160"/>
        <w:rPr>
          <w:color w:val="000000"/>
          <w:sz w:val="28"/>
          <w:szCs w:val="28"/>
          <w:lang w:val="en-US"/>
        </w:rPr>
      </w:pPr>
      <w:r w:rsidRPr="007226B0">
        <w:rPr>
          <w:color w:val="000000"/>
          <w:sz w:val="28"/>
          <w:szCs w:val="28"/>
          <w:lang w:val="en-US"/>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proofErr w:type="spellStart"/>
      <w:r w:rsidRPr="007226B0">
        <w:rPr>
          <w:color w:val="000000"/>
          <w:sz w:val="28"/>
          <w:szCs w:val="28"/>
          <w:lang w:val="en-US"/>
        </w:rPr>
        <w:t>AuthRepository</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w:t>
      </w:r>
      <w:proofErr w:type="spellStart"/>
      <w:r w:rsidRPr="007226B0">
        <w:rPr>
          <w:color w:val="000000"/>
          <w:sz w:val="28"/>
          <w:szCs w:val="28"/>
          <w:lang w:val="en-US"/>
        </w:rPr>
        <w:t>AuthLocalDataSource</w:t>
      </w:r>
      <w:proofErr w:type="spellEnd"/>
    </w:p>
    <w:p w:rsidR="007A13E1" w:rsidRPr="007226B0" w:rsidRDefault="007A13E1" w:rsidP="007A13E1">
      <w:pPr>
        <w:ind w:left="2160"/>
        <w:rPr>
          <w:color w:val="000000"/>
          <w:sz w:val="28"/>
          <w:szCs w:val="28"/>
          <w:lang w:val="en-US"/>
        </w:rPr>
      </w:pPr>
      <w:r w:rsidRPr="007226B0">
        <w:rPr>
          <w:color w:val="000000"/>
          <w:sz w:val="28"/>
          <w:szCs w:val="28"/>
          <w:lang w:val="en-US"/>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r w:rsidRPr="007226B0">
        <w:rPr>
          <w:color w:val="000000"/>
          <w:sz w:val="28"/>
          <w:szCs w:val="28"/>
          <w:lang w:val="en-US"/>
        </w:rPr>
        <w:t xml:space="preserve">PBKDF2 (PIN + salt) </w:t>
      </w:r>
      <w:r w:rsidRPr="007226B0">
        <w:rPr>
          <w:color w:val="000000"/>
          <w:sz w:val="28"/>
          <w:lang w:val="en-US"/>
        </w:rPr>
        <w:t>→</w:t>
      </w:r>
      <w:r w:rsidRPr="007226B0">
        <w:rPr>
          <w:color w:val="000000"/>
          <w:sz w:val="28"/>
          <w:szCs w:val="28"/>
          <w:lang w:val="en-US"/>
        </w:rPr>
        <w:t xml:space="preserve"> </w:t>
      </w:r>
      <w:r w:rsidRPr="007226B0">
        <w:rPr>
          <w:color w:val="000000"/>
          <w:sz w:val="28"/>
        </w:rPr>
        <w:t>сравнение</w:t>
      </w:r>
      <w:r w:rsidRPr="007226B0">
        <w:rPr>
          <w:color w:val="000000"/>
          <w:sz w:val="28"/>
          <w:szCs w:val="28"/>
          <w:lang w:val="en-US"/>
        </w:rPr>
        <w:t xml:space="preserve"> </w:t>
      </w:r>
      <w:r w:rsidRPr="007226B0">
        <w:rPr>
          <w:color w:val="000000"/>
          <w:sz w:val="28"/>
        </w:rPr>
        <w:t>хэша</w:t>
      </w:r>
    </w:p>
    <w:p w:rsidR="007A13E1" w:rsidRPr="007226B0" w:rsidRDefault="007A13E1" w:rsidP="007A13E1">
      <w:pPr>
        <w:ind w:left="2160"/>
        <w:rPr>
          <w:color w:val="000000"/>
          <w:sz w:val="28"/>
          <w:szCs w:val="28"/>
          <w:lang w:val="en-US"/>
        </w:rPr>
      </w:pPr>
      <w:r w:rsidRPr="007226B0">
        <w:rPr>
          <w:color w:val="000000"/>
          <w:sz w:val="28"/>
          <w:szCs w:val="28"/>
          <w:lang w:val="en-US"/>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proofErr w:type="spellStart"/>
      <w:r w:rsidRPr="007226B0">
        <w:rPr>
          <w:color w:val="000000"/>
          <w:sz w:val="28"/>
          <w:szCs w:val="28"/>
          <w:lang w:val="en-US"/>
        </w:rPr>
        <w:t>AuthResult</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w:t>
      </w:r>
      <w:proofErr w:type="spellStart"/>
      <w:r w:rsidRPr="007226B0">
        <w:rPr>
          <w:color w:val="000000"/>
          <w:sz w:val="28"/>
          <w:szCs w:val="28"/>
          <w:lang w:val="en-US"/>
        </w:rPr>
        <w:t>SecurityLogRepository</w:t>
      </w:r>
      <w:proofErr w:type="spellEnd"/>
      <w:r w:rsidRPr="007226B0">
        <w:rPr>
          <w:color w:val="000000"/>
          <w:sz w:val="28"/>
          <w:szCs w:val="28"/>
          <w:lang w:val="en-US"/>
        </w:rPr>
        <w:t xml:space="preserve"> (</w:t>
      </w:r>
      <w:proofErr w:type="spellStart"/>
      <w:r w:rsidRPr="007226B0">
        <w:rPr>
          <w:color w:val="000000"/>
          <w:sz w:val="28"/>
          <w:szCs w:val="28"/>
          <w:lang w:val="en-US"/>
        </w:rPr>
        <w:t>logEvent</w:t>
      </w:r>
      <w:proofErr w:type="spellEnd"/>
      <w:r w:rsidRPr="007226B0">
        <w:rPr>
          <w:color w:val="000000"/>
          <w:sz w:val="28"/>
          <w:szCs w:val="28"/>
          <w:lang w:val="en-US"/>
        </w:rPr>
        <w:t>)</w:t>
      </w:r>
    </w:p>
    <w:p w:rsidR="007A13E1" w:rsidRPr="007226B0" w:rsidRDefault="007A13E1" w:rsidP="007A13E1">
      <w:pPr>
        <w:ind w:left="2160"/>
        <w:rPr>
          <w:color w:val="000000"/>
          <w:sz w:val="28"/>
          <w:szCs w:val="28"/>
          <w:lang w:val="en-US"/>
        </w:rPr>
      </w:pPr>
      <w:r w:rsidRPr="007226B0">
        <w:rPr>
          <w:color w:val="000000"/>
          <w:sz w:val="28"/>
          <w:szCs w:val="28"/>
          <w:lang w:val="en-US"/>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proofErr w:type="spellStart"/>
      <w:r w:rsidRPr="007226B0">
        <w:rPr>
          <w:color w:val="000000"/>
          <w:sz w:val="28"/>
          <w:szCs w:val="28"/>
          <w:lang w:val="en-US"/>
        </w:rPr>
        <w:t>AuthController</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w:t>
      </w:r>
      <w:proofErr w:type="spellStart"/>
      <w:proofErr w:type="gramStart"/>
      <w:r w:rsidRPr="007226B0">
        <w:rPr>
          <w:color w:val="000000"/>
          <w:sz w:val="28"/>
          <w:szCs w:val="28"/>
          <w:lang w:val="en-US"/>
        </w:rPr>
        <w:t>notifyListeners</w:t>
      </w:r>
      <w:proofErr w:type="spellEnd"/>
      <w:r w:rsidRPr="007226B0">
        <w:rPr>
          <w:color w:val="000000"/>
          <w:sz w:val="28"/>
          <w:szCs w:val="28"/>
          <w:lang w:val="en-US"/>
        </w:rPr>
        <w:t>(</w:t>
      </w:r>
      <w:proofErr w:type="gram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UI </w:t>
      </w:r>
      <w:r w:rsidRPr="007226B0">
        <w:rPr>
          <w:color w:val="000000"/>
          <w:sz w:val="28"/>
        </w:rPr>
        <w:t>обновляется</w:t>
      </w:r>
    </w:p>
    <w:p w:rsidR="007A13E1" w:rsidRPr="004F19E2" w:rsidRDefault="007A13E1" w:rsidP="007A13E1">
      <w:pPr>
        <w:ind w:left="2160"/>
        <w:rPr>
          <w:color w:val="000000"/>
          <w:sz w:val="28"/>
          <w:szCs w:val="28"/>
        </w:rPr>
      </w:pPr>
      <w:r w:rsidRPr="007226B0">
        <w:rPr>
          <w:color w:val="000000"/>
          <w:sz w:val="28"/>
          <w:szCs w:val="28"/>
          <w:lang w:val="en-US"/>
        </w:rPr>
        <w:t xml:space="preserve">    </w:t>
      </w:r>
      <w:r w:rsidRPr="004F19E2">
        <w:rPr>
          <w:color w:val="000000"/>
          <w:sz w:val="28"/>
        </w:rPr>
        <w:t>↓</w:t>
      </w:r>
    </w:p>
    <w:p w:rsidR="007A13E1" w:rsidRPr="007226B0" w:rsidRDefault="007A13E1" w:rsidP="007A13E1">
      <w:pPr>
        <w:ind w:left="2160"/>
        <w:rPr>
          <w:color w:val="000000"/>
          <w:sz w:val="28"/>
          <w:szCs w:val="28"/>
        </w:rPr>
      </w:pPr>
      <w:proofErr w:type="spellStart"/>
      <w:r w:rsidRPr="007226B0">
        <w:rPr>
          <w:color w:val="000000"/>
          <w:sz w:val="28"/>
          <w:szCs w:val="28"/>
        </w:rPr>
        <w:t>NavigationService</w:t>
      </w:r>
      <w:proofErr w:type="spellEnd"/>
      <w:r w:rsidRPr="007226B0">
        <w:rPr>
          <w:color w:val="000000"/>
          <w:sz w:val="28"/>
          <w:szCs w:val="28"/>
        </w:rPr>
        <w:t xml:space="preserve"> </w:t>
      </w:r>
      <w:r w:rsidRPr="007226B0">
        <w:rPr>
          <w:color w:val="000000"/>
          <w:sz w:val="28"/>
        </w:rPr>
        <w:t>→</w:t>
      </w:r>
      <w:r w:rsidRPr="007226B0">
        <w:rPr>
          <w:color w:val="000000"/>
          <w:sz w:val="28"/>
          <w:szCs w:val="28"/>
        </w:rPr>
        <w:t xml:space="preserve"> </w:t>
      </w:r>
      <w:r w:rsidRPr="007226B0">
        <w:rPr>
          <w:color w:val="000000"/>
          <w:sz w:val="28"/>
        </w:rPr>
        <w:t>переход</w:t>
      </w:r>
      <w:r w:rsidRPr="007226B0">
        <w:rPr>
          <w:color w:val="000000"/>
          <w:sz w:val="28"/>
          <w:szCs w:val="28"/>
        </w:rPr>
        <w:t xml:space="preserve"> </w:t>
      </w:r>
      <w:r w:rsidRPr="007226B0">
        <w:rPr>
          <w:color w:val="000000"/>
          <w:sz w:val="28"/>
        </w:rPr>
        <w:t>на</w:t>
      </w:r>
      <w:r w:rsidRPr="007226B0">
        <w:rPr>
          <w:color w:val="000000"/>
          <w:sz w:val="28"/>
          <w:szCs w:val="28"/>
        </w:rPr>
        <w:t xml:space="preserve"> </w:t>
      </w:r>
      <w:proofErr w:type="spellStart"/>
      <w:r w:rsidRPr="007226B0">
        <w:rPr>
          <w:color w:val="000000"/>
          <w:sz w:val="28"/>
          <w:szCs w:val="28"/>
        </w:rPr>
        <w:t>GeneratorScreen</w:t>
      </w:r>
      <w:proofErr w:type="spellEnd"/>
    </w:p>
    <w:p w:rsidR="007A13E1" w:rsidRPr="007226B0" w:rsidRDefault="007A13E1" w:rsidP="007A13E1">
      <w:pPr>
        <w:ind w:left="2160"/>
        <w:rPr>
          <w:color w:val="000000"/>
          <w:sz w:val="28"/>
          <w:szCs w:val="28"/>
        </w:rPr>
      </w:pPr>
    </w:p>
    <w:p w:rsidR="007A13E1" w:rsidRPr="007226B0" w:rsidRDefault="007A13E1" w:rsidP="007A13E1">
      <w:pPr>
        <w:ind w:left="2160"/>
        <w:rPr>
          <w:color w:val="000000"/>
          <w:sz w:val="28"/>
          <w:szCs w:val="28"/>
        </w:rPr>
      </w:pPr>
      <w:r w:rsidRPr="007226B0">
        <w:rPr>
          <w:color w:val="000000"/>
          <w:sz w:val="28"/>
          <w:szCs w:val="28"/>
        </w:rPr>
        <w:br w:type="page"/>
      </w:r>
      <w:r w:rsidR="00E618A8">
        <w:rPr>
          <w:color w:val="000000"/>
          <w:sz w:val="28"/>
          <w:szCs w:val="28"/>
        </w:rPr>
        <w:lastRenderedPageBreak/>
        <w:t xml:space="preserve">Приложение </w:t>
      </w:r>
      <w:ins w:id="3626" w:author="Sasha Azazlov" w:date="2026-05-27T11:03:00Z" w16du:dateUtc="2026-05-27T08:03:00Z">
        <w:r w:rsidR="00603107">
          <w:rPr>
            <w:color w:val="000000"/>
            <w:sz w:val="28"/>
            <w:szCs w:val="28"/>
          </w:rPr>
          <w:t>Л</w:t>
        </w:r>
      </w:ins>
      <w:del w:id="3627" w:author="Sasha Azazlov" w:date="2026-05-27T10:43:00Z" w16du:dateUtc="2026-05-27T07:43:00Z">
        <w:r w:rsidR="00E618A8" w:rsidDel="004C03E5">
          <w:rPr>
            <w:color w:val="000000"/>
            <w:sz w:val="28"/>
            <w:szCs w:val="28"/>
          </w:rPr>
          <w:delText>Х</w:delText>
        </w:r>
      </w:del>
      <w:r w:rsidRPr="007226B0">
        <w:rPr>
          <w:color w:val="000000"/>
          <w:sz w:val="28"/>
          <w:szCs w:val="28"/>
        </w:rPr>
        <w:t xml:space="preserve">. </w:t>
      </w:r>
      <w:r w:rsidRPr="007226B0">
        <w:rPr>
          <w:color w:val="000000"/>
          <w:sz w:val="28"/>
        </w:rPr>
        <w:t>Поток</w:t>
      </w:r>
      <w:r w:rsidRPr="007226B0">
        <w:rPr>
          <w:color w:val="000000"/>
          <w:sz w:val="28"/>
          <w:szCs w:val="28"/>
        </w:rPr>
        <w:t xml:space="preserve"> </w:t>
      </w:r>
      <w:r w:rsidRPr="007226B0">
        <w:rPr>
          <w:color w:val="000000"/>
          <w:sz w:val="28"/>
        </w:rPr>
        <w:t>данных</w:t>
      </w:r>
      <w:r w:rsidRPr="007226B0">
        <w:rPr>
          <w:color w:val="000000"/>
          <w:sz w:val="28"/>
          <w:szCs w:val="28"/>
        </w:rPr>
        <w:t xml:space="preserve"> </w:t>
      </w:r>
      <w:r w:rsidRPr="007226B0">
        <w:rPr>
          <w:color w:val="000000"/>
          <w:sz w:val="28"/>
        </w:rPr>
        <w:t>при</w:t>
      </w:r>
      <w:r w:rsidRPr="007226B0">
        <w:rPr>
          <w:color w:val="000000"/>
          <w:sz w:val="28"/>
          <w:szCs w:val="28"/>
        </w:rPr>
        <w:t xml:space="preserve"> </w:t>
      </w:r>
      <w:r w:rsidRPr="007226B0">
        <w:rPr>
          <w:color w:val="000000"/>
          <w:sz w:val="28"/>
        </w:rPr>
        <w:t>сохранении</w:t>
      </w:r>
      <w:r w:rsidRPr="007226B0">
        <w:rPr>
          <w:color w:val="000000"/>
          <w:sz w:val="28"/>
          <w:szCs w:val="28"/>
        </w:rPr>
        <w:t xml:space="preserve"> </w:t>
      </w:r>
      <w:r w:rsidRPr="007226B0">
        <w:rPr>
          <w:color w:val="000000"/>
          <w:sz w:val="28"/>
        </w:rPr>
        <w:t>пароля</w:t>
      </w:r>
    </w:p>
    <w:p w:rsidR="007A13E1" w:rsidRPr="007226B0" w:rsidRDefault="007A13E1" w:rsidP="007A13E1">
      <w:pPr>
        <w:ind w:left="2160"/>
        <w:rPr>
          <w:color w:val="000000"/>
          <w:sz w:val="28"/>
          <w:szCs w:val="28"/>
        </w:rPr>
      </w:pPr>
    </w:p>
    <w:p w:rsidR="007A13E1" w:rsidRPr="007226B0" w:rsidRDefault="007A13E1" w:rsidP="007A13E1">
      <w:pPr>
        <w:ind w:left="2160"/>
        <w:rPr>
          <w:color w:val="000000"/>
          <w:sz w:val="28"/>
          <w:szCs w:val="28"/>
        </w:rPr>
      </w:pPr>
      <w:r w:rsidRPr="007226B0">
        <w:rPr>
          <w:color w:val="000000"/>
          <w:sz w:val="28"/>
        </w:rPr>
        <w:t>Пользователь</w:t>
      </w:r>
    </w:p>
    <w:p w:rsidR="007A13E1" w:rsidRPr="007226B0" w:rsidRDefault="007A13E1" w:rsidP="007A13E1">
      <w:pPr>
        <w:ind w:left="2160"/>
        <w:rPr>
          <w:color w:val="000000"/>
          <w:sz w:val="28"/>
          <w:szCs w:val="28"/>
        </w:rPr>
      </w:pPr>
      <w:r w:rsidRPr="007226B0">
        <w:rPr>
          <w:color w:val="000000"/>
          <w:sz w:val="28"/>
          <w:szCs w:val="28"/>
        </w:rPr>
        <w:t xml:space="preserve">    </w:t>
      </w:r>
      <w:r w:rsidRPr="007226B0">
        <w:rPr>
          <w:color w:val="000000"/>
          <w:sz w:val="28"/>
        </w:rPr>
        <w:t>↓</w:t>
      </w:r>
      <w:r w:rsidRPr="007226B0">
        <w:rPr>
          <w:color w:val="000000"/>
          <w:sz w:val="28"/>
          <w:szCs w:val="28"/>
        </w:rPr>
        <w:t xml:space="preserve"> (</w:t>
      </w:r>
      <w:r w:rsidRPr="007226B0">
        <w:rPr>
          <w:color w:val="000000"/>
          <w:sz w:val="28"/>
        </w:rPr>
        <w:t>нажатие</w:t>
      </w:r>
      <w:r w:rsidRPr="007226B0">
        <w:rPr>
          <w:color w:val="000000"/>
          <w:sz w:val="28"/>
          <w:szCs w:val="28"/>
        </w:rPr>
        <w:t xml:space="preserve"> «</w:t>
      </w:r>
      <w:r w:rsidRPr="007226B0">
        <w:rPr>
          <w:color w:val="000000"/>
          <w:sz w:val="28"/>
        </w:rPr>
        <w:t>Сохранить</w:t>
      </w:r>
      <w:r w:rsidRPr="007226B0">
        <w:rPr>
          <w:color w:val="000000"/>
          <w:sz w:val="28"/>
          <w:szCs w:val="28"/>
        </w:rPr>
        <w:t>»)</w:t>
      </w:r>
    </w:p>
    <w:p w:rsidR="007A13E1" w:rsidRPr="007226B0" w:rsidRDefault="007A13E1" w:rsidP="007A13E1">
      <w:pPr>
        <w:ind w:left="2160"/>
        <w:rPr>
          <w:color w:val="000000"/>
          <w:sz w:val="28"/>
          <w:szCs w:val="28"/>
        </w:rPr>
      </w:pPr>
      <w:proofErr w:type="spellStart"/>
      <w:r w:rsidRPr="007226B0">
        <w:rPr>
          <w:color w:val="000000"/>
          <w:sz w:val="28"/>
          <w:szCs w:val="28"/>
        </w:rPr>
        <w:t>GeneratorScreen</w:t>
      </w:r>
      <w:proofErr w:type="spellEnd"/>
      <w:r w:rsidRPr="007226B0">
        <w:rPr>
          <w:color w:val="000000"/>
          <w:sz w:val="28"/>
          <w:szCs w:val="28"/>
        </w:rPr>
        <w:t xml:space="preserve"> </w:t>
      </w:r>
      <w:r w:rsidRPr="007226B0">
        <w:rPr>
          <w:color w:val="000000"/>
          <w:sz w:val="28"/>
        </w:rPr>
        <w:t>→</w:t>
      </w:r>
      <w:r w:rsidRPr="007226B0">
        <w:rPr>
          <w:color w:val="000000"/>
          <w:sz w:val="28"/>
          <w:szCs w:val="28"/>
        </w:rPr>
        <w:t xml:space="preserve"> </w:t>
      </w:r>
      <w:proofErr w:type="spellStart"/>
      <w:r w:rsidRPr="007226B0">
        <w:rPr>
          <w:color w:val="000000"/>
          <w:sz w:val="28"/>
          <w:szCs w:val="28"/>
        </w:rPr>
        <w:t>GeneratorController</w:t>
      </w:r>
      <w:proofErr w:type="spellEnd"/>
      <w:r w:rsidRPr="007226B0">
        <w:rPr>
          <w:color w:val="000000"/>
          <w:sz w:val="28"/>
          <w:szCs w:val="28"/>
        </w:rPr>
        <w:t xml:space="preserve"> </w:t>
      </w:r>
      <w:r w:rsidRPr="007226B0">
        <w:rPr>
          <w:color w:val="000000"/>
          <w:sz w:val="28"/>
        </w:rPr>
        <w:t>→</w:t>
      </w:r>
      <w:r w:rsidRPr="007226B0">
        <w:rPr>
          <w:color w:val="000000"/>
          <w:sz w:val="28"/>
          <w:szCs w:val="28"/>
        </w:rPr>
        <w:t xml:space="preserve"> </w:t>
      </w:r>
      <w:proofErr w:type="spellStart"/>
      <w:r w:rsidRPr="007226B0">
        <w:rPr>
          <w:color w:val="000000"/>
          <w:sz w:val="28"/>
          <w:szCs w:val="28"/>
        </w:rPr>
        <w:t>SavePasswordUseCase</w:t>
      </w:r>
      <w:proofErr w:type="spellEnd"/>
    </w:p>
    <w:p w:rsidR="007A13E1" w:rsidRPr="007226B0" w:rsidRDefault="007A13E1" w:rsidP="007A13E1">
      <w:pPr>
        <w:ind w:left="2160"/>
        <w:rPr>
          <w:color w:val="000000"/>
          <w:sz w:val="28"/>
          <w:szCs w:val="28"/>
          <w:lang w:val="en-US"/>
        </w:rPr>
      </w:pPr>
      <w:r w:rsidRPr="007226B0">
        <w:rPr>
          <w:color w:val="000000"/>
          <w:sz w:val="28"/>
          <w:szCs w:val="28"/>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proofErr w:type="spellStart"/>
      <w:r w:rsidRPr="007226B0">
        <w:rPr>
          <w:color w:val="000000"/>
          <w:sz w:val="28"/>
          <w:szCs w:val="28"/>
          <w:lang w:val="en-US"/>
        </w:rPr>
        <w:t>PasswordGeneratorRepository</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w:t>
      </w:r>
      <w:proofErr w:type="spellStart"/>
      <w:r w:rsidRPr="007226B0">
        <w:rPr>
          <w:color w:val="000000"/>
          <w:sz w:val="28"/>
          <w:szCs w:val="28"/>
          <w:lang w:val="en-US"/>
        </w:rPr>
        <w:t>PasswordGeneratorLocalDataSource</w:t>
      </w:r>
      <w:proofErr w:type="spellEnd"/>
    </w:p>
    <w:p w:rsidR="007A13E1" w:rsidRPr="007226B0" w:rsidRDefault="007A13E1" w:rsidP="007A13E1">
      <w:pPr>
        <w:ind w:left="2160"/>
        <w:rPr>
          <w:color w:val="000000"/>
          <w:sz w:val="28"/>
          <w:szCs w:val="28"/>
          <w:lang w:val="en-US"/>
        </w:rPr>
      </w:pPr>
      <w:r w:rsidRPr="007226B0">
        <w:rPr>
          <w:color w:val="000000"/>
          <w:sz w:val="28"/>
          <w:szCs w:val="28"/>
          <w:lang w:val="en-US"/>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proofErr w:type="spellStart"/>
      <w:r w:rsidRPr="007226B0">
        <w:rPr>
          <w:color w:val="000000"/>
          <w:sz w:val="28"/>
          <w:szCs w:val="28"/>
          <w:lang w:val="en-US"/>
        </w:rPr>
        <w:t>EncryptorLocalDataSource</w:t>
      </w:r>
      <w:proofErr w:type="spellEnd"/>
      <w:r w:rsidRPr="007226B0">
        <w:rPr>
          <w:color w:val="000000"/>
          <w:sz w:val="28"/>
          <w:szCs w:val="28"/>
          <w:lang w:val="en-US"/>
        </w:rPr>
        <w:t xml:space="preserve"> (ChaCha20-Poly1305)</w:t>
      </w:r>
    </w:p>
    <w:p w:rsidR="007A13E1" w:rsidRPr="007226B0" w:rsidRDefault="007A13E1" w:rsidP="007A13E1">
      <w:pPr>
        <w:ind w:left="2160"/>
        <w:rPr>
          <w:color w:val="000000"/>
          <w:sz w:val="28"/>
          <w:szCs w:val="28"/>
          <w:lang w:val="en-US"/>
        </w:rPr>
      </w:pPr>
      <w:r w:rsidRPr="007226B0">
        <w:rPr>
          <w:color w:val="000000"/>
          <w:sz w:val="28"/>
          <w:szCs w:val="28"/>
          <w:lang w:val="en-US"/>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r w:rsidRPr="007226B0">
        <w:rPr>
          <w:color w:val="000000"/>
          <w:sz w:val="28"/>
          <w:szCs w:val="28"/>
          <w:lang w:val="en-US"/>
        </w:rPr>
        <w:t>SQLite (</w:t>
      </w:r>
      <w:proofErr w:type="spellStart"/>
      <w:r w:rsidRPr="007226B0">
        <w:rPr>
          <w:color w:val="000000"/>
          <w:sz w:val="28"/>
          <w:szCs w:val="28"/>
          <w:lang w:val="en-US"/>
        </w:rPr>
        <w:t>password_entries</w:t>
      </w:r>
      <w:proofErr w:type="spellEnd"/>
      <w:r w:rsidRPr="007226B0">
        <w:rPr>
          <w:color w:val="000000"/>
          <w:sz w:val="28"/>
          <w:szCs w:val="28"/>
          <w:lang w:val="en-US"/>
        </w:rPr>
        <w:t xml:space="preserve"> + </w:t>
      </w:r>
      <w:proofErr w:type="spellStart"/>
      <w:r w:rsidRPr="007226B0">
        <w:rPr>
          <w:color w:val="000000"/>
          <w:sz w:val="28"/>
          <w:szCs w:val="28"/>
          <w:lang w:val="en-US"/>
        </w:rPr>
        <w:t>password_configs</w:t>
      </w:r>
      <w:proofErr w:type="spellEnd"/>
      <w:r w:rsidRPr="007226B0">
        <w:rPr>
          <w:color w:val="000000"/>
          <w:sz w:val="28"/>
          <w:szCs w:val="28"/>
          <w:lang w:val="en-US"/>
        </w:rPr>
        <w:t>)</w:t>
      </w:r>
    </w:p>
    <w:p w:rsidR="007A13E1" w:rsidRPr="007226B0" w:rsidRDefault="007A13E1" w:rsidP="007A13E1">
      <w:pPr>
        <w:ind w:left="2160"/>
        <w:rPr>
          <w:color w:val="000000"/>
          <w:sz w:val="28"/>
          <w:szCs w:val="28"/>
          <w:lang w:val="en-US"/>
        </w:rPr>
      </w:pPr>
      <w:r w:rsidRPr="007226B0">
        <w:rPr>
          <w:color w:val="000000"/>
          <w:sz w:val="28"/>
          <w:szCs w:val="28"/>
          <w:lang w:val="en-US"/>
        </w:rPr>
        <w:t xml:space="preserve">    </w:t>
      </w:r>
      <w:r w:rsidRPr="007226B0">
        <w:rPr>
          <w:color w:val="000000"/>
          <w:sz w:val="28"/>
          <w:lang w:val="en-US"/>
        </w:rPr>
        <w:t>↓</w:t>
      </w:r>
    </w:p>
    <w:p w:rsidR="007A13E1" w:rsidRPr="007226B0" w:rsidRDefault="007A13E1" w:rsidP="007A13E1">
      <w:pPr>
        <w:ind w:left="2160"/>
        <w:rPr>
          <w:color w:val="000000"/>
          <w:sz w:val="28"/>
          <w:szCs w:val="28"/>
          <w:lang w:val="en-US"/>
        </w:rPr>
      </w:pPr>
      <w:proofErr w:type="spellStart"/>
      <w:r w:rsidRPr="007226B0">
        <w:rPr>
          <w:color w:val="000000"/>
          <w:sz w:val="28"/>
          <w:szCs w:val="28"/>
          <w:lang w:val="en-US"/>
        </w:rPr>
        <w:t>LogEventUseCase</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w:t>
      </w:r>
      <w:proofErr w:type="spellStart"/>
      <w:r w:rsidRPr="007226B0">
        <w:rPr>
          <w:color w:val="000000"/>
          <w:sz w:val="28"/>
          <w:szCs w:val="28"/>
          <w:lang w:val="en-US"/>
        </w:rPr>
        <w:t>SecurityLogRepository</w:t>
      </w:r>
      <w:proofErr w:type="spellEnd"/>
      <w:r w:rsidRPr="007226B0">
        <w:rPr>
          <w:color w:val="000000"/>
          <w:sz w:val="28"/>
          <w:szCs w:val="28"/>
          <w:lang w:val="en-US"/>
        </w:rPr>
        <w:t xml:space="preserve"> </w:t>
      </w:r>
      <w:r w:rsidRPr="007226B0">
        <w:rPr>
          <w:color w:val="000000"/>
          <w:sz w:val="28"/>
          <w:lang w:val="en-US"/>
        </w:rPr>
        <w:t>→</w:t>
      </w:r>
      <w:r w:rsidRPr="007226B0">
        <w:rPr>
          <w:color w:val="000000"/>
          <w:sz w:val="28"/>
          <w:szCs w:val="28"/>
          <w:lang w:val="en-US"/>
        </w:rPr>
        <w:t xml:space="preserve"> SQLite (</w:t>
      </w:r>
      <w:proofErr w:type="spellStart"/>
      <w:r w:rsidRPr="007226B0">
        <w:rPr>
          <w:color w:val="000000"/>
          <w:sz w:val="28"/>
          <w:szCs w:val="28"/>
          <w:lang w:val="en-US"/>
        </w:rPr>
        <w:t>security_logs</w:t>
      </w:r>
      <w:proofErr w:type="spellEnd"/>
      <w:r w:rsidRPr="007226B0">
        <w:rPr>
          <w:color w:val="000000"/>
          <w:sz w:val="28"/>
          <w:szCs w:val="28"/>
          <w:lang w:val="en-US"/>
        </w:rPr>
        <w:t>)</w:t>
      </w:r>
    </w:p>
    <w:p w:rsidR="007A13E1" w:rsidRPr="007226B0" w:rsidRDefault="007A13E1" w:rsidP="007A13E1">
      <w:pPr>
        <w:ind w:left="2160"/>
        <w:rPr>
          <w:color w:val="000000"/>
          <w:sz w:val="28"/>
          <w:szCs w:val="28"/>
        </w:rPr>
      </w:pPr>
      <w:r w:rsidRPr="007226B0">
        <w:rPr>
          <w:color w:val="000000"/>
          <w:sz w:val="28"/>
          <w:szCs w:val="28"/>
          <w:lang w:val="en-US"/>
        </w:rPr>
        <w:t xml:space="preserve">    </w:t>
      </w:r>
      <w:r w:rsidRPr="007226B0">
        <w:rPr>
          <w:color w:val="000000"/>
          <w:sz w:val="28"/>
        </w:rPr>
        <w:t>↓</w:t>
      </w:r>
    </w:p>
    <w:p w:rsidR="00B53DF7" w:rsidRPr="007226B0" w:rsidRDefault="007A13E1" w:rsidP="007A13E1">
      <w:pPr>
        <w:ind w:left="2160"/>
        <w:rPr>
          <w:color w:val="000000"/>
          <w:sz w:val="28"/>
          <w:szCs w:val="28"/>
          <w:lang w:val="en-US"/>
        </w:rPr>
      </w:pPr>
      <w:proofErr w:type="spellStart"/>
      <w:proofErr w:type="gramStart"/>
      <w:r w:rsidRPr="007226B0">
        <w:rPr>
          <w:color w:val="000000"/>
          <w:sz w:val="28"/>
          <w:szCs w:val="28"/>
        </w:rPr>
        <w:t>notifyListeners</w:t>
      </w:r>
      <w:proofErr w:type="spellEnd"/>
      <w:r w:rsidRPr="007226B0">
        <w:rPr>
          <w:color w:val="000000"/>
          <w:sz w:val="28"/>
          <w:szCs w:val="28"/>
        </w:rPr>
        <w:t>(</w:t>
      </w:r>
      <w:proofErr w:type="gramEnd"/>
      <w:r w:rsidRPr="007226B0">
        <w:rPr>
          <w:color w:val="000000"/>
          <w:sz w:val="28"/>
          <w:szCs w:val="28"/>
        </w:rPr>
        <w:t xml:space="preserve">) </w:t>
      </w:r>
      <w:r w:rsidRPr="007226B0">
        <w:rPr>
          <w:color w:val="000000"/>
          <w:sz w:val="28"/>
        </w:rPr>
        <w:t>→</w:t>
      </w:r>
      <w:r w:rsidRPr="007226B0">
        <w:rPr>
          <w:color w:val="000000"/>
          <w:sz w:val="28"/>
          <w:szCs w:val="28"/>
        </w:rPr>
        <w:t xml:space="preserve"> </w:t>
      </w:r>
      <w:proofErr w:type="spellStart"/>
      <w:r w:rsidRPr="007226B0">
        <w:rPr>
          <w:color w:val="000000"/>
          <w:sz w:val="28"/>
          <w:szCs w:val="28"/>
        </w:rPr>
        <w:t>StorageScreen</w:t>
      </w:r>
      <w:proofErr w:type="spellEnd"/>
      <w:r w:rsidRPr="007226B0">
        <w:rPr>
          <w:color w:val="000000"/>
          <w:sz w:val="28"/>
          <w:szCs w:val="28"/>
        </w:rPr>
        <w:t xml:space="preserve"> </w:t>
      </w:r>
      <w:r w:rsidRPr="007226B0">
        <w:rPr>
          <w:color w:val="000000"/>
          <w:sz w:val="28"/>
        </w:rPr>
        <w:t>обновляется</w:t>
      </w:r>
    </w:p>
    <w:sectPr w:rsidR="00B53DF7" w:rsidRPr="007226B0" w:rsidSect="00097C1B">
      <w:footerReference w:type="even" r:id="rId25"/>
      <w:footerReference w:type="default" r:id="rId26"/>
      <w:pgSz w:w="11906" w:h="16838"/>
      <w:pgMar w:top="1157" w:right="567" w:bottom="816" w:left="1701" w:header="709" w:footer="709" w:gutter="0"/>
      <w:pgBorders w:display="notFirstPage">
        <w:top w:val="single" w:sz="4" w:space="13" w:color="auto"/>
        <w:left w:val="single" w:sz="4" w:space="13" w:color="auto"/>
        <w:bottom w:val="single" w:sz="4" w:space="13" w:color="auto"/>
        <w:right w:val="single" w:sz="4" w:space="13"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61F1" w:rsidRDefault="007961F1" w:rsidP="001B45AB">
      <w:r>
        <w:separator/>
      </w:r>
    </w:p>
  </w:endnote>
  <w:endnote w:type="continuationSeparator" w:id="0">
    <w:p w:rsidR="007961F1" w:rsidRDefault="007961F1" w:rsidP="001B4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45AB" w:rsidRDefault="001B45AB" w:rsidP="0049504C">
    <w:pPr>
      <w:pStyle w:val="a7"/>
      <w:framePr w:wrap="none" w:vAnchor="text" w:hAnchor="margin" w:xAlign="center" w:y="1"/>
      <w:rPr>
        <w:rStyle w:val="a4"/>
      </w:rPr>
    </w:pPr>
    <w:r>
      <w:rPr>
        <w:rStyle w:val="a4"/>
      </w:rPr>
      <w:fldChar w:fldCharType="begin"/>
    </w:r>
    <w:r>
      <w:rPr>
        <w:rStyle w:val="a4"/>
      </w:rPr>
      <w:instrText xml:space="preserve"> PAGE </w:instrText>
    </w:r>
    <w:r>
      <w:rPr>
        <w:rStyle w:val="a4"/>
      </w:rPr>
      <w:fldChar w:fldCharType="end"/>
    </w:r>
  </w:p>
  <w:p w:rsidR="001B45AB" w:rsidRDefault="001B45AB">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628" w:author="Sasha Azazlov" w:date="2026-05-27T10:55:00Z"/>
  <w:sdt>
    <w:sdtPr>
      <w:rPr>
        <w:rStyle w:val="a4"/>
      </w:rPr>
      <w:id w:val="1516347563"/>
      <w:docPartObj>
        <w:docPartGallery w:val="Page Numbers (Bottom of Page)"/>
        <w:docPartUnique/>
      </w:docPartObj>
    </w:sdtPr>
    <w:sdtContent>
      <w:customXmlInsRangeEnd w:id="3628"/>
      <w:p w:rsidR="0049504C" w:rsidRDefault="0049504C" w:rsidP="00354078">
        <w:pPr>
          <w:pStyle w:val="a7"/>
          <w:framePr w:wrap="none" w:vAnchor="text" w:hAnchor="margin" w:xAlign="center" w:y="1"/>
          <w:rPr>
            <w:ins w:id="3629" w:author="Sasha Azazlov" w:date="2026-05-27T10:55:00Z" w16du:dateUtc="2026-05-27T07:55:00Z"/>
            <w:rStyle w:val="a4"/>
          </w:rPr>
        </w:pPr>
        <w:ins w:id="3630" w:author="Sasha Azazlov" w:date="2026-05-27T10:55:00Z" w16du:dateUtc="2026-05-27T07:55:00Z">
          <w:r>
            <w:rPr>
              <w:rStyle w:val="a4"/>
            </w:rPr>
            <w:fldChar w:fldCharType="begin"/>
          </w:r>
          <w:r>
            <w:rPr>
              <w:rStyle w:val="a4"/>
            </w:rPr>
            <w:instrText xml:space="preserve"> PAGE </w:instrText>
          </w:r>
        </w:ins>
        <w:r>
          <w:rPr>
            <w:rStyle w:val="a4"/>
          </w:rPr>
          <w:fldChar w:fldCharType="separate"/>
        </w:r>
        <w:r>
          <w:rPr>
            <w:rStyle w:val="a4"/>
            <w:noProof/>
          </w:rPr>
          <w:t>5</w:t>
        </w:r>
        <w:ins w:id="3631" w:author="Sasha Azazlov" w:date="2026-05-27T10:55:00Z" w16du:dateUtc="2026-05-27T07:55:00Z">
          <w:r>
            <w:rPr>
              <w:rStyle w:val="a4"/>
            </w:rPr>
            <w:fldChar w:fldCharType="end"/>
          </w:r>
        </w:ins>
      </w:p>
      <w:customXmlInsRangeStart w:id="3632" w:author="Sasha Azazlov" w:date="2026-05-27T10:55:00Z"/>
    </w:sdtContent>
  </w:sdt>
  <w:customXmlInsRangeEnd w:id="3632"/>
  <w:p w:rsidR="0049504C" w:rsidRDefault="0049504C">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61F1" w:rsidRDefault="007961F1" w:rsidP="001B45AB">
      <w:r>
        <w:separator/>
      </w:r>
    </w:p>
  </w:footnote>
  <w:footnote w:type="continuationSeparator" w:id="0">
    <w:p w:rsidR="007961F1" w:rsidRDefault="007961F1" w:rsidP="001B4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7C6E"/>
    <w:multiLevelType w:val="multilevel"/>
    <w:tmpl w:val="DBB0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01EE8"/>
    <w:multiLevelType w:val="multilevel"/>
    <w:tmpl w:val="AE28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C25A7"/>
    <w:multiLevelType w:val="multilevel"/>
    <w:tmpl w:val="61E2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86827"/>
    <w:multiLevelType w:val="multilevel"/>
    <w:tmpl w:val="D5022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31584"/>
    <w:multiLevelType w:val="multilevel"/>
    <w:tmpl w:val="315E4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051684"/>
    <w:multiLevelType w:val="multilevel"/>
    <w:tmpl w:val="0E82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277FE3"/>
    <w:multiLevelType w:val="multilevel"/>
    <w:tmpl w:val="EE304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0B3025"/>
    <w:multiLevelType w:val="multilevel"/>
    <w:tmpl w:val="6FFA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A3F59"/>
    <w:multiLevelType w:val="multilevel"/>
    <w:tmpl w:val="0D54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A752A5"/>
    <w:multiLevelType w:val="multilevel"/>
    <w:tmpl w:val="98C2C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903510"/>
    <w:multiLevelType w:val="multilevel"/>
    <w:tmpl w:val="B77A4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A72D94"/>
    <w:multiLevelType w:val="multilevel"/>
    <w:tmpl w:val="6728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BB2B57"/>
    <w:multiLevelType w:val="multilevel"/>
    <w:tmpl w:val="CA4C5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EE5F31"/>
    <w:multiLevelType w:val="multilevel"/>
    <w:tmpl w:val="40E63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F72E40"/>
    <w:multiLevelType w:val="multilevel"/>
    <w:tmpl w:val="F31E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9973E4"/>
    <w:multiLevelType w:val="multilevel"/>
    <w:tmpl w:val="89BA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B04E5A"/>
    <w:multiLevelType w:val="multilevel"/>
    <w:tmpl w:val="1C3E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7671EB"/>
    <w:multiLevelType w:val="multilevel"/>
    <w:tmpl w:val="0E120C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524C07"/>
    <w:multiLevelType w:val="multilevel"/>
    <w:tmpl w:val="F1A28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82F6DEB"/>
    <w:multiLevelType w:val="multilevel"/>
    <w:tmpl w:val="2A5EB7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527B14"/>
    <w:multiLevelType w:val="multilevel"/>
    <w:tmpl w:val="155CA9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C1243A"/>
    <w:multiLevelType w:val="multilevel"/>
    <w:tmpl w:val="F9E80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3F5564"/>
    <w:multiLevelType w:val="multilevel"/>
    <w:tmpl w:val="4AB2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10112"/>
    <w:multiLevelType w:val="multilevel"/>
    <w:tmpl w:val="98B26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CFA5C09"/>
    <w:multiLevelType w:val="multilevel"/>
    <w:tmpl w:val="25045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051098"/>
    <w:multiLevelType w:val="multilevel"/>
    <w:tmpl w:val="742E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D6CB4"/>
    <w:multiLevelType w:val="multilevel"/>
    <w:tmpl w:val="10CA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611CA4"/>
    <w:multiLevelType w:val="multilevel"/>
    <w:tmpl w:val="E3781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C52650"/>
    <w:multiLevelType w:val="multilevel"/>
    <w:tmpl w:val="2946A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A82F1E"/>
    <w:multiLevelType w:val="multilevel"/>
    <w:tmpl w:val="7A5A4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0116D88"/>
    <w:multiLevelType w:val="multilevel"/>
    <w:tmpl w:val="82C08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21273E"/>
    <w:multiLevelType w:val="multilevel"/>
    <w:tmpl w:val="73D672B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1351D85"/>
    <w:multiLevelType w:val="multilevel"/>
    <w:tmpl w:val="53DCA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363E2D"/>
    <w:multiLevelType w:val="multilevel"/>
    <w:tmpl w:val="0138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0D336F"/>
    <w:multiLevelType w:val="multilevel"/>
    <w:tmpl w:val="EE64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BF1F5A"/>
    <w:multiLevelType w:val="multilevel"/>
    <w:tmpl w:val="021C6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6F7104C"/>
    <w:multiLevelType w:val="multilevel"/>
    <w:tmpl w:val="AB5462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7870E51"/>
    <w:multiLevelType w:val="multilevel"/>
    <w:tmpl w:val="C97E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5B5397"/>
    <w:multiLevelType w:val="multilevel"/>
    <w:tmpl w:val="1BA29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AC3A51"/>
    <w:multiLevelType w:val="multilevel"/>
    <w:tmpl w:val="DDFC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F0C28D5"/>
    <w:multiLevelType w:val="multilevel"/>
    <w:tmpl w:val="8138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3B2CCF"/>
    <w:multiLevelType w:val="multilevel"/>
    <w:tmpl w:val="6B06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24C3A86"/>
    <w:multiLevelType w:val="multilevel"/>
    <w:tmpl w:val="C998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F54AEB"/>
    <w:multiLevelType w:val="multilevel"/>
    <w:tmpl w:val="D68A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50A0F21"/>
    <w:multiLevelType w:val="multilevel"/>
    <w:tmpl w:val="194C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54A106B"/>
    <w:multiLevelType w:val="multilevel"/>
    <w:tmpl w:val="1A14ED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61467C3"/>
    <w:multiLevelType w:val="multilevel"/>
    <w:tmpl w:val="BE100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633477"/>
    <w:multiLevelType w:val="multilevel"/>
    <w:tmpl w:val="EA08E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BCD549D"/>
    <w:multiLevelType w:val="multilevel"/>
    <w:tmpl w:val="854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BB0D7A"/>
    <w:multiLevelType w:val="multilevel"/>
    <w:tmpl w:val="8664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E30BA3"/>
    <w:multiLevelType w:val="multilevel"/>
    <w:tmpl w:val="508C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E706FF"/>
    <w:multiLevelType w:val="multilevel"/>
    <w:tmpl w:val="1150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E8F3A4F"/>
    <w:multiLevelType w:val="multilevel"/>
    <w:tmpl w:val="588EB3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EB97FEC"/>
    <w:multiLevelType w:val="multilevel"/>
    <w:tmpl w:val="C64C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0B52920"/>
    <w:multiLevelType w:val="multilevel"/>
    <w:tmpl w:val="FC92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1A81A90"/>
    <w:multiLevelType w:val="multilevel"/>
    <w:tmpl w:val="65EA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1CE32D7"/>
    <w:multiLevelType w:val="multilevel"/>
    <w:tmpl w:val="601EC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2271214"/>
    <w:multiLevelType w:val="multilevel"/>
    <w:tmpl w:val="963CE1D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26F4C49"/>
    <w:multiLevelType w:val="multilevel"/>
    <w:tmpl w:val="AED8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72605A"/>
    <w:multiLevelType w:val="multilevel"/>
    <w:tmpl w:val="4C52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972B7C"/>
    <w:multiLevelType w:val="multilevel"/>
    <w:tmpl w:val="BE320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54D5DF4"/>
    <w:multiLevelType w:val="multilevel"/>
    <w:tmpl w:val="6842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6FE3C2F"/>
    <w:multiLevelType w:val="multilevel"/>
    <w:tmpl w:val="4686C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EA20F8"/>
    <w:multiLevelType w:val="multilevel"/>
    <w:tmpl w:val="02EA0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9016E85"/>
    <w:multiLevelType w:val="multilevel"/>
    <w:tmpl w:val="8794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4057B4"/>
    <w:multiLevelType w:val="multilevel"/>
    <w:tmpl w:val="C494E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9806C55"/>
    <w:multiLevelType w:val="multilevel"/>
    <w:tmpl w:val="8F9E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9A32FA1"/>
    <w:multiLevelType w:val="multilevel"/>
    <w:tmpl w:val="D32C0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65504F"/>
    <w:multiLevelType w:val="multilevel"/>
    <w:tmpl w:val="4D74F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871563"/>
    <w:multiLevelType w:val="multilevel"/>
    <w:tmpl w:val="44A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D11F3F"/>
    <w:multiLevelType w:val="multilevel"/>
    <w:tmpl w:val="C7A2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E7C351B"/>
    <w:multiLevelType w:val="multilevel"/>
    <w:tmpl w:val="1B10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483982"/>
    <w:multiLevelType w:val="multilevel"/>
    <w:tmpl w:val="CF4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80375C"/>
    <w:multiLevelType w:val="multilevel"/>
    <w:tmpl w:val="09CC5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0D07DC6"/>
    <w:multiLevelType w:val="multilevel"/>
    <w:tmpl w:val="E2DC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1090B2C"/>
    <w:multiLevelType w:val="multilevel"/>
    <w:tmpl w:val="7D68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3D02D11"/>
    <w:multiLevelType w:val="multilevel"/>
    <w:tmpl w:val="5684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741E8D"/>
    <w:multiLevelType w:val="multilevel"/>
    <w:tmpl w:val="9B24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528168A"/>
    <w:multiLevelType w:val="multilevel"/>
    <w:tmpl w:val="E4E24F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559914E3"/>
    <w:multiLevelType w:val="multilevel"/>
    <w:tmpl w:val="18D0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8D7321"/>
    <w:multiLevelType w:val="multilevel"/>
    <w:tmpl w:val="0BA2C94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595849BF"/>
    <w:multiLevelType w:val="multilevel"/>
    <w:tmpl w:val="EA68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3E7A7B"/>
    <w:multiLevelType w:val="multilevel"/>
    <w:tmpl w:val="2322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0672AA7"/>
    <w:multiLevelType w:val="multilevel"/>
    <w:tmpl w:val="01BE1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9F6F01"/>
    <w:multiLevelType w:val="multilevel"/>
    <w:tmpl w:val="A1048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B17655"/>
    <w:multiLevelType w:val="multilevel"/>
    <w:tmpl w:val="C9460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2B57F83"/>
    <w:multiLevelType w:val="hybridMultilevel"/>
    <w:tmpl w:val="3650F8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7" w15:restartNumberingAfterBreak="0">
    <w:nsid w:val="64CE11C8"/>
    <w:multiLevelType w:val="multilevel"/>
    <w:tmpl w:val="CF44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6575EAD"/>
    <w:multiLevelType w:val="multilevel"/>
    <w:tmpl w:val="DAF2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6C02015"/>
    <w:multiLevelType w:val="multilevel"/>
    <w:tmpl w:val="F856B5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9122A33"/>
    <w:multiLevelType w:val="multilevel"/>
    <w:tmpl w:val="31D2A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95D69DA"/>
    <w:multiLevelType w:val="multilevel"/>
    <w:tmpl w:val="170A1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9FD647D"/>
    <w:multiLevelType w:val="multilevel"/>
    <w:tmpl w:val="C958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A185827"/>
    <w:multiLevelType w:val="multilevel"/>
    <w:tmpl w:val="493E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A9F3449"/>
    <w:multiLevelType w:val="multilevel"/>
    <w:tmpl w:val="1D8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C387324"/>
    <w:multiLevelType w:val="multilevel"/>
    <w:tmpl w:val="D5A4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C456D53"/>
    <w:multiLevelType w:val="multilevel"/>
    <w:tmpl w:val="CAF8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8671DF"/>
    <w:multiLevelType w:val="multilevel"/>
    <w:tmpl w:val="B0565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E6433A9"/>
    <w:multiLevelType w:val="multilevel"/>
    <w:tmpl w:val="4D8C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6E6A248F"/>
    <w:multiLevelType w:val="multilevel"/>
    <w:tmpl w:val="86806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F4A419C"/>
    <w:multiLevelType w:val="multilevel"/>
    <w:tmpl w:val="63F41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FA72542"/>
    <w:multiLevelType w:val="multilevel"/>
    <w:tmpl w:val="3EF8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0B1BA6"/>
    <w:multiLevelType w:val="multilevel"/>
    <w:tmpl w:val="BB78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5923E0"/>
    <w:multiLevelType w:val="multilevel"/>
    <w:tmpl w:val="26D6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881911"/>
    <w:multiLevelType w:val="multilevel"/>
    <w:tmpl w:val="CF3A5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78866C34"/>
    <w:multiLevelType w:val="multilevel"/>
    <w:tmpl w:val="C8BC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8C62024"/>
    <w:multiLevelType w:val="multilevel"/>
    <w:tmpl w:val="55C6E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584C93"/>
    <w:multiLevelType w:val="multilevel"/>
    <w:tmpl w:val="F4587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A974249"/>
    <w:multiLevelType w:val="multilevel"/>
    <w:tmpl w:val="6DB65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C2D30E9"/>
    <w:multiLevelType w:val="multilevel"/>
    <w:tmpl w:val="120A8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3078CB"/>
    <w:multiLevelType w:val="multilevel"/>
    <w:tmpl w:val="CF80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ED86EAE"/>
    <w:multiLevelType w:val="multilevel"/>
    <w:tmpl w:val="B1DA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F483FB1"/>
    <w:multiLevelType w:val="multilevel"/>
    <w:tmpl w:val="6A4E8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2258191">
    <w:abstractNumId w:val="86"/>
  </w:num>
  <w:num w:numId="2" w16cid:durableId="315038395">
    <w:abstractNumId w:val="17"/>
  </w:num>
  <w:num w:numId="3" w16cid:durableId="757825111">
    <w:abstractNumId w:val="89"/>
  </w:num>
  <w:num w:numId="4" w16cid:durableId="788278450">
    <w:abstractNumId w:val="80"/>
  </w:num>
  <w:num w:numId="5" w16cid:durableId="1646737044">
    <w:abstractNumId w:val="31"/>
  </w:num>
  <w:num w:numId="6" w16cid:durableId="170531062">
    <w:abstractNumId w:val="63"/>
  </w:num>
  <w:num w:numId="7" w16cid:durableId="945506667">
    <w:abstractNumId w:val="57"/>
  </w:num>
  <w:num w:numId="8" w16cid:durableId="1141462563">
    <w:abstractNumId w:val="19"/>
  </w:num>
  <w:num w:numId="9" w16cid:durableId="909072649">
    <w:abstractNumId w:val="91"/>
  </w:num>
  <w:num w:numId="10" w16cid:durableId="29645300">
    <w:abstractNumId w:val="36"/>
  </w:num>
  <w:num w:numId="11" w16cid:durableId="484009495">
    <w:abstractNumId w:val="20"/>
  </w:num>
  <w:num w:numId="12" w16cid:durableId="1215508252">
    <w:abstractNumId w:val="45"/>
  </w:num>
  <w:num w:numId="13" w16cid:durableId="1145661224">
    <w:abstractNumId w:val="2"/>
  </w:num>
  <w:num w:numId="14" w16cid:durableId="1087505509">
    <w:abstractNumId w:val="34"/>
  </w:num>
  <w:num w:numId="15" w16cid:durableId="1063941393">
    <w:abstractNumId w:val="43"/>
  </w:num>
  <w:num w:numId="16" w16cid:durableId="1123773271">
    <w:abstractNumId w:val="95"/>
  </w:num>
  <w:num w:numId="17" w16cid:durableId="705524317">
    <w:abstractNumId w:val="50"/>
  </w:num>
  <w:num w:numId="18" w16cid:durableId="1771195417">
    <w:abstractNumId w:val="26"/>
  </w:num>
  <w:num w:numId="19" w16cid:durableId="1346830521">
    <w:abstractNumId w:val="14"/>
  </w:num>
  <w:num w:numId="20" w16cid:durableId="1868905781">
    <w:abstractNumId w:val="92"/>
  </w:num>
  <w:num w:numId="21" w16cid:durableId="1005783083">
    <w:abstractNumId w:val="71"/>
  </w:num>
  <w:num w:numId="22" w16cid:durableId="1805195943">
    <w:abstractNumId w:val="0"/>
  </w:num>
  <w:num w:numId="23" w16cid:durableId="1720058467">
    <w:abstractNumId w:val="41"/>
  </w:num>
  <w:num w:numId="24" w16cid:durableId="1933781139">
    <w:abstractNumId w:val="49"/>
  </w:num>
  <w:num w:numId="25" w16cid:durableId="119570135">
    <w:abstractNumId w:val="68"/>
  </w:num>
  <w:num w:numId="26" w16cid:durableId="1501041175">
    <w:abstractNumId w:val="65"/>
  </w:num>
  <w:num w:numId="27" w16cid:durableId="2140145706">
    <w:abstractNumId w:val="46"/>
  </w:num>
  <w:num w:numId="28" w16cid:durableId="226648957">
    <w:abstractNumId w:val="94"/>
  </w:num>
  <w:num w:numId="29" w16cid:durableId="1061169284">
    <w:abstractNumId w:val="112"/>
  </w:num>
  <w:num w:numId="30" w16cid:durableId="1937858146">
    <w:abstractNumId w:val="108"/>
  </w:num>
  <w:num w:numId="31" w16cid:durableId="981690910">
    <w:abstractNumId w:val="35"/>
  </w:num>
  <w:num w:numId="32" w16cid:durableId="751581966">
    <w:abstractNumId w:val="74"/>
  </w:num>
  <w:num w:numId="33" w16cid:durableId="34434739">
    <w:abstractNumId w:val="58"/>
  </w:num>
  <w:num w:numId="34" w16cid:durableId="929235807">
    <w:abstractNumId w:val="9"/>
  </w:num>
  <w:num w:numId="35" w16cid:durableId="2057927037">
    <w:abstractNumId w:val="11"/>
  </w:num>
  <w:num w:numId="36" w16cid:durableId="562449168">
    <w:abstractNumId w:val="7"/>
  </w:num>
  <w:num w:numId="37" w16cid:durableId="1617440420">
    <w:abstractNumId w:val="106"/>
  </w:num>
  <w:num w:numId="38" w16cid:durableId="1287932194">
    <w:abstractNumId w:val="103"/>
  </w:num>
  <w:num w:numId="39" w16cid:durableId="1532381719">
    <w:abstractNumId w:val="84"/>
  </w:num>
  <w:num w:numId="40" w16cid:durableId="2130855603">
    <w:abstractNumId w:val="13"/>
  </w:num>
  <w:num w:numId="41" w16cid:durableId="686567869">
    <w:abstractNumId w:val="100"/>
  </w:num>
  <w:num w:numId="42" w16cid:durableId="1971202819">
    <w:abstractNumId w:val="96"/>
  </w:num>
  <w:num w:numId="43" w16cid:durableId="2045908140">
    <w:abstractNumId w:val="64"/>
  </w:num>
  <w:num w:numId="44" w16cid:durableId="1711876517">
    <w:abstractNumId w:val="56"/>
  </w:num>
  <w:num w:numId="45" w16cid:durableId="1038971948">
    <w:abstractNumId w:val="88"/>
  </w:num>
  <w:num w:numId="46" w16cid:durableId="90203535">
    <w:abstractNumId w:val="111"/>
  </w:num>
  <w:num w:numId="47" w16cid:durableId="1237669532">
    <w:abstractNumId w:val="109"/>
  </w:num>
  <w:num w:numId="48" w16cid:durableId="1286543849">
    <w:abstractNumId w:val="102"/>
  </w:num>
  <w:num w:numId="49" w16cid:durableId="1695568959">
    <w:abstractNumId w:val="59"/>
  </w:num>
  <w:num w:numId="50" w16cid:durableId="441457872">
    <w:abstractNumId w:val="70"/>
  </w:num>
  <w:num w:numId="51" w16cid:durableId="1724212858">
    <w:abstractNumId w:val="16"/>
  </w:num>
  <w:num w:numId="52" w16cid:durableId="1919442063">
    <w:abstractNumId w:val="25"/>
  </w:num>
  <w:num w:numId="53" w16cid:durableId="849568150">
    <w:abstractNumId w:val="32"/>
  </w:num>
  <w:num w:numId="54" w16cid:durableId="869609778">
    <w:abstractNumId w:val="107"/>
  </w:num>
  <w:num w:numId="55" w16cid:durableId="1829059148">
    <w:abstractNumId w:val="105"/>
  </w:num>
  <w:num w:numId="56" w16cid:durableId="689339027">
    <w:abstractNumId w:val="38"/>
  </w:num>
  <w:num w:numId="57" w16cid:durableId="855996974">
    <w:abstractNumId w:val="48"/>
  </w:num>
  <w:num w:numId="58" w16cid:durableId="274337081">
    <w:abstractNumId w:val="10"/>
  </w:num>
  <w:num w:numId="59" w16cid:durableId="864320699">
    <w:abstractNumId w:val="90"/>
  </w:num>
  <w:num w:numId="60" w16cid:durableId="465128765">
    <w:abstractNumId w:val="104"/>
  </w:num>
  <w:num w:numId="61" w16cid:durableId="1137062819">
    <w:abstractNumId w:val="99"/>
  </w:num>
  <w:num w:numId="62" w16cid:durableId="2028869830">
    <w:abstractNumId w:val="39"/>
  </w:num>
  <w:num w:numId="63" w16cid:durableId="1832914135">
    <w:abstractNumId w:val="18"/>
  </w:num>
  <w:num w:numId="64" w16cid:durableId="2001421106">
    <w:abstractNumId w:val="73"/>
  </w:num>
  <w:num w:numId="65" w16cid:durableId="81076218">
    <w:abstractNumId w:val="37"/>
  </w:num>
  <w:num w:numId="66" w16cid:durableId="796876021">
    <w:abstractNumId w:val="28"/>
  </w:num>
  <w:num w:numId="67" w16cid:durableId="1089499949">
    <w:abstractNumId w:val="110"/>
  </w:num>
  <w:num w:numId="68" w16cid:durableId="1006975854">
    <w:abstractNumId w:val="85"/>
  </w:num>
  <w:num w:numId="69" w16cid:durableId="1371832262">
    <w:abstractNumId w:val="22"/>
  </w:num>
  <w:num w:numId="70" w16cid:durableId="103229041">
    <w:abstractNumId w:val="42"/>
  </w:num>
  <w:num w:numId="71" w16cid:durableId="470363083">
    <w:abstractNumId w:val="1"/>
  </w:num>
  <w:num w:numId="72" w16cid:durableId="924649219">
    <w:abstractNumId w:val="77"/>
  </w:num>
  <w:num w:numId="73" w16cid:durableId="358434337">
    <w:abstractNumId w:val="27"/>
  </w:num>
  <w:num w:numId="74" w16cid:durableId="807670438">
    <w:abstractNumId w:val="24"/>
  </w:num>
  <w:num w:numId="75" w16cid:durableId="1268655550">
    <w:abstractNumId w:val="6"/>
  </w:num>
  <w:num w:numId="76" w16cid:durableId="918831914">
    <w:abstractNumId w:val="33"/>
  </w:num>
  <w:num w:numId="77" w16cid:durableId="101875682">
    <w:abstractNumId w:val="97"/>
  </w:num>
  <w:num w:numId="78" w16cid:durableId="1053118926">
    <w:abstractNumId w:val="83"/>
  </w:num>
  <w:num w:numId="79" w16cid:durableId="690299677">
    <w:abstractNumId w:val="30"/>
  </w:num>
  <w:num w:numId="80" w16cid:durableId="211575891">
    <w:abstractNumId w:val="72"/>
  </w:num>
  <w:num w:numId="81" w16cid:durableId="947590834">
    <w:abstractNumId w:val="21"/>
  </w:num>
  <w:num w:numId="82" w16cid:durableId="325668994">
    <w:abstractNumId w:val="93"/>
  </w:num>
  <w:num w:numId="83" w16cid:durableId="1389573889">
    <w:abstractNumId w:val="54"/>
  </w:num>
  <w:num w:numId="84" w16cid:durableId="469327388">
    <w:abstractNumId w:val="82"/>
  </w:num>
  <w:num w:numId="85" w16cid:durableId="841432609">
    <w:abstractNumId w:val="12"/>
  </w:num>
  <w:num w:numId="86" w16cid:durableId="414518507">
    <w:abstractNumId w:val="67"/>
  </w:num>
  <w:num w:numId="87" w16cid:durableId="1280801763">
    <w:abstractNumId w:val="79"/>
  </w:num>
  <w:num w:numId="88" w16cid:durableId="389500618">
    <w:abstractNumId w:val="5"/>
  </w:num>
  <w:num w:numId="89" w16cid:durableId="1444111958">
    <w:abstractNumId w:val="101"/>
  </w:num>
  <w:num w:numId="90" w16cid:durableId="1301155980">
    <w:abstractNumId w:val="52"/>
  </w:num>
  <w:num w:numId="91" w16cid:durableId="1099638536">
    <w:abstractNumId w:val="15"/>
  </w:num>
  <w:num w:numId="92" w16cid:durableId="1945337655">
    <w:abstractNumId w:val="81"/>
  </w:num>
  <w:num w:numId="93" w16cid:durableId="1721973536">
    <w:abstractNumId w:val="87"/>
  </w:num>
  <w:num w:numId="94" w16cid:durableId="348142860">
    <w:abstractNumId w:val="3"/>
  </w:num>
  <w:num w:numId="95" w16cid:durableId="732776443">
    <w:abstractNumId w:val="55"/>
  </w:num>
  <w:num w:numId="96" w16cid:durableId="126514574">
    <w:abstractNumId w:val="53"/>
  </w:num>
  <w:num w:numId="97" w16cid:durableId="1691182471">
    <w:abstractNumId w:val="23"/>
  </w:num>
  <w:num w:numId="98" w16cid:durableId="1091127460">
    <w:abstractNumId w:val="66"/>
  </w:num>
  <w:num w:numId="99" w16cid:durableId="148328503">
    <w:abstractNumId w:val="98"/>
  </w:num>
  <w:num w:numId="100" w16cid:durableId="348718601">
    <w:abstractNumId w:val="29"/>
  </w:num>
  <w:num w:numId="101" w16cid:durableId="1524367464">
    <w:abstractNumId w:val="44"/>
  </w:num>
  <w:num w:numId="102" w16cid:durableId="1194541371">
    <w:abstractNumId w:val="47"/>
  </w:num>
  <w:num w:numId="103" w16cid:durableId="248857259">
    <w:abstractNumId w:val="61"/>
  </w:num>
  <w:num w:numId="104" w16cid:durableId="1138379704">
    <w:abstractNumId w:val="75"/>
  </w:num>
  <w:num w:numId="105" w16cid:durableId="867648561">
    <w:abstractNumId w:val="8"/>
  </w:num>
  <w:num w:numId="106" w16cid:durableId="1491486806">
    <w:abstractNumId w:val="69"/>
  </w:num>
  <w:num w:numId="107" w16cid:durableId="939262146">
    <w:abstractNumId w:val="60"/>
  </w:num>
  <w:num w:numId="108" w16cid:durableId="1810200333">
    <w:abstractNumId w:val="62"/>
  </w:num>
  <w:num w:numId="109" w16cid:durableId="1477989777">
    <w:abstractNumId w:val="4"/>
  </w:num>
  <w:num w:numId="110" w16cid:durableId="40792054">
    <w:abstractNumId w:val="76"/>
  </w:num>
  <w:num w:numId="111" w16cid:durableId="1241401825">
    <w:abstractNumId w:val="51"/>
  </w:num>
  <w:num w:numId="112" w16cid:durableId="672924405">
    <w:abstractNumId w:val="78"/>
  </w:num>
  <w:num w:numId="113" w16cid:durableId="392312698">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sha Azazlov">
    <w15:presenceInfo w15:providerId="Windows Live" w15:userId="6356f1e36433b8f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hideSpellingErrors/>
  <w:hideGrammaticalErrors/>
  <w:proofState w:spelling="clean" w:grammar="clean"/>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B99"/>
    <w:rsid w:val="00005FA2"/>
    <w:rsid w:val="000129CF"/>
    <w:rsid w:val="00013198"/>
    <w:rsid w:val="00024235"/>
    <w:rsid w:val="00031191"/>
    <w:rsid w:val="00032E96"/>
    <w:rsid w:val="000435FD"/>
    <w:rsid w:val="00047143"/>
    <w:rsid w:val="000624FE"/>
    <w:rsid w:val="00082A88"/>
    <w:rsid w:val="00082BBD"/>
    <w:rsid w:val="00083EA3"/>
    <w:rsid w:val="0008746E"/>
    <w:rsid w:val="00097C1B"/>
    <w:rsid w:val="00097CEA"/>
    <w:rsid w:val="000A561B"/>
    <w:rsid w:val="000B1E3A"/>
    <w:rsid w:val="000B6555"/>
    <w:rsid w:val="000C3D98"/>
    <w:rsid w:val="000C3EF4"/>
    <w:rsid w:val="000C50F4"/>
    <w:rsid w:val="000D1703"/>
    <w:rsid w:val="000D33C5"/>
    <w:rsid w:val="000E6249"/>
    <w:rsid w:val="000F36E1"/>
    <w:rsid w:val="000F47FC"/>
    <w:rsid w:val="00107FFD"/>
    <w:rsid w:val="00121007"/>
    <w:rsid w:val="00122B7C"/>
    <w:rsid w:val="00155B0E"/>
    <w:rsid w:val="001560A6"/>
    <w:rsid w:val="00166BF9"/>
    <w:rsid w:val="00170E44"/>
    <w:rsid w:val="00175C13"/>
    <w:rsid w:val="00177C1C"/>
    <w:rsid w:val="0018205C"/>
    <w:rsid w:val="001A17ED"/>
    <w:rsid w:val="001A666E"/>
    <w:rsid w:val="001B45AB"/>
    <w:rsid w:val="001D6EEE"/>
    <w:rsid w:val="001E429A"/>
    <w:rsid w:val="001E4A20"/>
    <w:rsid w:val="001F0400"/>
    <w:rsid w:val="001F2857"/>
    <w:rsid w:val="00201031"/>
    <w:rsid w:val="002047BE"/>
    <w:rsid w:val="00206662"/>
    <w:rsid w:val="00207807"/>
    <w:rsid w:val="0021463D"/>
    <w:rsid w:val="002248F7"/>
    <w:rsid w:val="002369B2"/>
    <w:rsid w:val="0025749B"/>
    <w:rsid w:val="00262709"/>
    <w:rsid w:val="00270BD3"/>
    <w:rsid w:val="002725C8"/>
    <w:rsid w:val="00277622"/>
    <w:rsid w:val="0028058F"/>
    <w:rsid w:val="00282891"/>
    <w:rsid w:val="0028664E"/>
    <w:rsid w:val="00293615"/>
    <w:rsid w:val="002A0748"/>
    <w:rsid w:val="002A1110"/>
    <w:rsid w:val="002B1209"/>
    <w:rsid w:val="002C380B"/>
    <w:rsid w:val="002E22D1"/>
    <w:rsid w:val="002E5B49"/>
    <w:rsid w:val="002F301F"/>
    <w:rsid w:val="002F47EB"/>
    <w:rsid w:val="002F7EBC"/>
    <w:rsid w:val="00320E26"/>
    <w:rsid w:val="00324E12"/>
    <w:rsid w:val="0033383B"/>
    <w:rsid w:val="00333A6C"/>
    <w:rsid w:val="00333EF2"/>
    <w:rsid w:val="00346522"/>
    <w:rsid w:val="003558ED"/>
    <w:rsid w:val="00363223"/>
    <w:rsid w:val="0036479A"/>
    <w:rsid w:val="00366305"/>
    <w:rsid w:val="003673A3"/>
    <w:rsid w:val="00372EA3"/>
    <w:rsid w:val="00380F10"/>
    <w:rsid w:val="00387C13"/>
    <w:rsid w:val="00392C06"/>
    <w:rsid w:val="00394BA9"/>
    <w:rsid w:val="003A2764"/>
    <w:rsid w:val="003A45D1"/>
    <w:rsid w:val="003C17D1"/>
    <w:rsid w:val="003C7859"/>
    <w:rsid w:val="003D434F"/>
    <w:rsid w:val="00404C24"/>
    <w:rsid w:val="00405C3D"/>
    <w:rsid w:val="0041436F"/>
    <w:rsid w:val="00414940"/>
    <w:rsid w:val="00417303"/>
    <w:rsid w:val="00424439"/>
    <w:rsid w:val="00424C93"/>
    <w:rsid w:val="0043263B"/>
    <w:rsid w:val="00433DC2"/>
    <w:rsid w:val="00491D6D"/>
    <w:rsid w:val="0049504C"/>
    <w:rsid w:val="004A3605"/>
    <w:rsid w:val="004A3DDD"/>
    <w:rsid w:val="004A67B1"/>
    <w:rsid w:val="004A6DEE"/>
    <w:rsid w:val="004A6EF2"/>
    <w:rsid w:val="004B0016"/>
    <w:rsid w:val="004C03E5"/>
    <w:rsid w:val="004D31D7"/>
    <w:rsid w:val="004E3797"/>
    <w:rsid w:val="004E708C"/>
    <w:rsid w:val="004F19E2"/>
    <w:rsid w:val="004F7E5C"/>
    <w:rsid w:val="005021DD"/>
    <w:rsid w:val="00505B0C"/>
    <w:rsid w:val="005158D3"/>
    <w:rsid w:val="0054333F"/>
    <w:rsid w:val="00543447"/>
    <w:rsid w:val="00543461"/>
    <w:rsid w:val="00545822"/>
    <w:rsid w:val="00551414"/>
    <w:rsid w:val="00552865"/>
    <w:rsid w:val="00564FAB"/>
    <w:rsid w:val="00567E78"/>
    <w:rsid w:val="00577B2D"/>
    <w:rsid w:val="00585FB0"/>
    <w:rsid w:val="00587720"/>
    <w:rsid w:val="00591CAE"/>
    <w:rsid w:val="00597446"/>
    <w:rsid w:val="005B3AD8"/>
    <w:rsid w:val="005B715B"/>
    <w:rsid w:val="005B7213"/>
    <w:rsid w:val="005C1483"/>
    <w:rsid w:val="005C3089"/>
    <w:rsid w:val="005C587C"/>
    <w:rsid w:val="005D45C6"/>
    <w:rsid w:val="005E253F"/>
    <w:rsid w:val="005E48A7"/>
    <w:rsid w:val="005E4BDF"/>
    <w:rsid w:val="005E69D8"/>
    <w:rsid w:val="005E706D"/>
    <w:rsid w:val="005F5033"/>
    <w:rsid w:val="005F533F"/>
    <w:rsid w:val="00603107"/>
    <w:rsid w:val="006074B0"/>
    <w:rsid w:val="00612EE3"/>
    <w:rsid w:val="00614FAF"/>
    <w:rsid w:val="006150DA"/>
    <w:rsid w:val="00615CE1"/>
    <w:rsid w:val="00621562"/>
    <w:rsid w:val="00622A0F"/>
    <w:rsid w:val="00624BDF"/>
    <w:rsid w:val="00634206"/>
    <w:rsid w:val="00653126"/>
    <w:rsid w:val="006A54D7"/>
    <w:rsid w:val="006A7B99"/>
    <w:rsid w:val="006B341F"/>
    <w:rsid w:val="006B66A9"/>
    <w:rsid w:val="006C72FD"/>
    <w:rsid w:val="006D4C9D"/>
    <w:rsid w:val="006E0B30"/>
    <w:rsid w:val="006E1778"/>
    <w:rsid w:val="006E5387"/>
    <w:rsid w:val="006E58C0"/>
    <w:rsid w:val="006E6443"/>
    <w:rsid w:val="006F300C"/>
    <w:rsid w:val="00701740"/>
    <w:rsid w:val="00703969"/>
    <w:rsid w:val="00703AD2"/>
    <w:rsid w:val="007226B0"/>
    <w:rsid w:val="007365E7"/>
    <w:rsid w:val="00736E61"/>
    <w:rsid w:val="00740B91"/>
    <w:rsid w:val="00751025"/>
    <w:rsid w:val="00754090"/>
    <w:rsid w:val="00773C00"/>
    <w:rsid w:val="00785E6F"/>
    <w:rsid w:val="00790F25"/>
    <w:rsid w:val="00794AE9"/>
    <w:rsid w:val="007961F1"/>
    <w:rsid w:val="007A13E1"/>
    <w:rsid w:val="007C3988"/>
    <w:rsid w:val="007C41D4"/>
    <w:rsid w:val="007C5238"/>
    <w:rsid w:val="007D41D6"/>
    <w:rsid w:val="007D6AAF"/>
    <w:rsid w:val="007E12EA"/>
    <w:rsid w:val="007E61AA"/>
    <w:rsid w:val="007E716B"/>
    <w:rsid w:val="007F1BDF"/>
    <w:rsid w:val="00823BD6"/>
    <w:rsid w:val="00831B94"/>
    <w:rsid w:val="008369C3"/>
    <w:rsid w:val="00836CA2"/>
    <w:rsid w:val="0084598C"/>
    <w:rsid w:val="008510F2"/>
    <w:rsid w:val="008619B1"/>
    <w:rsid w:val="00863A94"/>
    <w:rsid w:val="00876B24"/>
    <w:rsid w:val="00886C5B"/>
    <w:rsid w:val="00890CA9"/>
    <w:rsid w:val="00893CC5"/>
    <w:rsid w:val="00896A11"/>
    <w:rsid w:val="00897D11"/>
    <w:rsid w:val="008A4E1E"/>
    <w:rsid w:val="008A7A3A"/>
    <w:rsid w:val="008B11E8"/>
    <w:rsid w:val="008B4CBA"/>
    <w:rsid w:val="008C0F76"/>
    <w:rsid w:val="008D639B"/>
    <w:rsid w:val="008E4803"/>
    <w:rsid w:val="008F2501"/>
    <w:rsid w:val="00907854"/>
    <w:rsid w:val="00910608"/>
    <w:rsid w:val="00926027"/>
    <w:rsid w:val="00934904"/>
    <w:rsid w:val="0094035A"/>
    <w:rsid w:val="009543BE"/>
    <w:rsid w:val="00956695"/>
    <w:rsid w:val="009752B5"/>
    <w:rsid w:val="00976CEA"/>
    <w:rsid w:val="009776E1"/>
    <w:rsid w:val="00985558"/>
    <w:rsid w:val="009932E4"/>
    <w:rsid w:val="009936A1"/>
    <w:rsid w:val="00995F4A"/>
    <w:rsid w:val="009A55AB"/>
    <w:rsid w:val="009B0CD9"/>
    <w:rsid w:val="009C0D94"/>
    <w:rsid w:val="009C23F1"/>
    <w:rsid w:val="009D2500"/>
    <w:rsid w:val="009D253B"/>
    <w:rsid w:val="009E2668"/>
    <w:rsid w:val="009E3C27"/>
    <w:rsid w:val="00A20679"/>
    <w:rsid w:val="00A23A0D"/>
    <w:rsid w:val="00A3162A"/>
    <w:rsid w:val="00A4781B"/>
    <w:rsid w:val="00A572B7"/>
    <w:rsid w:val="00A65BEE"/>
    <w:rsid w:val="00A728F0"/>
    <w:rsid w:val="00A767E4"/>
    <w:rsid w:val="00A77B48"/>
    <w:rsid w:val="00A808DC"/>
    <w:rsid w:val="00A91066"/>
    <w:rsid w:val="00A94E51"/>
    <w:rsid w:val="00AA66E8"/>
    <w:rsid w:val="00AB3727"/>
    <w:rsid w:val="00AB765E"/>
    <w:rsid w:val="00AC3998"/>
    <w:rsid w:val="00AD2358"/>
    <w:rsid w:val="00AE7D57"/>
    <w:rsid w:val="00B00F2D"/>
    <w:rsid w:val="00B05769"/>
    <w:rsid w:val="00B234D0"/>
    <w:rsid w:val="00B34316"/>
    <w:rsid w:val="00B37658"/>
    <w:rsid w:val="00B40959"/>
    <w:rsid w:val="00B42421"/>
    <w:rsid w:val="00B47DCE"/>
    <w:rsid w:val="00B53DF7"/>
    <w:rsid w:val="00B53F16"/>
    <w:rsid w:val="00B55CE8"/>
    <w:rsid w:val="00B609EA"/>
    <w:rsid w:val="00B61CC8"/>
    <w:rsid w:val="00B75B40"/>
    <w:rsid w:val="00B76D0E"/>
    <w:rsid w:val="00B810BF"/>
    <w:rsid w:val="00B841E9"/>
    <w:rsid w:val="00B874AB"/>
    <w:rsid w:val="00B902CC"/>
    <w:rsid w:val="00B921E1"/>
    <w:rsid w:val="00B964DA"/>
    <w:rsid w:val="00BA6F7E"/>
    <w:rsid w:val="00BB0FD1"/>
    <w:rsid w:val="00BB4DE4"/>
    <w:rsid w:val="00BC4289"/>
    <w:rsid w:val="00BC61E2"/>
    <w:rsid w:val="00BD6881"/>
    <w:rsid w:val="00BE5AA2"/>
    <w:rsid w:val="00BE5F0A"/>
    <w:rsid w:val="00BE6B24"/>
    <w:rsid w:val="00BF112D"/>
    <w:rsid w:val="00BF16C8"/>
    <w:rsid w:val="00BF6A18"/>
    <w:rsid w:val="00C03F74"/>
    <w:rsid w:val="00C05CA6"/>
    <w:rsid w:val="00C114FA"/>
    <w:rsid w:val="00C154C8"/>
    <w:rsid w:val="00C2734D"/>
    <w:rsid w:val="00C321AB"/>
    <w:rsid w:val="00C361D4"/>
    <w:rsid w:val="00C539A5"/>
    <w:rsid w:val="00C73386"/>
    <w:rsid w:val="00C84B5F"/>
    <w:rsid w:val="00C87A22"/>
    <w:rsid w:val="00C97171"/>
    <w:rsid w:val="00C97C62"/>
    <w:rsid w:val="00CB38E6"/>
    <w:rsid w:val="00CB593F"/>
    <w:rsid w:val="00CC1A1A"/>
    <w:rsid w:val="00CC4318"/>
    <w:rsid w:val="00CC5052"/>
    <w:rsid w:val="00CD12FD"/>
    <w:rsid w:val="00CD7908"/>
    <w:rsid w:val="00CE12AA"/>
    <w:rsid w:val="00CE155E"/>
    <w:rsid w:val="00CE58D7"/>
    <w:rsid w:val="00CF1BC4"/>
    <w:rsid w:val="00CF3EA1"/>
    <w:rsid w:val="00CF5C7B"/>
    <w:rsid w:val="00D01183"/>
    <w:rsid w:val="00D05B99"/>
    <w:rsid w:val="00D34341"/>
    <w:rsid w:val="00D4022A"/>
    <w:rsid w:val="00D4096A"/>
    <w:rsid w:val="00D475E6"/>
    <w:rsid w:val="00D55117"/>
    <w:rsid w:val="00D60B86"/>
    <w:rsid w:val="00D720A0"/>
    <w:rsid w:val="00D8113A"/>
    <w:rsid w:val="00D82399"/>
    <w:rsid w:val="00D879AB"/>
    <w:rsid w:val="00D90BF8"/>
    <w:rsid w:val="00D90E79"/>
    <w:rsid w:val="00D941E5"/>
    <w:rsid w:val="00D960F5"/>
    <w:rsid w:val="00DC2538"/>
    <w:rsid w:val="00DC64B5"/>
    <w:rsid w:val="00DD110C"/>
    <w:rsid w:val="00DD6D70"/>
    <w:rsid w:val="00DE2955"/>
    <w:rsid w:val="00DE4585"/>
    <w:rsid w:val="00DE7F37"/>
    <w:rsid w:val="00DF15AA"/>
    <w:rsid w:val="00E01696"/>
    <w:rsid w:val="00E05D09"/>
    <w:rsid w:val="00E073E0"/>
    <w:rsid w:val="00E23CF5"/>
    <w:rsid w:val="00E2540F"/>
    <w:rsid w:val="00E25460"/>
    <w:rsid w:val="00E2678F"/>
    <w:rsid w:val="00E269D5"/>
    <w:rsid w:val="00E35F22"/>
    <w:rsid w:val="00E40252"/>
    <w:rsid w:val="00E46115"/>
    <w:rsid w:val="00E506D0"/>
    <w:rsid w:val="00E618A8"/>
    <w:rsid w:val="00E77AC8"/>
    <w:rsid w:val="00E87B33"/>
    <w:rsid w:val="00EA4B29"/>
    <w:rsid w:val="00EA53A8"/>
    <w:rsid w:val="00EA5640"/>
    <w:rsid w:val="00EB11F4"/>
    <w:rsid w:val="00EB1EA4"/>
    <w:rsid w:val="00EC264B"/>
    <w:rsid w:val="00ED3295"/>
    <w:rsid w:val="00EE593E"/>
    <w:rsid w:val="00EF42C2"/>
    <w:rsid w:val="00F23758"/>
    <w:rsid w:val="00F256EB"/>
    <w:rsid w:val="00F40A30"/>
    <w:rsid w:val="00F413D7"/>
    <w:rsid w:val="00F474AC"/>
    <w:rsid w:val="00F5180D"/>
    <w:rsid w:val="00F627F9"/>
    <w:rsid w:val="00F657D7"/>
    <w:rsid w:val="00F65DCB"/>
    <w:rsid w:val="00F67628"/>
    <w:rsid w:val="00F8604A"/>
    <w:rsid w:val="00F87A1F"/>
    <w:rsid w:val="00F96818"/>
    <w:rsid w:val="00F96BB2"/>
    <w:rsid w:val="00F97EF2"/>
    <w:rsid w:val="00FA136C"/>
    <w:rsid w:val="00FA3AA5"/>
    <w:rsid w:val="00FA4771"/>
    <w:rsid w:val="00FB3776"/>
    <w:rsid w:val="00FC2A85"/>
    <w:rsid w:val="00FD3BD2"/>
    <w:rsid w:val="00FF4E9D"/>
    <w:rsid w:val="00FF5AB3"/>
    <w:rsid w:val="490C370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5EDE9A"/>
  <w15:chartTrackingRefBased/>
  <w15:docId w15:val="{2F718EEE-13F4-AE4A-B5BF-804FF470D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unhideWhenUsed="1"/>
    <w:lsdException w:name="HTML Code" w:uiPriority="99"/>
    <w:lsdException w:name="HTML Preformatted"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3383B"/>
    <w:rPr>
      <w:sz w:val="24"/>
      <w:szCs w:val="24"/>
    </w:rPr>
  </w:style>
  <w:style w:type="paragraph" w:styleId="1">
    <w:name w:val="heading 1"/>
    <w:basedOn w:val="a"/>
    <w:next w:val="a"/>
    <w:link w:val="10"/>
    <w:uiPriority w:val="9"/>
    <w:qFormat/>
    <w:rsid w:val="004A3DDD"/>
    <w:pPr>
      <w:keepNext/>
      <w:spacing w:before="240" w:after="60"/>
      <w:outlineLvl w:val="0"/>
    </w:pPr>
    <w:rPr>
      <w:rFonts w:ascii="Aptos Display" w:hAnsi="Aptos Display"/>
      <w:b/>
      <w:bCs/>
      <w:kern w:val="32"/>
      <w:sz w:val="32"/>
      <w:szCs w:val="32"/>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rsid w:val="004A3DDD"/>
    <w:pPr>
      <w:keepNext/>
      <w:spacing w:before="240" w:after="60"/>
      <w:outlineLvl w:val="2"/>
    </w:pPr>
    <w:rPr>
      <w:rFonts w:ascii="Aptos Display" w:hAnsi="Aptos Display"/>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color w:val="0000FF"/>
      <w:u w:val="single"/>
    </w:rPr>
  </w:style>
  <w:style w:type="character" w:styleId="a4">
    <w:name w:val="page number"/>
    <w:basedOn w:val="a0"/>
  </w:style>
  <w:style w:type="character" w:customStyle="1" w:styleId="a5">
    <w:name w:val="Текст выноски Знак"/>
    <w:link w:val="a6"/>
    <w:rPr>
      <w:rFonts w:ascii="Segoe UI" w:hAnsi="Segoe UI" w:cs="Segoe UI"/>
      <w:sz w:val="18"/>
      <w:szCs w:val="18"/>
      <w:lang w:eastAsia="ar-SA"/>
    </w:rPr>
  </w:style>
  <w:style w:type="character" w:customStyle="1" w:styleId="20">
    <w:name w:val="Заголовок 2 Знак"/>
    <w:link w:val="2"/>
    <w:uiPriority w:val="9"/>
    <w:rPr>
      <w:b/>
      <w:bCs/>
      <w:sz w:val="36"/>
      <w:szCs w:val="36"/>
    </w:rPr>
  </w:style>
  <w:style w:type="character" w:customStyle="1" w:styleId="apple-converted-space">
    <w:name w:val="apple-converted-space"/>
    <w:basedOn w:val="a0"/>
  </w:style>
  <w:style w:type="paragraph" w:styleId="a6">
    <w:name w:val="Balloon Text"/>
    <w:basedOn w:val="a"/>
    <w:link w:val="a5"/>
    <w:rPr>
      <w:rFonts w:ascii="Segoe UI" w:hAnsi="Segoe UI" w:cs="Segoe UI"/>
      <w:sz w:val="18"/>
      <w:szCs w:val="18"/>
    </w:rPr>
  </w:style>
  <w:style w:type="paragraph" w:styleId="a7">
    <w:name w:val="footer"/>
    <w:basedOn w:val="a"/>
    <w:link w:val="a8"/>
    <w:uiPriority w:val="99"/>
    <w:pPr>
      <w:tabs>
        <w:tab w:val="center" w:pos="4677"/>
        <w:tab w:val="right" w:pos="9355"/>
      </w:tabs>
    </w:pPr>
  </w:style>
  <w:style w:type="paragraph" w:styleId="a9">
    <w:name w:val="Normal (Web)"/>
    <w:basedOn w:val="a"/>
    <w:uiPriority w:val="99"/>
    <w:unhideWhenUsed/>
    <w:pPr>
      <w:spacing w:before="100" w:beforeAutospacing="1" w:after="100" w:afterAutospacing="1"/>
      <w:jc w:val="both"/>
    </w:pPr>
    <w:rPr>
      <w:color w:val="333333"/>
      <w:sz w:val="28"/>
      <w:szCs w:val="28"/>
    </w:rPr>
  </w:style>
  <w:style w:type="paragraph" w:styleId="aa">
    <w:name w:val="List Paragraph"/>
    <w:basedOn w:val="a"/>
    <w:uiPriority w:val="34"/>
    <w:qFormat/>
    <w:pPr>
      <w:ind w:left="708"/>
    </w:pPr>
  </w:style>
  <w:style w:type="table" w:styleId="ab">
    <w:name w:val="Table Grid"/>
    <w:basedOn w:val="a1"/>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
    <w:name w:val="Титульный центровой"/>
    <w:basedOn w:val="a"/>
    <w:qFormat/>
    <w:rsid w:val="002369B2"/>
    <w:pPr>
      <w:jc w:val="center"/>
    </w:pPr>
    <w:rPr>
      <w:color w:val="000000"/>
      <w:sz w:val="28"/>
      <w:szCs w:val="28"/>
    </w:rPr>
  </w:style>
  <w:style w:type="paragraph" w:customStyle="1" w:styleId="ad">
    <w:name w:val="Титульный обычный"/>
    <w:basedOn w:val="a"/>
    <w:qFormat/>
    <w:rsid w:val="002369B2"/>
    <w:rPr>
      <w:color w:val="000000"/>
      <w:sz w:val="28"/>
      <w:szCs w:val="28"/>
    </w:rPr>
  </w:style>
  <w:style w:type="paragraph" w:customStyle="1" w:styleId="ae">
    <w:name w:val="Титульный табличный"/>
    <w:basedOn w:val="a"/>
    <w:qFormat/>
    <w:rsid w:val="002369B2"/>
    <w:pPr>
      <w:ind w:firstLine="22"/>
      <w:jc w:val="center"/>
    </w:pPr>
    <w:rPr>
      <w:sz w:val="28"/>
      <w:szCs w:val="28"/>
    </w:rPr>
  </w:style>
  <w:style w:type="character" w:customStyle="1" w:styleId="10">
    <w:name w:val="Заголовок 1 Знак"/>
    <w:link w:val="1"/>
    <w:uiPriority w:val="9"/>
    <w:rsid w:val="004A3DDD"/>
    <w:rPr>
      <w:rFonts w:ascii="Aptos Display" w:eastAsia="Times New Roman" w:hAnsi="Aptos Display" w:cs="Times New Roman"/>
      <w:b/>
      <w:bCs/>
      <w:kern w:val="32"/>
      <w:sz w:val="32"/>
      <w:szCs w:val="32"/>
      <w:lang w:eastAsia="ar-SA"/>
    </w:rPr>
  </w:style>
  <w:style w:type="character" w:customStyle="1" w:styleId="30">
    <w:name w:val="Заголовок 3 Знак"/>
    <w:link w:val="3"/>
    <w:uiPriority w:val="9"/>
    <w:rsid w:val="004A3DDD"/>
    <w:rPr>
      <w:rFonts w:ascii="Aptos Display" w:eastAsia="Times New Roman" w:hAnsi="Aptos Display" w:cs="Times New Roman"/>
      <w:b/>
      <w:bCs/>
      <w:sz w:val="26"/>
      <w:szCs w:val="26"/>
      <w:lang w:eastAsia="ar-SA"/>
    </w:rPr>
  </w:style>
  <w:style w:type="character" w:styleId="af">
    <w:name w:val="Strong"/>
    <w:uiPriority w:val="22"/>
    <w:qFormat/>
    <w:rsid w:val="00863A94"/>
    <w:rPr>
      <w:b/>
      <w:bCs/>
    </w:rPr>
  </w:style>
  <w:style w:type="character" w:customStyle="1" w:styleId="table-title">
    <w:name w:val="table-title"/>
    <w:basedOn w:val="a0"/>
    <w:rsid w:val="00740B91"/>
  </w:style>
  <w:style w:type="character" w:customStyle="1" w:styleId="segment-code-lang">
    <w:name w:val="segment-code-lang"/>
    <w:basedOn w:val="a0"/>
    <w:rsid w:val="00740B91"/>
  </w:style>
  <w:style w:type="paragraph" w:styleId="HTML">
    <w:name w:val="HTML Preformatted"/>
    <w:basedOn w:val="a"/>
    <w:link w:val="HTML0"/>
    <w:uiPriority w:val="99"/>
    <w:unhideWhenUsed/>
    <w:rsid w:val="00740B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link w:val="HTML"/>
    <w:uiPriority w:val="99"/>
    <w:rsid w:val="00740B91"/>
    <w:rPr>
      <w:rFonts w:ascii="Courier New" w:hAnsi="Courier New" w:cs="Courier New"/>
    </w:rPr>
  </w:style>
  <w:style w:type="character" w:styleId="HTML1">
    <w:name w:val="HTML Code"/>
    <w:uiPriority w:val="99"/>
    <w:unhideWhenUsed/>
    <w:rsid w:val="00740B91"/>
    <w:rPr>
      <w:rFonts w:ascii="Courier New" w:eastAsia="Times New Roman" w:hAnsi="Courier New" w:cs="Courier New"/>
      <w:sz w:val="20"/>
      <w:szCs w:val="20"/>
    </w:rPr>
  </w:style>
  <w:style w:type="paragraph" w:customStyle="1" w:styleId="msonormal0">
    <w:name w:val="msonormal"/>
    <w:basedOn w:val="a"/>
    <w:rsid w:val="00DD110C"/>
    <w:pPr>
      <w:spacing w:before="100" w:beforeAutospacing="1" w:after="100" w:afterAutospacing="1"/>
    </w:pPr>
  </w:style>
  <w:style w:type="character" w:customStyle="1" w:styleId="katex-wrapper">
    <w:name w:val="katex-wrapper"/>
    <w:basedOn w:val="a0"/>
    <w:rsid w:val="00DD110C"/>
  </w:style>
  <w:style w:type="character" w:customStyle="1" w:styleId="katex-container">
    <w:name w:val="katex-container"/>
    <w:basedOn w:val="a0"/>
    <w:rsid w:val="00DD110C"/>
  </w:style>
  <w:style w:type="character" w:customStyle="1" w:styleId="katex">
    <w:name w:val="katex"/>
    <w:basedOn w:val="a0"/>
    <w:rsid w:val="00DD110C"/>
  </w:style>
  <w:style w:type="character" w:customStyle="1" w:styleId="katex-html">
    <w:name w:val="katex-html"/>
    <w:basedOn w:val="a0"/>
    <w:rsid w:val="00DD110C"/>
  </w:style>
  <w:style w:type="character" w:customStyle="1" w:styleId="base">
    <w:name w:val="base"/>
    <w:basedOn w:val="a0"/>
    <w:rsid w:val="00DD110C"/>
  </w:style>
  <w:style w:type="character" w:customStyle="1" w:styleId="strut">
    <w:name w:val="strut"/>
    <w:basedOn w:val="a0"/>
    <w:rsid w:val="00DD110C"/>
  </w:style>
  <w:style w:type="character" w:customStyle="1" w:styleId="mord">
    <w:name w:val="mord"/>
    <w:basedOn w:val="a0"/>
    <w:rsid w:val="00DD110C"/>
  </w:style>
  <w:style w:type="character" w:customStyle="1" w:styleId="mspace">
    <w:name w:val="mspace"/>
    <w:basedOn w:val="a0"/>
    <w:rsid w:val="00DD110C"/>
  </w:style>
  <w:style w:type="character" w:customStyle="1" w:styleId="mrel">
    <w:name w:val="mrel"/>
    <w:basedOn w:val="a0"/>
    <w:rsid w:val="00DD110C"/>
  </w:style>
  <w:style w:type="character" w:customStyle="1" w:styleId="mopen">
    <w:name w:val="mopen"/>
    <w:basedOn w:val="a0"/>
    <w:rsid w:val="00DD110C"/>
  </w:style>
  <w:style w:type="character" w:customStyle="1" w:styleId="mpunct">
    <w:name w:val="mpunct"/>
    <w:basedOn w:val="a0"/>
    <w:rsid w:val="00DD110C"/>
  </w:style>
  <w:style w:type="character" w:customStyle="1" w:styleId="mclose">
    <w:name w:val="mclose"/>
    <w:basedOn w:val="a0"/>
    <w:rsid w:val="00DD110C"/>
  </w:style>
  <w:style w:type="character" w:customStyle="1" w:styleId="msupsub">
    <w:name w:val="msupsub"/>
    <w:basedOn w:val="a0"/>
    <w:rsid w:val="00DD110C"/>
  </w:style>
  <w:style w:type="character" w:customStyle="1" w:styleId="vlist-t">
    <w:name w:val="vlist-t"/>
    <w:basedOn w:val="a0"/>
    <w:rsid w:val="00DD110C"/>
  </w:style>
  <w:style w:type="character" w:customStyle="1" w:styleId="vlist-r">
    <w:name w:val="vlist-r"/>
    <w:basedOn w:val="a0"/>
    <w:rsid w:val="00DD110C"/>
  </w:style>
  <w:style w:type="character" w:customStyle="1" w:styleId="vlist">
    <w:name w:val="vlist"/>
    <w:basedOn w:val="a0"/>
    <w:rsid w:val="00DD110C"/>
  </w:style>
  <w:style w:type="character" w:customStyle="1" w:styleId="pstrut">
    <w:name w:val="pstrut"/>
    <w:basedOn w:val="a0"/>
    <w:rsid w:val="00DD110C"/>
  </w:style>
  <w:style w:type="character" w:customStyle="1" w:styleId="sizing">
    <w:name w:val="sizing"/>
    <w:basedOn w:val="a0"/>
    <w:rsid w:val="00DD110C"/>
  </w:style>
  <w:style w:type="character" w:customStyle="1" w:styleId="vlist-s">
    <w:name w:val="vlist-s"/>
    <w:basedOn w:val="a0"/>
    <w:rsid w:val="00DD110C"/>
  </w:style>
  <w:style w:type="character" w:customStyle="1" w:styleId="token">
    <w:name w:val="token"/>
    <w:basedOn w:val="a0"/>
    <w:rsid w:val="00DD110C"/>
  </w:style>
  <w:style w:type="character" w:styleId="af0">
    <w:name w:val="FollowedHyperlink"/>
    <w:basedOn w:val="a0"/>
    <w:rsid w:val="00FA4771"/>
    <w:rPr>
      <w:color w:val="96607D" w:themeColor="followedHyperlink"/>
      <w:u w:val="single"/>
    </w:rPr>
  </w:style>
  <w:style w:type="character" w:styleId="af1">
    <w:name w:val="Unresolved Mention"/>
    <w:basedOn w:val="a0"/>
    <w:uiPriority w:val="99"/>
    <w:semiHidden/>
    <w:unhideWhenUsed/>
    <w:rsid w:val="00BF16C8"/>
    <w:rPr>
      <w:color w:val="605E5C"/>
      <w:shd w:val="clear" w:color="auto" w:fill="E1DFDD"/>
    </w:rPr>
  </w:style>
  <w:style w:type="paragraph" w:styleId="af2">
    <w:name w:val="Revision"/>
    <w:hidden/>
    <w:uiPriority w:val="99"/>
    <w:unhideWhenUsed/>
    <w:rsid w:val="000435FD"/>
    <w:rPr>
      <w:sz w:val="24"/>
      <w:szCs w:val="24"/>
    </w:rPr>
  </w:style>
  <w:style w:type="character" w:styleId="af3">
    <w:name w:val="annotation reference"/>
    <w:basedOn w:val="a0"/>
    <w:rsid w:val="00CF5C7B"/>
    <w:rPr>
      <w:sz w:val="16"/>
      <w:szCs w:val="16"/>
    </w:rPr>
  </w:style>
  <w:style w:type="paragraph" w:styleId="af4">
    <w:name w:val="annotation text"/>
    <w:basedOn w:val="a"/>
    <w:link w:val="af5"/>
    <w:rsid w:val="00CF5C7B"/>
    <w:rPr>
      <w:sz w:val="20"/>
      <w:szCs w:val="20"/>
    </w:rPr>
  </w:style>
  <w:style w:type="character" w:customStyle="1" w:styleId="af5">
    <w:name w:val="Текст примечания Знак"/>
    <w:basedOn w:val="a0"/>
    <w:link w:val="af4"/>
    <w:rsid w:val="00CF5C7B"/>
  </w:style>
  <w:style w:type="paragraph" w:styleId="af6">
    <w:name w:val="annotation subject"/>
    <w:basedOn w:val="af4"/>
    <w:next w:val="af4"/>
    <w:link w:val="af7"/>
    <w:rsid w:val="00CF5C7B"/>
    <w:rPr>
      <w:b/>
      <w:bCs/>
    </w:rPr>
  </w:style>
  <w:style w:type="character" w:customStyle="1" w:styleId="af7">
    <w:name w:val="Тема примечания Знак"/>
    <w:basedOn w:val="af5"/>
    <w:link w:val="af6"/>
    <w:rsid w:val="00CF5C7B"/>
    <w:rPr>
      <w:b/>
      <w:bCs/>
    </w:rPr>
  </w:style>
  <w:style w:type="paragraph" w:styleId="af8">
    <w:name w:val="header"/>
    <w:basedOn w:val="a"/>
    <w:link w:val="af9"/>
    <w:rsid w:val="00CF5C7B"/>
    <w:pPr>
      <w:tabs>
        <w:tab w:val="center" w:pos="4677"/>
        <w:tab w:val="right" w:pos="9355"/>
      </w:tabs>
    </w:pPr>
  </w:style>
  <w:style w:type="character" w:customStyle="1" w:styleId="af9">
    <w:name w:val="Верхний колонтитул Знак"/>
    <w:basedOn w:val="a0"/>
    <w:link w:val="af8"/>
    <w:rsid w:val="00CF5C7B"/>
    <w:rPr>
      <w:sz w:val="24"/>
      <w:szCs w:val="24"/>
    </w:rPr>
  </w:style>
  <w:style w:type="character" w:customStyle="1" w:styleId="a8">
    <w:name w:val="Нижний колонтитул Знак"/>
    <w:basedOn w:val="a0"/>
    <w:link w:val="a7"/>
    <w:uiPriority w:val="99"/>
    <w:rsid w:val="00C321AB"/>
    <w:rPr>
      <w:sz w:val="24"/>
      <w:szCs w:val="24"/>
    </w:rPr>
  </w:style>
  <w:style w:type="paragraph" w:customStyle="1" w:styleId="afa">
    <w:name w:val="ПДП Заголовок глав"/>
    <w:basedOn w:val="1"/>
    <w:qFormat/>
    <w:rsid w:val="00FA3AA5"/>
    <w:pPr>
      <w:spacing w:before="360" w:after="240" w:line="360" w:lineRule="auto"/>
      <w:jc w:val="both"/>
      <w:textAlignment w:val="baseline"/>
    </w:pPr>
    <w:rPr>
      <w:rFonts w:ascii="Times New Roman" w:hAnsi="Times New Roman"/>
      <w:b w:val="0"/>
      <w:bCs w:val="0"/>
      <w:szCs w:val="28"/>
    </w:rPr>
  </w:style>
  <w:style w:type="paragraph" w:customStyle="1" w:styleId="afb">
    <w:name w:val="ПДП норм Заголовок"/>
    <w:basedOn w:val="a"/>
    <w:qFormat/>
    <w:rsid w:val="00FA3AA5"/>
    <w:pPr>
      <w:spacing w:line="360" w:lineRule="auto"/>
      <w:jc w:val="center"/>
    </w:pPr>
    <w:rPr>
      <w:color w:val="000000"/>
      <w:sz w:val="32"/>
      <w:szCs w:val="32"/>
    </w:rPr>
  </w:style>
  <w:style w:type="paragraph" w:styleId="afc">
    <w:name w:val="TOC Heading"/>
    <w:basedOn w:val="1"/>
    <w:next w:val="a"/>
    <w:uiPriority w:val="39"/>
    <w:unhideWhenUsed/>
    <w:qFormat/>
    <w:rsid w:val="004E3797"/>
    <w:pPr>
      <w:keepLines/>
      <w:spacing w:before="480" w:after="0" w:line="276" w:lineRule="auto"/>
      <w:outlineLvl w:val="9"/>
    </w:pPr>
    <w:rPr>
      <w:rFonts w:asciiTheme="majorHAnsi" w:eastAsiaTheme="majorEastAsia" w:hAnsiTheme="majorHAnsi" w:cstheme="majorBidi"/>
      <w:color w:val="0F4761" w:themeColor="accent1" w:themeShade="BF"/>
      <w:kern w:val="0"/>
      <w:sz w:val="28"/>
      <w:szCs w:val="28"/>
    </w:rPr>
  </w:style>
  <w:style w:type="paragraph" w:styleId="11">
    <w:name w:val="toc 1"/>
    <w:basedOn w:val="a"/>
    <w:next w:val="a"/>
    <w:autoRedefine/>
    <w:uiPriority w:val="39"/>
    <w:rsid w:val="004E3797"/>
    <w:pPr>
      <w:spacing w:before="120" w:after="120"/>
    </w:pPr>
    <w:rPr>
      <w:rFonts w:asciiTheme="minorHAnsi" w:hAnsiTheme="minorHAnsi"/>
      <w:b/>
      <w:bCs/>
      <w:caps/>
      <w:sz w:val="20"/>
      <w:szCs w:val="20"/>
    </w:rPr>
  </w:style>
  <w:style w:type="paragraph" w:styleId="21">
    <w:name w:val="toc 2"/>
    <w:basedOn w:val="a"/>
    <w:next w:val="a"/>
    <w:autoRedefine/>
    <w:uiPriority w:val="39"/>
    <w:rsid w:val="004E3797"/>
    <w:pPr>
      <w:ind w:left="240"/>
    </w:pPr>
    <w:rPr>
      <w:rFonts w:asciiTheme="minorHAnsi" w:hAnsiTheme="minorHAnsi"/>
      <w:smallCaps/>
      <w:sz w:val="20"/>
      <w:szCs w:val="20"/>
    </w:rPr>
  </w:style>
  <w:style w:type="paragraph" w:styleId="31">
    <w:name w:val="toc 3"/>
    <w:basedOn w:val="a"/>
    <w:next w:val="a"/>
    <w:autoRedefine/>
    <w:uiPriority w:val="39"/>
    <w:rsid w:val="004E3797"/>
    <w:pPr>
      <w:ind w:left="480"/>
    </w:pPr>
    <w:rPr>
      <w:rFonts w:asciiTheme="minorHAnsi" w:hAnsiTheme="minorHAnsi"/>
      <w:i/>
      <w:iCs/>
      <w:sz w:val="20"/>
      <w:szCs w:val="20"/>
    </w:rPr>
  </w:style>
  <w:style w:type="paragraph" w:styleId="4">
    <w:name w:val="toc 4"/>
    <w:basedOn w:val="a"/>
    <w:next w:val="a"/>
    <w:autoRedefine/>
    <w:uiPriority w:val="39"/>
    <w:unhideWhenUsed/>
    <w:rsid w:val="004E3797"/>
    <w:pPr>
      <w:ind w:left="720"/>
    </w:pPr>
    <w:rPr>
      <w:rFonts w:asciiTheme="minorHAnsi" w:hAnsiTheme="minorHAnsi"/>
      <w:sz w:val="18"/>
      <w:szCs w:val="18"/>
    </w:rPr>
  </w:style>
  <w:style w:type="paragraph" w:styleId="5">
    <w:name w:val="toc 5"/>
    <w:basedOn w:val="a"/>
    <w:next w:val="a"/>
    <w:autoRedefine/>
    <w:uiPriority w:val="39"/>
    <w:unhideWhenUsed/>
    <w:rsid w:val="004E3797"/>
    <w:pPr>
      <w:ind w:left="960"/>
    </w:pPr>
    <w:rPr>
      <w:rFonts w:asciiTheme="minorHAnsi" w:hAnsiTheme="minorHAnsi"/>
      <w:sz w:val="18"/>
      <w:szCs w:val="18"/>
    </w:rPr>
  </w:style>
  <w:style w:type="paragraph" w:styleId="6">
    <w:name w:val="toc 6"/>
    <w:basedOn w:val="a"/>
    <w:next w:val="a"/>
    <w:autoRedefine/>
    <w:uiPriority w:val="39"/>
    <w:unhideWhenUsed/>
    <w:rsid w:val="004E3797"/>
    <w:pPr>
      <w:ind w:left="1200"/>
    </w:pPr>
    <w:rPr>
      <w:rFonts w:asciiTheme="minorHAnsi" w:hAnsiTheme="minorHAnsi"/>
      <w:sz w:val="18"/>
      <w:szCs w:val="18"/>
    </w:rPr>
  </w:style>
  <w:style w:type="paragraph" w:styleId="7">
    <w:name w:val="toc 7"/>
    <w:basedOn w:val="a"/>
    <w:next w:val="a"/>
    <w:autoRedefine/>
    <w:uiPriority w:val="39"/>
    <w:unhideWhenUsed/>
    <w:rsid w:val="004E3797"/>
    <w:pPr>
      <w:ind w:left="1440"/>
    </w:pPr>
    <w:rPr>
      <w:rFonts w:asciiTheme="minorHAnsi" w:hAnsiTheme="minorHAnsi"/>
      <w:sz w:val="18"/>
      <w:szCs w:val="18"/>
    </w:rPr>
  </w:style>
  <w:style w:type="paragraph" w:styleId="8">
    <w:name w:val="toc 8"/>
    <w:basedOn w:val="a"/>
    <w:next w:val="a"/>
    <w:autoRedefine/>
    <w:uiPriority w:val="39"/>
    <w:unhideWhenUsed/>
    <w:rsid w:val="004E3797"/>
    <w:pPr>
      <w:ind w:left="1680"/>
    </w:pPr>
    <w:rPr>
      <w:rFonts w:asciiTheme="minorHAnsi" w:hAnsiTheme="minorHAnsi"/>
      <w:sz w:val="18"/>
      <w:szCs w:val="18"/>
    </w:rPr>
  </w:style>
  <w:style w:type="paragraph" w:styleId="9">
    <w:name w:val="toc 9"/>
    <w:basedOn w:val="a"/>
    <w:next w:val="a"/>
    <w:autoRedefine/>
    <w:uiPriority w:val="39"/>
    <w:unhideWhenUsed/>
    <w:rsid w:val="004E3797"/>
    <w:pPr>
      <w:ind w:left="1920"/>
    </w:pPr>
    <w:rPr>
      <w:rFonts w:asciiTheme="minorHAnsi" w:hAnsi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2105">
      <w:bodyDiv w:val="1"/>
      <w:marLeft w:val="0"/>
      <w:marRight w:val="0"/>
      <w:marTop w:val="0"/>
      <w:marBottom w:val="0"/>
      <w:divBdr>
        <w:top w:val="none" w:sz="0" w:space="0" w:color="auto"/>
        <w:left w:val="none" w:sz="0" w:space="0" w:color="auto"/>
        <w:bottom w:val="none" w:sz="0" w:space="0" w:color="auto"/>
        <w:right w:val="none" w:sz="0" w:space="0" w:color="auto"/>
      </w:divBdr>
    </w:div>
    <w:div w:id="86462971">
      <w:bodyDiv w:val="1"/>
      <w:marLeft w:val="0"/>
      <w:marRight w:val="0"/>
      <w:marTop w:val="0"/>
      <w:marBottom w:val="0"/>
      <w:divBdr>
        <w:top w:val="none" w:sz="0" w:space="0" w:color="auto"/>
        <w:left w:val="none" w:sz="0" w:space="0" w:color="auto"/>
        <w:bottom w:val="none" w:sz="0" w:space="0" w:color="auto"/>
        <w:right w:val="none" w:sz="0" w:space="0" w:color="auto"/>
      </w:divBdr>
    </w:div>
    <w:div w:id="96751504">
      <w:bodyDiv w:val="1"/>
      <w:marLeft w:val="0"/>
      <w:marRight w:val="0"/>
      <w:marTop w:val="0"/>
      <w:marBottom w:val="0"/>
      <w:divBdr>
        <w:top w:val="none" w:sz="0" w:space="0" w:color="auto"/>
        <w:left w:val="none" w:sz="0" w:space="0" w:color="auto"/>
        <w:bottom w:val="none" w:sz="0" w:space="0" w:color="auto"/>
        <w:right w:val="none" w:sz="0" w:space="0" w:color="auto"/>
      </w:divBdr>
    </w:div>
    <w:div w:id="287666506">
      <w:bodyDiv w:val="1"/>
      <w:marLeft w:val="0"/>
      <w:marRight w:val="0"/>
      <w:marTop w:val="0"/>
      <w:marBottom w:val="0"/>
      <w:divBdr>
        <w:top w:val="none" w:sz="0" w:space="0" w:color="auto"/>
        <w:left w:val="none" w:sz="0" w:space="0" w:color="auto"/>
        <w:bottom w:val="none" w:sz="0" w:space="0" w:color="auto"/>
        <w:right w:val="none" w:sz="0" w:space="0" w:color="auto"/>
      </w:divBdr>
    </w:div>
    <w:div w:id="383142802">
      <w:bodyDiv w:val="1"/>
      <w:marLeft w:val="0"/>
      <w:marRight w:val="0"/>
      <w:marTop w:val="0"/>
      <w:marBottom w:val="0"/>
      <w:divBdr>
        <w:top w:val="none" w:sz="0" w:space="0" w:color="auto"/>
        <w:left w:val="none" w:sz="0" w:space="0" w:color="auto"/>
        <w:bottom w:val="none" w:sz="0" w:space="0" w:color="auto"/>
        <w:right w:val="none" w:sz="0" w:space="0" w:color="auto"/>
      </w:divBdr>
    </w:div>
    <w:div w:id="515118872">
      <w:bodyDiv w:val="1"/>
      <w:marLeft w:val="0"/>
      <w:marRight w:val="0"/>
      <w:marTop w:val="0"/>
      <w:marBottom w:val="0"/>
      <w:divBdr>
        <w:top w:val="none" w:sz="0" w:space="0" w:color="auto"/>
        <w:left w:val="none" w:sz="0" w:space="0" w:color="auto"/>
        <w:bottom w:val="none" w:sz="0" w:space="0" w:color="auto"/>
        <w:right w:val="none" w:sz="0" w:space="0" w:color="auto"/>
      </w:divBdr>
    </w:div>
    <w:div w:id="576938370">
      <w:bodyDiv w:val="1"/>
      <w:marLeft w:val="0"/>
      <w:marRight w:val="0"/>
      <w:marTop w:val="0"/>
      <w:marBottom w:val="0"/>
      <w:divBdr>
        <w:top w:val="none" w:sz="0" w:space="0" w:color="auto"/>
        <w:left w:val="none" w:sz="0" w:space="0" w:color="auto"/>
        <w:bottom w:val="none" w:sz="0" w:space="0" w:color="auto"/>
        <w:right w:val="none" w:sz="0" w:space="0" w:color="auto"/>
      </w:divBdr>
    </w:div>
    <w:div w:id="706486140">
      <w:bodyDiv w:val="1"/>
      <w:marLeft w:val="0"/>
      <w:marRight w:val="0"/>
      <w:marTop w:val="0"/>
      <w:marBottom w:val="0"/>
      <w:divBdr>
        <w:top w:val="none" w:sz="0" w:space="0" w:color="auto"/>
        <w:left w:val="none" w:sz="0" w:space="0" w:color="auto"/>
        <w:bottom w:val="none" w:sz="0" w:space="0" w:color="auto"/>
        <w:right w:val="none" w:sz="0" w:space="0" w:color="auto"/>
      </w:divBdr>
    </w:div>
    <w:div w:id="785778725">
      <w:bodyDiv w:val="1"/>
      <w:marLeft w:val="0"/>
      <w:marRight w:val="0"/>
      <w:marTop w:val="0"/>
      <w:marBottom w:val="0"/>
      <w:divBdr>
        <w:top w:val="none" w:sz="0" w:space="0" w:color="auto"/>
        <w:left w:val="none" w:sz="0" w:space="0" w:color="auto"/>
        <w:bottom w:val="none" w:sz="0" w:space="0" w:color="auto"/>
        <w:right w:val="none" w:sz="0" w:space="0" w:color="auto"/>
      </w:divBdr>
    </w:div>
    <w:div w:id="897517342">
      <w:bodyDiv w:val="1"/>
      <w:marLeft w:val="0"/>
      <w:marRight w:val="0"/>
      <w:marTop w:val="0"/>
      <w:marBottom w:val="0"/>
      <w:divBdr>
        <w:top w:val="none" w:sz="0" w:space="0" w:color="auto"/>
        <w:left w:val="none" w:sz="0" w:space="0" w:color="auto"/>
        <w:bottom w:val="none" w:sz="0" w:space="0" w:color="auto"/>
        <w:right w:val="none" w:sz="0" w:space="0" w:color="auto"/>
      </w:divBdr>
    </w:div>
    <w:div w:id="932589126">
      <w:bodyDiv w:val="1"/>
      <w:marLeft w:val="0"/>
      <w:marRight w:val="0"/>
      <w:marTop w:val="0"/>
      <w:marBottom w:val="0"/>
      <w:divBdr>
        <w:top w:val="none" w:sz="0" w:space="0" w:color="auto"/>
        <w:left w:val="none" w:sz="0" w:space="0" w:color="auto"/>
        <w:bottom w:val="none" w:sz="0" w:space="0" w:color="auto"/>
        <w:right w:val="none" w:sz="0" w:space="0" w:color="auto"/>
      </w:divBdr>
    </w:div>
    <w:div w:id="1064328101">
      <w:bodyDiv w:val="1"/>
      <w:marLeft w:val="0"/>
      <w:marRight w:val="0"/>
      <w:marTop w:val="0"/>
      <w:marBottom w:val="0"/>
      <w:divBdr>
        <w:top w:val="none" w:sz="0" w:space="0" w:color="auto"/>
        <w:left w:val="none" w:sz="0" w:space="0" w:color="auto"/>
        <w:bottom w:val="none" w:sz="0" w:space="0" w:color="auto"/>
        <w:right w:val="none" w:sz="0" w:space="0" w:color="auto"/>
      </w:divBdr>
    </w:div>
    <w:div w:id="1177813811">
      <w:bodyDiv w:val="1"/>
      <w:marLeft w:val="0"/>
      <w:marRight w:val="0"/>
      <w:marTop w:val="0"/>
      <w:marBottom w:val="0"/>
      <w:divBdr>
        <w:top w:val="none" w:sz="0" w:space="0" w:color="auto"/>
        <w:left w:val="none" w:sz="0" w:space="0" w:color="auto"/>
        <w:bottom w:val="none" w:sz="0" w:space="0" w:color="auto"/>
        <w:right w:val="none" w:sz="0" w:space="0" w:color="auto"/>
      </w:divBdr>
    </w:div>
    <w:div w:id="1186015879">
      <w:bodyDiv w:val="1"/>
      <w:marLeft w:val="0"/>
      <w:marRight w:val="0"/>
      <w:marTop w:val="0"/>
      <w:marBottom w:val="0"/>
      <w:divBdr>
        <w:top w:val="none" w:sz="0" w:space="0" w:color="auto"/>
        <w:left w:val="none" w:sz="0" w:space="0" w:color="auto"/>
        <w:bottom w:val="none" w:sz="0" w:space="0" w:color="auto"/>
        <w:right w:val="none" w:sz="0" w:space="0" w:color="auto"/>
      </w:divBdr>
    </w:div>
    <w:div w:id="1313367588">
      <w:bodyDiv w:val="1"/>
      <w:marLeft w:val="0"/>
      <w:marRight w:val="0"/>
      <w:marTop w:val="0"/>
      <w:marBottom w:val="0"/>
      <w:divBdr>
        <w:top w:val="none" w:sz="0" w:space="0" w:color="auto"/>
        <w:left w:val="none" w:sz="0" w:space="0" w:color="auto"/>
        <w:bottom w:val="none" w:sz="0" w:space="0" w:color="auto"/>
        <w:right w:val="none" w:sz="0" w:space="0" w:color="auto"/>
      </w:divBdr>
    </w:div>
    <w:div w:id="1410930431">
      <w:bodyDiv w:val="1"/>
      <w:marLeft w:val="0"/>
      <w:marRight w:val="0"/>
      <w:marTop w:val="0"/>
      <w:marBottom w:val="0"/>
      <w:divBdr>
        <w:top w:val="none" w:sz="0" w:space="0" w:color="auto"/>
        <w:left w:val="none" w:sz="0" w:space="0" w:color="auto"/>
        <w:bottom w:val="none" w:sz="0" w:space="0" w:color="auto"/>
        <w:right w:val="none" w:sz="0" w:space="0" w:color="auto"/>
      </w:divBdr>
    </w:div>
    <w:div w:id="1482844707">
      <w:bodyDiv w:val="1"/>
      <w:marLeft w:val="0"/>
      <w:marRight w:val="0"/>
      <w:marTop w:val="0"/>
      <w:marBottom w:val="0"/>
      <w:divBdr>
        <w:top w:val="none" w:sz="0" w:space="0" w:color="auto"/>
        <w:left w:val="none" w:sz="0" w:space="0" w:color="auto"/>
        <w:bottom w:val="none" w:sz="0" w:space="0" w:color="auto"/>
        <w:right w:val="none" w:sz="0" w:space="0" w:color="auto"/>
      </w:divBdr>
    </w:div>
    <w:div w:id="1530876640">
      <w:bodyDiv w:val="1"/>
      <w:marLeft w:val="0"/>
      <w:marRight w:val="0"/>
      <w:marTop w:val="0"/>
      <w:marBottom w:val="0"/>
      <w:divBdr>
        <w:top w:val="none" w:sz="0" w:space="0" w:color="auto"/>
        <w:left w:val="none" w:sz="0" w:space="0" w:color="auto"/>
        <w:bottom w:val="none" w:sz="0" w:space="0" w:color="auto"/>
        <w:right w:val="none" w:sz="0" w:space="0" w:color="auto"/>
      </w:divBdr>
    </w:div>
    <w:div w:id="1657297756">
      <w:bodyDiv w:val="1"/>
      <w:marLeft w:val="0"/>
      <w:marRight w:val="0"/>
      <w:marTop w:val="0"/>
      <w:marBottom w:val="0"/>
      <w:divBdr>
        <w:top w:val="none" w:sz="0" w:space="0" w:color="auto"/>
        <w:left w:val="none" w:sz="0" w:space="0" w:color="auto"/>
        <w:bottom w:val="none" w:sz="0" w:space="0" w:color="auto"/>
        <w:right w:val="none" w:sz="0" w:space="0" w:color="auto"/>
      </w:divBdr>
    </w:div>
    <w:div w:id="1728870964">
      <w:bodyDiv w:val="1"/>
      <w:marLeft w:val="0"/>
      <w:marRight w:val="0"/>
      <w:marTop w:val="0"/>
      <w:marBottom w:val="0"/>
      <w:divBdr>
        <w:top w:val="none" w:sz="0" w:space="0" w:color="auto"/>
        <w:left w:val="none" w:sz="0" w:space="0" w:color="auto"/>
        <w:bottom w:val="none" w:sz="0" w:space="0" w:color="auto"/>
        <w:right w:val="none" w:sz="0" w:space="0" w:color="auto"/>
      </w:divBdr>
    </w:div>
    <w:div w:id="1762682568">
      <w:bodyDiv w:val="1"/>
      <w:marLeft w:val="0"/>
      <w:marRight w:val="0"/>
      <w:marTop w:val="0"/>
      <w:marBottom w:val="0"/>
      <w:divBdr>
        <w:top w:val="none" w:sz="0" w:space="0" w:color="auto"/>
        <w:left w:val="none" w:sz="0" w:space="0" w:color="auto"/>
        <w:bottom w:val="none" w:sz="0" w:space="0" w:color="auto"/>
        <w:right w:val="none" w:sz="0" w:space="0" w:color="auto"/>
      </w:divBdr>
    </w:div>
    <w:div w:id="190390567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png"/><Relationship Id="rId18" Type="http://schemas.openxmlformats.org/officeDocument/2006/relationships/hyperlink" Target="https://habr.com/ru/articles/873882/" TargetMode="External"/><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hyperlink" Target="https://www.ptsecurity.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habr.com/ru/articles/522640/" TargetMode="External"/><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www.infowatch.ru"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9.png"/><Relationship Id="rId28" Type="http://schemas.microsoft.com/office/2011/relationships/people" Target="people.xml"/><Relationship Id="rId10" Type="http://schemas.openxmlformats.org/officeDocument/2006/relationships/image" Target="media/image2.png"/><Relationship Id="rId19" Type="http://schemas.openxmlformats.org/officeDocument/2006/relationships/hyperlink" Target="https://habr.com/ru/companies/piter/articles/744824/"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kib.mephi.ru/assets/archive/2023/Trudy_KIB-2023_v_RINC-1.pdf" TargetMode="External"/><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5-10T20:52:41.690"/>
    </inkml:context>
    <inkml:brush xml:id="br0">
      <inkml:brushProperty name="width" value="0.06" units="cm"/>
      <inkml:brushProperty name="height" value="0.06" units="cm"/>
    </inkml:brush>
  </inkml:definitions>
  <inkml:trace contextRef="#ctx0" brushRef="#br0">1 1 8027,'0'0'0</inkml:trace>
</inkml:ink>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E5032F-3F18-F94C-B967-F446E1913D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84</Pages>
  <Words>17110</Words>
  <Characters>97531</Characters>
  <Application>Microsoft Office Word</Application>
  <DocSecurity>0</DocSecurity>
  <Lines>812</Lines>
  <Paragraphs>228</Paragraphs>
  <ScaleCrop>false</ScaleCrop>
  <HeadingPairs>
    <vt:vector size="2" baseType="variant">
      <vt:variant>
        <vt:lpstr>Название</vt:lpstr>
      </vt:variant>
      <vt:variant>
        <vt:i4>1</vt:i4>
      </vt:variant>
    </vt:vector>
  </HeadingPairs>
  <TitlesOfParts>
    <vt:vector size="1" baseType="lpstr">
      <vt:lpstr>Министерство образования Московской области</vt:lpstr>
    </vt:vector>
  </TitlesOfParts>
  <Manager>Денденков</Manager>
  <Company/>
  <LinksUpToDate>false</LinksUpToDate>
  <CharactersWithSpaces>114413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dc:title>
  <dc:subject>Диплом</dc:subject>
  <dc:creator>Александр</dc:creator>
  <cp:keywords/>
  <dc:description/>
  <cp:lastModifiedBy>Sasha Azazlov</cp:lastModifiedBy>
  <cp:revision>20</cp:revision>
  <cp:lastPrinted>2026-05-19T09:50:00Z</cp:lastPrinted>
  <dcterms:created xsi:type="dcterms:W3CDTF">2026-05-20T09:43:00Z</dcterms:created>
  <dcterms:modified xsi:type="dcterms:W3CDTF">2026-05-27T08:06:00Z</dcterms:modified>
  <cp:category>ИСИП 22.13</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1033-11.2.0.9669</vt:lpwstr>
  </property>
</Properties>
</file>